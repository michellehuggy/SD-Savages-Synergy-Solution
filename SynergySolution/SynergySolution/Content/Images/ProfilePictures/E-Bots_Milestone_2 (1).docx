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994D5" w14:textId="77777777" w:rsidR="00C17D44" w:rsidRPr="00436E00" w:rsidRDefault="00C17D44"/>
    <w:p w14:paraId="5C8F7702" w14:textId="77777777" w:rsidR="00CF319F" w:rsidRPr="00436E00" w:rsidRDefault="00CF319F"/>
    <w:p w14:paraId="06D57A72" w14:textId="77777777" w:rsidR="00CF319F" w:rsidRPr="00436E00" w:rsidRDefault="00CF319F"/>
    <w:p w14:paraId="46C71E69" w14:textId="77777777" w:rsidR="00CF319F" w:rsidRPr="00436E00" w:rsidRDefault="00CF319F"/>
    <w:p w14:paraId="5FE6886C" w14:textId="77777777" w:rsidR="00A57EAB" w:rsidRPr="00436E00" w:rsidRDefault="00A57EAB"/>
    <w:p w14:paraId="2A0C6EC1" w14:textId="77777777" w:rsidR="00A57EAB" w:rsidRPr="00436E00" w:rsidRDefault="00A57EAB" w:rsidP="009C6187">
      <w:pPr>
        <w:jc w:val="center"/>
      </w:pPr>
    </w:p>
    <w:p w14:paraId="3A019B95" w14:textId="77777777" w:rsidR="007C2768" w:rsidRPr="00842A71" w:rsidRDefault="00A57EAB" w:rsidP="007C2768">
      <w:pPr>
        <w:ind w:left="720"/>
        <w:rPr>
          <w:b/>
        </w:rPr>
      </w:pPr>
      <w:r w:rsidRPr="00842A71">
        <w:rPr>
          <w:b/>
        </w:rPr>
        <w:t>University of Cape Town</w:t>
      </w:r>
    </w:p>
    <w:p w14:paraId="6ABA892E" w14:textId="5E05F5AF" w:rsidR="00A57EAB" w:rsidRPr="00436E00" w:rsidRDefault="00A57EAB" w:rsidP="007C2768">
      <w:pPr>
        <w:ind w:left="720"/>
        <w:rPr>
          <w:b/>
        </w:rPr>
      </w:pPr>
      <w:r w:rsidRPr="00436E00">
        <w:rPr>
          <w:b/>
          <w:sz w:val="72"/>
        </w:rPr>
        <w:t xml:space="preserve">INF3003W: </w:t>
      </w:r>
      <w:r w:rsidR="00015D34">
        <w:rPr>
          <w:b/>
          <w:sz w:val="72"/>
        </w:rPr>
        <w:t>Milestone 2</w:t>
      </w:r>
      <w:r w:rsidR="004316D8">
        <w:rPr>
          <w:b/>
          <w:sz w:val="72"/>
        </w:rPr>
        <w:t xml:space="preserve"> </w:t>
      </w:r>
      <w:r w:rsidR="002B266E">
        <w:rPr>
          <w:b/>
          <w:sz w:val="72"/>
        </w:rPr>
        <w:t>–</w:t>
      </w:r>
      <w:r w:rsidR="004316D8">
        <w:rPr>
          <w:b/>
          <w:sz w:val="72"/>
        </w:rPr>
        <w:t xml:space="preserve"> </w:t>
      </w:r>
      <w:r w:rsidR="002B266E">
        <w:rPr>
          <w:b/>
          <w:sz w:val="72"/>
        </w:rPr>
        <w:t>User Requirements Specifications</w:t>
      </w:r>
    </w:p>
    <w:p w14:paraId="112D92B0" w14:textId="7D9A3864" w:rsidR="009C6187" w:rsidRPr="00436E00" w:rsidRDefault="00FD0217" w:rsidP="009C6187">
      <w:r w:rsidRPr="00436E00">
        <w:rPr>
          <w:noProof/>
          <w:lang w:eastAsia="en-ZA"/>
        </w:rPr>
        <mc:AlternateContent>
          <mc:Choice Requires="wps">
            <w:drawing>
              <wp:anchor distT="0" distB="0" distL="114300" distR="114300" simplePos="0" relativeHeight="251674624" behindDoc="0" locked="0" layoutInCell="1" allowOverlap="1" wp14:anchorId="6ABBD62B" wp14:editId="6374D68F">
                <wp:simplePos x="0" y="0"/>
                <wp:positionH relativeFrom="column">
                  <wp:posOffset>1266825</wp:posOffset>
                </wp:positionH>
                <wp:positionV relativeFrom="paragraph">
                  <wp:posOffset>339725</wp:posOffset>
                </wp:positionV>
                <wp:extent cx="180975" cy="171450"/>
                <wp:effectExtent l="0" t="0" r="28575" b="19050"/>
                <wp:wrapNone/>
                <wp:docPr id="22" name="Oval 22"/>
                <wp:cNvGraphicFramePr/>
                <a:graphic xmlns:a="http://schemas.openxmlformats.org/drawingml/2006/main">
                  <a:graphicData uri="http://schemas.microsoft.com/office/word/2010/wordprocessingShape">
                    <wps:wsp>
                      <wps:cNvSpPr/>
                      <wps:spPr>
                        <a:xfrm>
                          <a:off x="0" y="0"/>
                          <a:ext cx="180975" cy="1714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42B4E9B0" w14:textId="77777777" w:rsidR="00C92EC4" w:rsidRDefault="00C92EC4" w:rsidP="00D032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BBD62B" id="Oval 22" o:spid="_x0000_s1026" style="position:absolute;margin-left:99.75pt;margin-top:26.75pt;width:14.25pt;height: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" fillcolor="black [3200]" strokecolor="black [1600]" strokeweight="1pt">
                <v:stroke joinstyle="miter"/>
                <v:textbox>
                  <w:txbxContent>
                    <w:p w14:paraId="42B4E9B0" w14:textId="77777777" w:rsidR="00C92EC4" w:rsidRDefault="00C92EC4" w:rsidP="00D032D7">
                      <w:pPr>
                        <w:jc w:val="center"/>
                      </w:pPr>
                    </w:p>
                  </w:txbxContent>
                </v:textbox>
              </v:oval>
            </w:pict>
          </mc:Fallback>
        </mc:AlternateContent>
      </w:r>
      <w:r w:rsidRPr="00436E00">
        <w:rPr>
          <w:noProof/>
          <w:lang w:eastAsia="en-ZA"/>
        </w:rPr>
        <mc:AlternateContent>
          <mc:Choice Requires="wps">
            <w:drawing>
              <wp:anchor distT="0" distB="0" distL="114300" distR="114300" simplePos="0" relativeHeight="251682816" behindDoc="0" locked="0" layoutInCell="1" allowOverlap="1" wp14:anchorId="1F9CF447" wp14:editId="6EE62E36">
                <wp:simplePos x="0" y="0"/>
                <wp:positionH relativeFrom="column">
                  <wp:posOffset>1885950</wp:posOffset>
                </wp:positionH>
                <wp:positionV relativeFrom="paragraph">
                  <wp:posOffset>339725</wp:posOffset>
                </wp:positionV>
                <wp:extent cx="180975" cy="171450"/>
                <wp:effectExtent l="0" t="0" r="28575" b="19050"/>
                <wp:wrapNone/>
                <wp:docPr id="4" name="Oval 4"/>
                <wp:cNvGraphicFramePr/>
                <a:graphic xmlns:a="http://schemas.openxmlformats.org/drawingml/2006/main">
                  <a:graphicData uri="http://schemas.microsoft.com/office/word/2010/wordprocessingShape">
                    <wps:wsp>
                      <wps:cNvSpPr/>
                      <wps:spPr>
                        <a:xfrm>
                          <a:off x="0" y="0"/>
                          <a:ext cx="180975" cy="1714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BD0796C" w14:textId="77777777" w:rsidR="00C92EC4" w:rsidRDefault="00C92EC4" w:rsidP="00D032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9CF447" id="Oval 4" o:spid="_x0000_s1027" style="position:absolute;margin-left:148.5pt;margin-top:26.75pt;width:14.25pt;height: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" fillcolor="black [3200]" strokecolor="black [1600]" strokeweight="1pt">
                <v:stroke joinstyle="miter"/>
                <v:textbox>
                  <w:txbxContent>
                    <w:p w14:paraId="7BD0796C" w14:textId="77777777" w:rsidR="00C92EC4" w:rsidRDefault="00C92EC4" w:rsidP="00D032D7">
                      <w:pPr>
                        <w:jc w:val="center"/>
                      </w:pPr>
                    </w:p>
                  </w:txbxContent>
                </v:textbox>
              </v:oval>
            </w:pict>
          </mc:Fallback>
        </mc:AlternateContent>
      </w:r>
      <w:r w:rsidR="00A57EAB" w:rsidRPr="00436E00">
        <w:tab/>
      </w:r>
      <w:r w:rsidR="00CF319F" w:rsidRPr="00436E00">
        <w:rPr>
          <w:noProof/>
          <w:lang w:eastAsia="en-ZA"/>
        </w:rPr>
        <w:drawing>
          <wp:inline distT="0" distB="0" distL="0" distR="0" wp14:anchorId="4CD97092" wp14:editId="4CC07C43">
            <wp:extent cx="5147515" cy="168964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5147515" cy="1689642"/>
                    </a:xfrm>
                    <a:prstGeom prst="rect">
                      <a:avLst/>
                    </a:prstGeom>
                    <a:ln>
                      <a:noFill/>
                    </a:ln>
                    <a:effectLst/>
                    <a:extLst>
                      <a:ext uri="{53640926-AAD7-44D8-BBD7-CCE9431645EC}">
                        <a14:shadowObscured xmlns:a14="http://schemas.microsoft.com/office/drawing/2010/main"/>
                      </a:ext>
                    </a:extLst>
                  </pic:spPr>
                </pic:pic>
              </a:graphicData>
            </a:graphic>
          </wp:inline>
        </w:drawing>
      </w:r>
    </w:p>
    <w:p w14:paraId="1C612FC6" w14:textId="77777777" w:rsidR="009C6187" w:rsidRPr="00436E00" w:rsidRDefault="009C6187" w:rsidP="009C6187">
      <w:pPr>
        <w:spacing w:after="0"/>
      </w:pPr>
      <w:r w:rsidRPr="00436E00">
        <w:tab/>
      </w:r>
    </w:p>
    <w:p w14:paraId="57727D7E" w14:textId="77777777" w:rsidR="00A57EAB" w:rsidRPr="00436E00" w:rsidRDefault="00A57EAB" w:rsidP="009C6187">
      <w:r w:rsidRPr="00436E00">
        <w:rPr>
          <w:b/>
        </w:rPr>
        <w:tab/>
      </w:r>
    </w:p>
    <w:p w14:paraId="26C81038" w14:textId="77777777" w:rsidR="009C6187" w:rsidRPr="00436E00" w:rsidRDefault="009C6187" w:rsidP="009C6187"/>
    <w:p w14:paraId="6422ED70" w14:textId="77777777" w:rsidR="009C6187" w:rsidRPr="00436E00" w:rsidRDefault="009C6187" w:rsidP="009C6187"/>
    <w:p w14:paraId="2AFBCB43" w14:textId="77777777" w:rsidR="009C6187" w:rsidRPr="00436E00" w:rsidRDefault="009C6187" w:rsidP="009C6187">
      <w:pPr>
        <w:rPr>
          <w:sz w:val="20"/>
        </w:rPr>
      </w:pPr>
    </w:p>
    <w:p w14:paraId="18B1A08F" w14:textId="31020C35" w:rsidR="009C6187" w:rsidRPr="00436E00" w:rsidRDefault="00842A71" w:rsidP="009C6187">
      <w:pPr>
        <w:rPr>
          <w:b/>
        </w:rPr>
      </w:pPr>
      <w:r>
        <w:rPr>
          <w:b/>
        </w:rPr>
        <w:tab/>
        <w:t>Team 4</w:t>
      </w:r>
    </w:p>
    <w:p w14:paraId="716951E8" w14:textId="77777777" w:rsidR="00A57EAB" w:rsidRPr="00436E00" w:rsidRDefault="00CB5DEA" w:rsidP="00A57EAB">
      <w:pPr>
        <w:spacing w:after="0"/>
      </w:pPr>
      <w:r w:rsidRPr="00436E00">
        <w:rPr>
          <w:noProof/>
          <w:sz w:val="20"/>
          <w:lang w:eastAsia="en-ZA"/>
        </w:rPr>
        <w:drawing>
          <wp:anchor distT="0" distB="0" distL="114300" distR="114300" simplePos="0" relativeHeight="251658240" behindDoc="0" locked="0" layoutInCell="1" allowOverlap="1" wp14:anchorId="0F6BED69" wp14:editId="3A7F8B2B">
            <wp:simplePos x="0" y="0"/>
            <wp:positionH relativeFrom="margin">
              <wp:posOffset>3844290</wp:posOffset>
            </wp:positionH>
            <wp:positionV relativeFrom="margin">
              <wp:posOffset>7606665</wp:posOffset>
            </wp:positionV>
            <wp:extent cx="1826895" cy="78994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799" t="8374" r="58116" b="80024"/>
                    <a:stretch/>
                  </pic:blipFill>
                  <pic:spPr bwMode="auto">
                    <a:xfrm>
                      <a:off x="0" y="0"/>
                      <a:ext cx="1826895" cy="78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7EAB" w:rsidRPr="00436E00">
        <w:rPr>
          <w:b/>
        </w:rPr>
        <w:tab/>
      </w:r>
      <w:r w:rsidR="00A57EAB" w:rsidRPr="00436E00">
        <w:t>Courtney Lyn Scholtz</w:t>
      </w:r>
    </w:p>
    <w:p w14:paraId="707827D1" w14:textId="77777777" w:rsidR="00A57EAB" w:rsidRPr="00436E00" w:rsidRDefault="00A57EAB" w:rsidP="00A57EAB">
      <w:pPr>
        <w:spacing w:after="0"/>
      </w:pPr>
      <w:r w:rsidRPr="00436E00">
        <w:tab/>
        <w:t>Genya Gluckman</w:t>
      </w:r>
    </w:p>
    <w:p w14:paraId="4C9C648D" w14:textId="77777777" w:rsidR="00A57EAB" w:rsidRPr="00436E00" w:rsidRDefault="00D920EA" w:rsidP="00A57EAB">
      <w:pPr>
        <w:spacing w:after="0"/>
      </w:pPr>
      <w:r w:rsidRPr="00436E00">
        <w:tab/>
        <w:t>Michelle Hu</w:t>
      </w:r>
      <w:r w:rsidR="00A57EAB" w:rsidRPr="00436E00">
        <w:t>ggins</w:t>
      </w:r>
    </w:p>
    <w:p w14:paraId="26CA5728" w14:textId="77777777" w:rsidR="00A57EAB" w:rsidRPr="00436E00" w:rsidRDefault="00A57EAB" w:rsidP="00A57EAB">
      <w:pPr>
        <w:spacing w:after="0"/>
      </w:pPr>
      <w:r w:rsidRPr="00436E00">
        <w:tab/>
        <w:t>Frauke Dietz</w:t>
      </w:r>
    </w:p>
    <w:p w14:paraId="3B7E5C85" w14:textId="77777777" w:rsidR="00CF319F" w:rsidRPr="00436E00" w:rsidRDefault="00A57EAB" w:rsidP="00CF319F">
      <w:r w:rsidRPr="00436E00">
        <w:tab/>
        <w:t>Lyandra Jones</w:t>
      </w:r>
    </w:p>
    <w:p w14:paraId="79B01CA0" w14:textId="77777777" w:rsidR="00C56006" w:rsidRPr="00436E00" w:rsidRDefault="00C56006" w:rsidP="00CF319F"/>
    <w:sdt>
      <w:sdtPr>
        <w:rPr>
          <w:rFonts w:eastAsiaTheme="minorHAnsi" w:cstheme="minorBidi"/>
          <w:b/>
          <w:sz w:val="22"/>
          <w:szCs w:val="22"/>
          <w:lang w:val="en-ZA"/>
        </w:rPr>
        <w:id w:val="2087880608"/>
        <w:docPartObj>
          <w:docPartGallery w:val="Table of Contents"/>
          <w:docPartUnique/>
        </w:docPartObj>
      </w:sdtPr>
      <w:sdtEndPr>
        <w:rPr>
          <w:b w:val="0"/>
          <w:bCs/>
          <w:noProof/>
          <w:sz w:val="24"/>
        </w:rPr>
      </w:sdtEndPr>
      <w:sdtContent>
        <w:p w14:paraId="74471CCF" w14:textId="7AA457B0" w:rsidR="00AC5D55" w:rsidRPr="00B00505" w:rsidRDefault="00B00505">
          <w:pPr>
            <w:pStyle w:val="TOCHeading"/>
            <w:rPr>
              <w:b/>
              <w:sz w:val="32"/>
            </w:rPr>
          </w:pPr>
          <w:r w:rsidRPr="00B00505">
            <w:rPr>
              <w:rFonts w:eastAsiaTheme="minorHAnsi" w:cstheme="minorBidi"/>
              <w:b/>
              <w:sz w:val="32"/>
              <w:szCs w:val="22"/>
              <w:lang w:val="en-ZA"/>
            </w:rPr>
            <w:t xml:space="preserve">Table of </w:t>
          </w:r>
          <w:r w:rsidR="00AC5D55" w:rsidRPr="00B00505">
            <w:rPr>
              <w:b/>
              <w:sz w:val="32"/>
            </w:rPr>
            <w:t>Contents</w:t>
          </w:r>
        </w:p>
        <w:p w14:paraId="4D7B9C69" w14:textId="77777777" w:rsidR="001556EF" w:rsidRDefault="00AC5D55">
          <w:pPr>
            <w:pStyle w:val="TOC1"/>
            <w:tabs>
              <w:tab w:val="right" w:leader="dot" w:pos="9016"/>
            </w:tabs>
            <w:rPr>
              <w:rFonts w:asciiTheme="minorHAnsi" w:eastAsiaTheme="minorEastAsia" w:hAnsiTheme="minorHAnsi"/>
              <w:noProof/>
              <w:sz w:val="22"/>
              <w:lang w:eastAsia="en-ZA"/>
            </w:rPr>
          </w:pPr>
          <w:r w:rsidRPr="00436E00">
            <w:fldChar w:fldCharType="begin"/>
          </w:r>
          <w:r w:rsidRPr="00436E00">
            <w:instrText xml:space="preserve"> TOC \o "1-3" \h \z \u </w:instrText>
          </w:r>
          <w:r w:rsidRPr="00436E00">
            <w:fldChar w:fldCharType="separate"/>
          </w:r>
          <w:hyperlink w:anchor="_Toc418840281" w:history="1">
            <w:r w:rsidR="001556EF" w:rsidRPr="00130CFC">
              <w:rPr>
                <w:rStyle w:val="Hyperlink"/>
                <w:noProof/>
              </w:rPr>
              <w:t>1. Project Definition</w:t>
            </w:r>
            <w:r w:rsidR="001556EF">
              <w:rPr>
                <w:noProof/>
                <w:webHidden/>
              </w:rPr>
              <w:tab/>
            </w:r>
            <w:r w:rsidR="001556EF">
              <w:rPr>
                <w:noProof/>
                <w:webHidden/>
              </w:rPr>
              <w:fldChar w:fldCharType="begin"/>
            </w:r>
            <w:r w:rsidR="001556EF">
              <w:rPr>
                <w:noProof/>
                <w:webHidden/>
              </w:rPr>
              <w:instrText xml:space="preserve"> PAGEREF _Toc418840281 \h </w:instrText>
            </w:r>
            <w:r w:rsidR="001556EF">
              <w:rPr>
                <w:noProof/>
                <w:webHidden/>
              </w:rPr>
            </w:r>
            <w:r w:rsidR="001556EF">
              <w:rPr>
                <w:noProof/>
                <w:webHidden/>
              </w:rPr>
              <w:fldChar w:fldCharType="separate"/>
            </w:r>
            <w:r w:rsidR="001556EF">
              <w:rPr>
                <w:noProof/>
                <w:webHidden/>
              </w:rPr>
              <w:t>1</w:t>
            </w:r>
            <w:r w:rsidR="001556EF">
              <w:rPr>
                <w:noProof/>
                <w:webHidden/>
              </w:rPr>
              <w:fldChar w:fldCharType="end"/>
            </w:r>
          </w:hyperlink>
        </w:p>
        <w:p w14:paraId="1A2C5146"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282" w:history="1">
            <w:r w:rsidR="001556EF" w:rsidRPr="00130CFC">
              <w:rPr>
                <w:rStyle w:val="Hyperlink"/>
                <w:noProof/>
              </w:rPr>
              <w:t>2. Staff Management Subsystem</w:t>
            </w:r>
            <w:r w:rsidR="001556EF">
              <w:rPr>
                <w:noProof/>
                <w:webHidden/>
              </w:rPr>
              <w:tab/>
            </w:r>
            <w:r w:rsidR="001556EF">
              <w:rPr>
                <w:noProof/>
                <w:webHidden/>
              </w:rPr>
              <w:fldChar w:fldCharType="begin"/>
            </w:r>
            <w:r w:rsidR="001556EF">
              <w:rPr>
                <w:noProof/>
                <w:webHidden/>
              </w:rPr>
              <w:instrText xml:space="preserve"> PAGEREF _Toc418840282 \h </w:instrText>
            </w:r>
            <w:r w:rsidR="001556EF">
              <w:rPr>
                <w:noProof/>
                <w:webHidden/>
              </w:rPr>
            </w:r>
            <w:r w:rsidR="001556EF">
              <w:rPr>
                <w:noProof/>
                <w:webHidden/>
              </w:rPr>
              <w:fldChar w:fldCharType="separate"/>
            </w:r>
            <w:r w:rsidR="001556EF">
              <w:rPr>
                <w:noProof/>
                <w:webHidden/>
              </w:rPr>
              <w:t>5</w:t>
            </w:r>
            <w:r w:rsidR="001556EF">
              <w:rPr>
                <w:noProof/>
                <w:webHidden/>
              </w:rPr>
              <w:fldChar w:fldCharType="end"/>
            </w:r>
          </w:hyperlink>
        </w:p>
        <w:p w14:paraId="313697D6"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83" w:history="1">
            <w:r w:rsidR="001556EF" w:rsidRPr="00130CFC">
              <w:rPr>
                <w:rStyle w:val="Hyperlink"/>
                <w:noProof/>
              </w:rPr>
              <w:t>2.1 Activity Diagram</w:t>
            </w:r>
            <w:r w:rsidR="001556EF">
              <w:rPr>
                <w:noProof/>
                <w:webHidden/>
              </w:rPr>
              <w:tab/>
            </w:r>
            <w:r w:rsidR="001556EF">
              <w:rPr>
                <w:noProof/>
                <w:webHidden/>
              </w:rPr>
              <w:fldChar w:fldCharType="begin"/>
            </w:r>
            <w:r w:rsidR="001556EF">
              <w:rPr>
                <w:noProof/>
                <w:webHidden/>
              </w:rPr>
              <w:instrText xml:space="preserve"> PAGEREF _Toc418840283 \h </w:instrText>
            </w:r>
            <w:r w:rsidR="001556EF">
              <w:rPr>
                <w:noProof/>
                <w:webHidden/>
              </w:rPr>
            </w:r>
            <w:r w:rsidR="001556EF">
              <w:rPr>
                <w:noProof/>
                <w:webHidden/>
              </w:rPr>
              <w:fldChar w:fldCharType="separate"/>
            </w:r>
            <w:r w:rsidR="001556EF">
              <w:rPr>
                <w:noProof/>
                <w:webHidden/>
              </w:rPr>
              <w:t>5</w:t>
            </w:r>
            <w:r w:rsidR="001556EF">
              <w:rPr>
                <w:noProof/>
                <w:webHidden/>
              </w:rPr>
              <w:fldChar w:fldCharType="end"/>
            </w:r>
          </w:hyperlink>
        </w:p>
        <w:p w14:paraId="166BC96E"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284" w:history="1">
            <w:r w:rsidR="001556EF" w:rsidRPr="00130CFC">
              <w:rPr>
                <w:rStyle w:val="Hyperlink"/>
                <w:noProof/>
              </w:rPr>
              <w:t>2.1.1 Login and edit profile</w:t>
            </w:r>
            <w:r w:rsidR="001556EF">
              <w:rPr>
                <w:noProof/>
                <w:webHidden/>
              </w:rPr>
              <w:tab/>
            </w:r>
            <w:r w:rsidR="001556EF">
              <w:rPr>
                <w:noProof/>
                <w:webHidden/>
              </w:rPr>
              <w:fldChar w:fldCharType="begin"/>
            </w:r>
            <w:r w:rsidR="001556EF">
              <w:rPr>
                <w:noProof/>
                <w:webHidden/>
              </w:rPr>
              <w:instrText xml:space="preserve"> PAGEREF _Toc418840284 \h </w:instrText>
            </w:r>
            <w:r w:rsidR="001556EF">
              <w:rPr>
                <w:noProof/>
                <w:webHidden/>
              </w:rPr>
            </w:r>
            <w:r w:rsidR="001556EF">
              <w:rPr>
                <w:noProof/>
                <w:webHidden/>
              </w:rPr>
              <w:fldChar w:fldCharType="separate"/>
            </w:r>
            <w:r w:rsidR="001556EF">
              <w:rPr>
                <w:noProof/>
                <w:webHidden/>
              </w:rPr>
              <w:t>5</w:t>
            </w:r>
            <w:r w:rsidR="001556EF">
              <w:rPr>
                <w:noProof/>
                <w:webHidden/>
              </w:rPr>
              <w:fldChar w:fldCharType="end"/>
            </w:r>
          </w:hyperlink>
        </w:p>
        <w:p w14:paraId="401B4EE3"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85" w:history="1">
            <w:r w:rsidR="001556EF" w:rsidRPr="00130CFC">
              <w:rPr>
                <w:rStyle w:val="Hyperlink"/>
                <w:noProof/>
              </w:rPr>
              <w:t>2.2 Use Case Diagram</w:t>
            </w:r>
            <w:r w:rsidR="001556EF">
              <w:rPr>
                <w:noProof/>
                <w:webHidden/>
              </w:rPr>
              <w:tab/>
            </w:r>
            <w:r w:rsidR="001556EF">
              <w:rPr>
                <w:noProof/>
                <w:webHidden/>
              </w:rPr>
              <w:fldChar w:fldCharType="begin"/>
            </w:r>
            <w:r w:rsidR="001556EF">
              <w:rPr>
                <w:noProof/>
                <w:webHidden/>
              </w:rPr>
              <w:instrText xml:space="preserve"> PAGEREF _Toc418840285 \h </w:instrText>
            </w:r>
            <w:r w:rsidR="001556EF">
              <w:rPr>
                <w:noProof/>
                <w:webHidden/>
              </w:rPr>
            </w:r>
            <w:r w:rsidR="001556EF">
              <w:rPr>
                <w:noProof/>
                <w:webHidden/>
              </w:rPr>
              <w:fldChar w:fldCharType="separate"/>
            </w:r>
            <w:r w:rsidR="001556EF">
              <w:rPr>
                <w:noProof/>
                <w:webHidden/>
              </w:rPr>
              <w:t>6</w:t>
            </w:r>
            <w:r w:rsidR="001556EF">
              <w:rPr>
                <w:noProof/>
                <w:webHidden/>
              </w:rPr>
              <w:fldChar w:fldCharType="end"/>
            </w:r>
          </w:hyperlink>
        </w:p>
        <w:p w14:paraId="72AE30B4"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86" w:history="1">
            <w:r w:rsidR="001556EF" w:rsidRPr="00130CFC">
              <w:rPr>
                <w:rStyle w:val="Hyperlink"/>
                <w:noProof/>
              </w:rPr>
              <w:t>2.3 Extended Use Case Narrative</w:t>
            </w:r>
            <w:r w:rsidR="001556EF">
              <w:rPr>
                <w:noProof/>
                <w:webHidden/>
              </w:rPr>
              <w:tab/>
            </w:r>
            <w:r w:rsidR="001556EF">
              <w:rPr>
                <w:noProof/>
                <w:webHidden/>
              </w:rPr>
              <w:fldChar w:fldCharType="begin"/>
            </w:r>
            <w:r w:rsidR="001556EF">
              <w:rPr>
                <w:noProof/>
                <w:webHidden/>
              </w:rPr>
              <w:instrText xml:space="preserve"> PAGEREF _Toc418840286 \h </w:instrText>
            </w:r>
            <w:r w:rsidR="001556EF">
              <w:rPr>
                <w:noProof/>
                <w:webHidden/>
              </w:rPr>
            </w:r>
            <w:r w:rsidR="001556EF">
              <w:rPr>
                <w:noProof/>
                <w:webHidden/>
              </w:rPr>
              <w:fldChar w:fldCharType="separate"/>
            </w:r>
            <w:r w:rsidR="001556EF">
              <w:rPr>
                <w:noProof/>
                <w:webHidden/>
              </w:rPr>
              <w:t>7</w:t>
            </w:r>
            <w:r w:rsidR="001556EF">
              <w:rPr>
                <w:noProof/>
                <w:webHidden/>
              </w:rPr>
              <w:fldChar w:fldCharType="end"/>
            </w:r>
          </w:hyperlink>
        </w:p>
        <w:p w14:paraId="1F8F6C38"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87" w:history="1">
            <w:r w:rsidR="001556EF" w:rsidRPr="00130CFC">
              <w:rPr>
                <w:rStyle w:val="Hyperlink"/>
                <w:noProof/>
              </w:rPr>
              <w:t>2.3.1 Edit Profile</w:t>
            </w:r>
            <w:r w:rsidR="001556EF">
              <w:rPr>
                <w:noProof/>
                <w:webHidden/>
              </w:rPr>
              <w:tab/>
            </w:r>
            <w:r w:rsidR="001556EF">
              <w:rPr>
                <w:noProof/>
                <w:webHidden/>
              </w:rPr>
              <w:fldChar w:fldCharType="begin"/>
            </w:r>
            <w:r w:rsidR="001556EF">
              <w:rPr>
                <w:noProof/>
                <w:webHidden/>
              </w:rPr>
              <w:instrText xml:space="preserve"> PAGEREF _Toc418840287 \h </w:instrText>
            </w:r>
            <w:r w:rsidR="001556EF">
              <w:rPr>
                <w:noProof/>
                <w:webHidden/>
              </w:rPr>
            </w:r>
            <w:r w:rsidR="001556EF">
              <w:rPr>
                <w:noProof/>
                <w:webHidden/>
              </w:rPr>
              <w:fldChar w:fldCharType="separate"/>
            </w:r>
            <w:r w:rsidR="001556EF">
              <w:rPr>
                <w:noProof/>
                <w:webHidden/>
              </w:rPr>
              <w:t>7</w:t>
            </w:r>
            <w:r w:rsidR="001556EF">
              <w:rPr>
                <w:noProof/>
                <w:webHidden/>
              </w:rPr>
              <w:fldChar w:fldCharType="end"/>
            </w:r>
          </w:hyperlink>
        </w:p>
        <w:p w14:paraId="5C375983"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88" w:history="1">
            <w:r w:rsidR="001556EF" w:rsidRPr="00130CFC">
              <w:rPr>
                <w:rStyle w:val="Hyperlink"/>
                <w:noProof/>
              </w:rPr>
              <w:t>2.4 Sequence Diagram</w:t>
            </w:r>
            <w:r w:rsidR="001556EF">
              <w:rPr>
                <w:noProof/>
                <w:webHidden/>
              </w:rPr>
              <w:tab/>
            </w:r>
            <w:r w:rsidR="001556EF">
              <w:rPr>
                <w:noProof/>
                <w:webHidden/>
              </w:rPr>
              <w:fldChar w:fldCharType="begin"/>
            </w:r>
            <w:r w:rsidR="001556EF">
              <w:rPr>
                <w:noProof/>
                <w:webHidden/>
              </w:rPr>
              <w:instrText xml:space="preserve"> PAGEREF _Toc418840288 \h </w:instrText>
            </w:r>
            <w:r w:rsidR="001556EF">
              <w:rPr>
                <w:noProof/>
                <w:webHidden/>
              </w:rPr>
            </w:r>
            <w:r w:rsidR="001556EF">
              <w:rPr>
                <w:noProof/>
                <w:webHidden/>
              </w:rPr>
              <w:fldChar w:fldCharType="separate"/>
            </w:r>
            <w:r w:rsidR="001556EF">
              <w:rPr>
                <w:noProof/>
                <w:webHidden/>
              </w:rPr>
              <w:t>9</w:t>
            </w:r>
            <w:r w:rsidR="001556EF">
              <w:rPr>
                <w:noProof/>
                <w:webHidden/>
              </w:rPr>
              <w:fldChar w:fldCharType="end"/>
            </w:r>
          </w:hyperlink>
        </w:p>
        <w:p w14:paraId="5271E722"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289" w:history="1">
            <w:r w:rsidR="001556EF" w:rsidRPr="00130CFC">
              <w:rPr>
                <w:rStyle w:val="Hyperlink"/>
                <w:noProof/>
              </w:rPr>
              <w:t>2.4.1 Login and edit profile</w:t>
            </w:r>
            <w:r w:rsidR="001556EF">
              <w:rPr>
                <w:noProof/>
                <w:webHidden/>
              </w:rPr>
              <w:tab/>
            </w:r>
            <w:r w:rsidR="001556EF">
              <w:rPr>
                <w:noProof/>
                <w:webHidden/>
              </w:rPr>
              <w:fldChar w:fldCharType="begin"/>
            </w:r>
            <w:r w:rsidR="001556EF">
              <w:rPr>
                <w:noProof/>
                <w:webHidden/>
              </w:rPr>
              <w:instrText xml:space="preserve"> PAGEREF _Toc418840289 \h </w:instrText>
            </w:r>
            <w:r w:rsidR="001556EF">
              <w:rPr>
                <w:noProof/>
                <w:webHidden/>
              </w:rPr>
            </w:r>
            <w:r w:rsidR="001556EF">
              <w:rPr>
                <w:noProof/>
                <w:webHidden/>
              </w:rPr>
              <w:fldChar w:fldCharType="separate"/>
            </w:r>
            <w:r w:rsidR="001556EF">
              <w:rPr>
                <w:noProof/>
                <w:webHidden/>
              </w:rPr>
              <w:t>9</w:t>
            </w:r>
            <w:r w:rsidR="001556EF">
              <w:rPr>
                <w:noProof/>
                <w:webHidden/>
              </w:rPr>
              <w:fldChar w:fldCharType="end"/>
            </w:r>
          </w:hyperlink>
        </w:p>
        <w:p w14:paraId="76BCD672"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90" w:history="1">
            <w:r w:rsidR="001556EF" w:rsidRPr="00130CFC">
              <w:rPr>
                <w:rStyle w:val="Hyperlink"/>
                <w:noProof/>
              </w:rPr>
              <w:t>2.5 State Machine Diagram</w:t>
            </w:r>
            <w:r w:rsidR="001556EF">
              <w:rPr>
                <w:noProof/>
                <w:webHidden/>
              </w:rPr>
              <w:tab/>
            </w:r>
            <w:r w:rsidR="001556EF">
              <w:rPr>
                <w:noProof/>
                <w:webHidden/>
              </w:rPr>
              <w:fldChar w:fldCharType="begin"/>
            </w:r>
            <w:r w:rsidR="001556EF">
              <w:rPr>
                <w:noProof/>
                <w:webHidden/>
              </w:rPr>
              <w:instrText xml:space="preserve"> PAGEREF _Toc418840290 \h </w:instrText>
            </w:r>
            <w:r w:rsidR="001556EF">
              <w:rPr>
                <w:noProof/>
                <w:webHidden/>
              </w:rPr>
            </w:r>
            <w:r w:rsidR="001556EF">
              <w:rPr>
                <w:noProof/>
                <w:webHidden/>
              </w:rPr>
              <w:fldChar w:fldCharType="separate"/>
            </w:r>
            <w:r w:rsidR="001556EF">
              <w:rPr>
                <w:noProof/>
                <w:webHidden/>
              </w:rPr>
              <w:t>10</w:t>
            </w:r>
            <w:r w:rsidR="001556EF">
              <w:rPr>
                <w:noProof/>
                <w:webHidden/>
              </w:rPr>
              <w:fldChar w:fldCharType="end"/>
            </w:r>
          </w:hyperlink>
        </w:p>
        <w:p w14:paraId="457BBE1D"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291" w:history="1">
            <w:r w:rsidR="001556EF" w:rsidRPr="00130CFC">
              <w:rPr>
                <w:rStyle w:val="Hyperlink"/>
                <w:noProof/>
              </w:rPr>
              <w:t>3. Content Management Subsystem</w:t>
            </w:r>
            <w:r w:rsidR="001556EF">
              <w:rPr>
                <w:noProof/>
                <w:webHidden/>
              </w:rPr>
              <w:tab/>
            </w:r>
            <w:r w:rsidR="001556EF">
              <w:rPr>
                <w:noProof/>
                <w:webHidden/>
              </w:rPr>
              <w:fldChar w:fldCharType="begin"/>
            </w:r>
            <w:r w:rsidR="001556EF">
              <w:rPr>
                <w:noProof/>
                <w:webHidden/>
              </w:rPr>
              <w:instrText xml:space="preserve"> PAGEREF _Toc418840291 \h </w:instrText>
            </w:r>
            <w:r w:rsidR="001556EF">
              <w:rPr>
                <w:noProof/>
                <w:webHidden/>
              </w:rPr>
            </w:r>
            <w:r w:rsidR="001556EF">
              <w:rPr>
                <w:noProof/>
                <w:webHidden/>
              </w:rPr>
              <w:fldChar w:fldCharType="separate"/>
            </w:r>
            <w:r w:rsidR="001556EF">
              <w:rPr>
                <w:noProof/>
                <w:webHidden/>
              </w:rPr>
              <w:t>11</w:t>
            </w:r>
            <w:r w:rsidR="001556EF">
              <w:rPr>
                <w:noProof/>
                <w:webHidden/>
              </w:rPr>
              <w:fldChar w:fldCharType="end"/>
            </w:r>
          </w:hyperlink>
        </w:p>
        <w:p w14:paraId="37392B30"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92" w:history="1">
            <w:r w:rsidR="001556EF" w:rsidRPr="00130CFC">
              <w:rPr>
                <w:rStyle w:val="Hyperlink"/>
                <w:noProof/>
              </w:rPr>
              <w:t>3.1 Activity Diagram</w:t>
            </w:r>
            <w:r w:rsidR="001556EF">
              <w:rPr>
                <w:noProof/>
                <w:webHidden/>
              </w:rPr>
              <w:tab/>
            </w:r>
            <w:r w:rsidR="001556EF">
              <w:rPr>
                <w:noProof/>
                <w:webHidden/>
              </w:rPr>
              <w:fldChar w:fldCharType="begin"/>
            </w:r>
            <w:r w:rsidR="001556EF">
              <w:rPr>
                <w:noProof/>
                <w:webHidden/>
              </w:rPr>
              <w:instrText xml:space="preserve"> PAGEREF _Toc418840292 \h </w:instrText>
            </w:r>
            <w:r w:rsidR="001556EF">
              <w:rPr>
                <w:noProof/>
                <w:webHidden/>
              </w:rPr>
            </w:r>
            <w:r w:rsidR="001556EF">
              <w:rPr>
                <w:noProof/>
                <w:webHidden/>
              </w:rPr>
              <w:fldChar w:fldCharType="separate"/>
            </w:r>
            <w:r w:rsidR="001556EF">
              <w:rPr>
                <w:noProof/>
                <w:webHidden/>
              </w:rPr>
              <w:t>11</w:t>
            </w:r>
            <w:r w:rsidR="001556EF">
              <w:rPr>
                <w:noProof/>
                <w:webHidden/>
              </w:rPr>
              <w:fldChar w:fldCharType="end"/>
            </w:r>
          </w:hyperlink>
        </w:p>
        <w:p w14:paraId="273AA34F"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293" w:history="1">
            <w:r w:rsidR="001556EF" w:rsidRPr="00130CFC">
              <w:rPr>
                <w:rStyle w:val="Hyperlink"/>
                <w:noProof/>
              </w:rPr>
              <w:t>3.1.1 Upload content and assessments</w:t>
            </w:r>
            <w:r w:rsidR="001556EF">
              <w:rPr>
                <w:noProof/>
                <w:webHidden/>
              </w:rPr>
              <w:tab/>
            </w:r>
            <w:r w:rsidR="001556EF">
              <w:rPr>
                <w:noProof/>
                <w:webHidden/>
              </w:rPr>
              <w:fldChar w:fldCharType="begin"/>
            </w:r>
            <w:r w:rsidR="001556EF">
              <w:rPr>
                <w:noProof/>
                <w:webHidden/>
              </w:rPr>
              <w:instrText xml:space="preserve"> PAGEREF _Toc418840293 \h </w:instrText>
            </w:r>
            <w:r w:rsidR="001556EF">
              <w:rPr>
                <w:noProof/>
                <w:webHidden/>
              </w:rPr>
            </w:r>
            <w:r w:rsidR="001556EF">
              <w:rPr>
                <w:noProof/>
                <w:webHidden/>
              </w:rPr>
              <w:fldChar w:fldCharType="separate"/>
            </w:r>
            <w:r w:rsidR="001556EF">
              <w:rPr>
                <w:noProof/>
                <w:webHidden/>
              </w:rPr>
              <w:t>11</w:t>
            </w:r>
            <w:r w:rsidR="001556EF">
              <w:rPr>
                <w:noProof/>
                <w:webHidden/>
              </w:rPr>
              <w:fldChar w:fldCharType="end"/>
            </w:r>
          </w:hyperlink>
        </w:p>
        <w:p w14:paraId="0F97E37F"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94" w:history="1">
            <w:r w:rsidR="001556EF" w:rsidRPr="00130CFC">
              <w:rPr>
                <w:rStyle w:val="Hyperlink"/>
                <w:noProof/>
              </w:rPr>
              <w:t>3.2 Use Case Diagram</w:t>
            </w:r>
            <w:r w:rsidR="001556EF">
              <w:rPr>
                <w:noProof/>
                <w:webHidden/>
              </w:rPr>
              <w:tab/>
            </w:r>
            <w:r w:rsidR="001556EF">
              <w:rPr>
                <w:noProof/>
                <w:webHidden/>
              </w:rPr>
              <w:fldChar w:fldCharType="begin"/>
            </w:r>
            <w:r w:rsidR="001556EF">
              <w:rPr>
                <w:noProof/>
                <w:webHidden/>
              </w:rPr>
              <w:instrText xml:space="preserve"> PAGEREF _Toc418840294 \h </w:instrText>
            </w:r>
            <w:r w:rsidR="001556EF">
              <w:rPr>
                <w:noProof/>
                <w:webHidden/>
              </w:rPr>
            </w:r>
            <w:r w:rsidR="001556EF">
              <w:rPr>
                <w:noProof/>
                <w:webHidden/>
              </w:rPr>
              <w:fldChar w:fldCharType="separate"/>
            </w:r>
            <w:r w:rsidR="001556EF">
              <w:rPr>
                <w:noProof/>
                <w:webHidden/>
              </w:rPr>
              <w:t>12</w:t>
            </w:r>
            <w:r w:rsidR="001556EF">
              <w:rPr>
                <w:noProof/>
                <w:webHidden/>
              </w:rPr>
              <w:fldChar w:fldCharType="end"/>
            </w:r>
          </w:hyperlink>
        </w:p>
        <w:p w14:paraId="50FF31CA"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95" w:history="1">
            <w:r w:rsidR="001556EF" w:rsidRPr="00130CFC">
              <w:rPr>
                <w:rStyle w:val="Hyperlink"/>
                <w:noProof/>
              </w:rPr>
              <w:t>3.3. Extended Use Case Narrative</w:t>
            </w:r>
            <w:r w:rsidR="001556EF">
              <w:rPr>
                <w:noProof/>
                <w:webHidden/>
              </w:rPr>
              <w:tab/>
            </w:r>
            <w:r w:rsidR="001556EF">
              <w:rPr>
                <w:noProof/>
                <w:webHidden/>
              </w:rPr>
              <w:fldChar w:fldCharType="begin"/>
            </w:r>
            <w:r w:rsidR="001556EF">
              <w:rPr>
                <w:noProof/>
                <w:webHidden/>
              </w:rPr>
              <w:instrText xml:space="preserve"> PAGEREF _Toc418840295 \h </w:instrText>
            </w:r>
            <w:r w:rsidR="001556EF">
              <w:rPr>
                <w:noProof/>
                <w:webHidden/>
              </w:rPr>
            </w:r>
            <w:r w:rsidR="001556EF">
              <w:rPr>
                <w:noProof/>
                <w:webHidden/>
              </w:rPr>
              <w:fldChar w:fldCharType="separate"/>
            </w:r>
            <w:r w:rsidR="001556EF">
              <w:rPr>
                <w:noProof/>
                <w:webHidden/>
              </w:rPr>
              <w:t>13</w:t>
            </w:r>
            <w:r w:rsidR="001556EF">
              <w:rPr>
                <w:noProof/>
                <w:webHidden/>
              </w:rPr>
              <w:fldChar w:fldCharType="end"/>
            </w:r>
          </w:hyperlink>
        </w:p>
        <w:p w14:paraId="6925E421"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296" w:history="1">
            <w:r w:rsidR="001556EF" w:rsidRPr="00130CFC">
              <w:rPr>
                <w:rStyle w:val="Hyperlink"/>
                <w:noProof/>
              </w:rPr>
              <w:t>3.3.1 Upload content and assessments</w:t>
            </w:r>
            <w:r w:rsidR="001556EF">
              <w:rPr>
                <w:noProof/>
                <w:webHidden/>
              </w:rPr>
              <w:tab/>
            </w:r>
            <w:r w:rsidR="001556EF">
              <w:rPr>
                <w:noProof/>
                <w:webHidden/>
              </w:rPr>
              <w:fldChar w:fldCharType="begin"/>
            </w:r>
            <w:r w:rsidR="001556EF">
              <w:rPr>
                <w:noProof/>
                <w:webHidden/>
              </w:rPr>
              <w:instrText xml:space="preserve"> PAGEREF _Toc418840296 \h </w:instrText>
            </w:r>
            <w:r w:rsidR="001556EF">
              <w:rPr>
                <w:noProof/>
                <w:webHidden/>
              </w:rPr>
            </w:r>
            <w:r w:rsidR="001556EF">
              <w:rPr>
                <w:noProof/>
                <w:webHidden/>
              </w:rPr>
              <w:fldChar w:fldCharType="separate"/>
            </w:r>
            <w:r w:rsidR="001556EF">
              <w:rPr>
                <w:noProof/>
                <w:webHidden/>
              </w:rPr>
              <w:t>13</w:t>
            </w:r>
            <w:r w:rsidR="001556EF">
              <w:rPr>
                <w:noProof/>
                <w:webHidden/>
              </w:rPr>
              <w:fldChar w:fldCharType="end"/>
            </w:r>
          </w:hyperlink>
        </w:p>
        <w:p w14:paraId="6DADA658"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97" w:history="1">
            <w:r w:rsidR="001556EF" w:rsidRPr="00130CFC">
              <w:rPr>
                <w:rStyle w:val="Hyperlink"/>
                <w:noProof/>
              </w:rPr>
              <w:t>3.4 Sequence Diagram</w:t>
            </w:r>
            <w:r w:rsidR="001556EF">
              <w:rPr>
                <w:noProof/>
                <w:webHidden/>
              </w:rPr>
              <w:tab/>
            </w:r>
            <w:r w:rsidR="001556EF">
              <w:rPr>
                <w:noProof/>
                <w:webHidden/>
              </w:rPr>
              <w:fldChar w:fldCharType="begin"/>
            </w:r>
            <w:r w:rsidR="001556EF">
              <w:rPr>
                <w:noProof/>
                <w:webHidden/>
              </w:rPr>
              <w:instrText xml:space="preserve"> PAGEREF _Toc418840297 \h </w:instrText>
            </w:r>
            <w:r w:rsidR="001556EF">
              <w:rPr>
                <w:noProof/>
                <w:webHidden/>
              </w:rPr>
            </w:r>
            <w:r w:rsidR="001556EF">
              <w:rPr>
                <w:noProof/>
                <w:webHidden/>
              </w:rPr>
              <w:fldChar w:fldCharType="separate"/>
            </w:r>
            <w:r w:rsidR="001556EF">
              <w:rPr>
                <w:noProof/>
                <w:webHidden/>
              </w:rPr>
              <w:t>15</w:t>
            </w:r>
            <w:r w:rsidR="001556EF">
              <w:rPr>
                <w:noProof/>
                <w:webHidden/>
              </w:rPr>
              <w:fldChar w:fldCharType="end"/>
            </w:r>
          </w:hyperlink>
        </w:p>
        <w:p w14:paraId="39D36E70"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298" w:history="1">
            <w:r w:rsidR="001556EF" w:rsidRPr="00130CFC">
              <w:rPr>
                <w:rStyle w:val="Hyperlink"/>
                <w:noProof/>
              </w:rPr>
              <w:t>3.4.1 Upload Content</w:t>
            </w:r>
            <w:r w:rsidR="001556EF">
              <w:rPr>
                <w:noProof/>
                <w:webHidden/>
              </w:rPr>
              <w:tab/>
            </w:r>
            <w:r w:rsidR="001556EF">
              <w:rPr>
                <w:noProof/>
                <w:webHidden/>
              </w:rPr>
              <w:fldChar w:fldCharType="begin"/>
            </w:r>
            <w:r w:rsidR="001556EF">
              <w:rPr>
                <w:noProof/>
                <w:webHidden/>
              </w:rPr>
              <w:instrText xml:space="preserve"> PAGEREF _Toc418840298 \h </w:instrText>
            </w:r>
            <w:r w:rsidR="001556EF">
              <w:rPr>
                <w:noProof/>
                <w:webHidden/>
              </w:rPr>
            </w:r>
            <w:r w:rsidR="001556EF">
              <w:rPr>
                <w:noProof/>
                <w:webHidden/>
              </w:rPr>
              <w:fldChar w:fldCharType="separate"/>
            </w:r>
            <w:r w:rsidR="001556EF">
              <w:rPr>
                <w:noProof/>
                <w:webHidden/>
              </w:rPr>
              <w:t>15</w:t>
            </w:r>
            <w:r w:rsidR="001556EF">
              <w:rPr>
                <w:noProof/>
                <w:webHidden/>
              </w:rPr>
              <w:fldChar w:fldCharType="end"/>
            </w:r>
          </w:hyperlink>
        </w:p>
        <w:p w14:paraId="7F408AE3"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299" w:history="1">
            <w:r w:rsidR="001556EF" w:rsidRPr="00130CFC">
              <w:rPr>
                <w:rStyle w:val="Hyperlink"/>
                <w:noProof/>
              </w:rPr>
              <w:t>3.5 State Machine Diagram</w:t>
            </w:r>
            <w:r w:rsidR="001556EF">
              <w:rPr>
                <w:noProof/>
                <w:webHidden/>
              </w:rPr>
              <w:tab/>
            </w:r>
            <w:r w:rsidR="001556EF">
              <w:rPr>
                <w:noProof/>
                <w:webHidden/>
              </w:rPr>
              <w:fldChar w:fldCharType="begin"/>
            </w:r>
            <w:r w:rsidR="001556EF">
              <w:rPr>
                <w:noProof/>
                <w:webHidden/>
              </w:rPr>
              <w:instrText xml:space="preserve"> PAGEREF _Toc418840299 \h </w:instrText>
            </w:r>
            <w:r w:rsidR="001556EF">
              <w:rPr>
                <w:noProof/>
                <w:webHidden/>
              </w:rPr>
            </w:r>
            <w:r w:rsidR="001556EF">
              <w:rPr>
                <w:noProof/>
                <w:webHidden/>
              </w:rPr>
              <w:fldChar w:fldCharType="separate"/>
            </w:r>
            <w:r w:rsidR="001556EF">
              <w:rPr>
                <w:noProof/>
                <w:webHidden/>
              </w:rPr>
              <w:t>16</w:t>
            </w:r>
            <w:r w:rsidR="001556EF">
              <w:rPr>
                <w:noProof/>
                <w:webHidden/>
              </w:rPr>
              <w:fldChar w:fldCharType="end"/>
            </w:r>
          </w:hyperlink>
        </w:p>
        <w:p w14:paraId="6A1D1C40"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00" w:history="1">
            <w:r w:rsidR="001556EF" w:rsidRPr="00130CFC">
              <w:rPr>
                <w:rStyle w:val="Hyperlink"/>
                <w:noProof/>
              </w:rPr>
              <w:t>4. Assessment Subsystem</w:t>
            </w:r>
            <w:r w:rsidR="001556EF">
              <w:rPr>
                <w:noProof/>
                <w:webHidden/>
              </w:rPr>
              <w:tab/>
            </w:r>
            <w:r w:rsidR="001556EF">
              <w:rPr>
                <w:noProof/>
                <w:webHidden/>
              </w:rPr>
              <w:fldChar w:fldCharType="begin"/>
            </w:r>
            <w:r w:rsidR="001556EF">
              <w:rPr>
                <w:noProof/>
                <w:webHidden/>
              </w:rPr>
              <w:instrText xml:space="preserve"> PAGEREF _Toc418840300 \h </w:instrText>
            </w:r>
            <w:r w:rsidR="001556EF">
              <w:rPr>
                <w:noProof/>
                <w:webHidden/>
              </w:rPr>
            </w:r>
            <w:r w:rsidR="001556EF">
              <w:rPr>
                <w:noProof/>
                <w:webHidden/>
              </w:rPr>
              <w:fldChar w:fldCharType="separate"/>
            </w:r>
            <w:r w:rsidR="001556EF">
              <w:rPr>
                <w:noProof/>
                <w:webHidden/>
              </w:rPr>
              <w:t>17</w:t>
            </w:r>
            <w:r w:rsidR="001556EF">
              <w:rPr>
                <w:noProof/>
                <w:webHidden/>
              </w:rPr>
              <w:fldChar w:fldCharType="end"/>
            </w:r>
          </w:hyperlink>
        </w:p>
        <w:p w14:paraId="79D1B1C4"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01" w:history="1">
            <w:r w:rsidR="001556EF" w:rsidRPr="00130CFC">
              <w:rPr>
                <w:rStyle w:val="Hyperlink"/>
                <w:noProof/>
              </w:rPr>
              <w:t>4.1 Activity Diagram</w:t>
            </w:r>
            <w:r w:rsidR="001556EF">
              <w:rPr>
                <w:noProof/>
                <w:webHidden/>
              </w:rPr>
              <w:tab/>
            </w:r>
            <w:r w:rsidR="001556EF">
              <w:rPr>
                <w:noProof/>
                <w:webHidden/>
              </w:rPr>
              <w:fldChar w:fldCharType="begin"/>
            </w:r>
            <w:r w:rsidR="001556EF">
              <w:rPr>
                <w:noProof/>
                <w:webHidden/>
              </w:rPr>
              <w:instrText xml:space="preserve"> PAGEREF _Toc418840301 \h </w:instrText>
            </w:r>
            <w:r w:rsidR="001556EF">
              <w:rPr>
                <w:noProof/>
                <w:webHidden/>
              </w:rPr>
            </w:r>
            <w:r w:rsidR="001556EF">
              <w:rPr>
                <w:noProof/>
                <w:webHidden/>
              </w:rPr>
              <w:fldChar w:fldCharType="separate"/>
            </w:r>
            <w:r w:rsidR="001556EF">
              <w:rPr>
                <w:noProof/>
                <w:webHidden/>
              </w:rPr>
              <w:t>17</w:t>
            </w:r>
            <w:r w:rsidR="001556EF">
              <w:rPr>
                <w:noProof/>
                <w:webHidden/>
              </w:rPr>
              <w:fldChar w:fldCharType="end"/>
            </w:r>
          </w:hyperlink>
        </w:p>
        <w:p w14:paraId="7C9DA954"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02" w:history="1">
            <w:r w:rsidR="001556EF" w:rsidRPr="00130CFC">
              <w:rPr>
                <w:rStyle w:val="Hyperlink"/>
                <w:noProof/>
              </w:rPr>
              <w:t>4.1.1 Teacher completes Type 3 assessment</w:t>
            </w:r>
            <w:r w:rsidR="001556EF">
              <w:rPr>
                <w:noProof/>
                <w:webHidden/>
              </w:rPr>
              <w:tab/>
            </w:r>
            <w:r w:rsidR="001556EF">
              <w:rPr>
                <w:noProof/>
                <w:webHidden/>
              </w:rPr>
              <w:fldChar w:fldCharType="begin"/>
            </w:r>
            <w:r w:rsidR="001556EF">
              <w:rPr>
                <w:noProof/>
                <w:webHidden/>
              </w:rPr>
              <w:instrText xml:space="preserve"> PAGEREF _Toc418840302 \h </w:instrText>
            </w:r>
            <w:r w:rsidR="001556EF">
              <w:rPr>
                <w:noProof/>
                <w:webHidden/>
              </w:rPr>
            </w:r>
            <w:r w:rsidR="001556EF">
              <w:rPr>
                <w:noProof/>
                <w:webHidden/>
              </w:rPr>
              <w:fldChar w:fldCharType="separate"/>
            </w:r>
            <w:r w:rsidR="001556EF">
              <w:rPr>
                <w:noProof/>
                <w:webHidden/>
              </w:rPr>
              <w:t>17</w:t>
            </w:r>
            <w:r w:rsidR="001556EF">
              <w:rPr>
                <w:noProof/>
                <w:webHidden/>
              </w:rPr>
              <w:fldChar w:fldCharType="end"/>
            </w:r>
          </w:hyperlink>
        </w:p>
        <w:p w14:paraId="477608E8"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03" w:history="1">
            <w:r w:rsidR="001556EF" w:rsidRPr="00130CFC">
              <w:rPr>
                <w:rStyle w:val="Hyperlink"/>
                <w:noProof/>
              </w:rPr>
              <w:t>4.2 Use Case Diagram</w:t>
            </w:r>
            <w:r w:rsidR="001556EF">
              <w:rPr>
                <w:noProof/>
                <w:webHidden/>
              </w:rPr>
              <w:tab/>
            </w:r>
            <w:r w:rsidR="001556EF">
              <w:rPr>
                <w:noProof/>
                <w:webHidden/>
              </w:rPr>
              <w:fldChar w:fldCharType="begin"/>
            </w:r>
            <w:r w:rsidR="001556EF">
              <w:rPr>
                <w:noProof/>
                <w:webHidden/>
              </w:rPr>
              <w:instrText xml:space="preserve"> PAGEREF _Toc418840303 \h </w:instrText>
            </w:r>
            <w:r w:rsidR="001556EF">
              <w:rPr>
                <w:noProof/>
                <w:webHidden/>
              </w:rPr>
            </w:r>
            <w:r w:rsidR="001556EF">
              <w:rPr>
                <w:noProof/>
                <w:webHidden/>
              </w:rPr>
              <w:fldChar w:fldCharType="separate"/>
            </w:r>
            <w:r w:rsidR="001556EF">
              <w:rPr>
                <w:noProof/>
                <w:webHidden/>
              </w:rPr>
              <w:t>18</w:t>
            </w:r>
            <w:r w:rsidR="001556EF">
              <w:rPr>
                <w:noProof/>
                <w:webHidden/>
              </w:rPr>
              <w:fldChar w:fldCharType="end"/>
            </w:r>
          </w:hyperlink>
        </w:p>
        <w:p w14:paraId="16407CD5"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04" w:history="1">
            <w:r w:rsidR="001556EF" w:rsidRPr="00130CFC">
              <w:rPr>
                <w:rStyle w:val="Hyperlink"/>
                <w:noProof/>
              </w:rPr>
              <w:t>4.3. Extended Use Case Narrative</w:t>
            </w:r>
            <w:r w:rsidR="001556EF">
              <w:rPr>
                <w:noProof/>
                <w:webHidden/>
              </w:rPr>
              <w:tab/>
            </w:r>
            <w:r w:rsidR="001556EF">
              <w:rPr>
                <w:noProof/>
                <w:webHidden/>
              </w:rPr>
              <w:fldChar w:fldCharType="begin"/>
            </w:r>
            <w:r w:rsidR="001556EF">
              <w:rPr>
                <w:noProof/>
                <w:webHidden/>
              </w:rPr>
              <w:instrText xml:space="preserve"> PAGEREF _Toc418840304 \h </w:instrText>
            </w:r>
            <w:r w:rsidR="001556EF">
              <w:rPr>
                <w:noProof/>
                <w:webHidden/>
              </w:rPr>
            </w:r>
            <w:r w:rsidR="001556EF">
              <w:rPr>
                <w:noProof/>
                <w:webHidden/>
              </w:rPr>
              <w:fldChar w:fldCharType="separate"/>
            </w:r>
            <w:r w:rsidR="001556EF">
              <w:rPr>
                <w:noProof/>
                <w:webHidden/>
              </w:rPr>
              <w:t>19</w:t>
            </w:r>
            <w:r w:rsidR="001556EF">
              <w:rPr>
                <w:noProof/>
                <w:webHidden/>
              </w:rPr>
              <w:fldChar w:fldCharType="end"/>
            </w:r>
          </w:hyperlink>
        </w:p>
        <w:p w14:paraId="4301B4F8"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05" w:history="1">
            <w:r w:rsidR="001556EF" w:rsidRPr="00130CFC">
              <w:rPr>
                <w:rStyle w:val="Hyperlink"/>
                <w:noProof/>
              </w:rPr>
              <w:t>4.3.1 Complete assessment</w:t>
            </w:r>
            <w:r w:rsidR="001556EF">
              <w:rPr>
                <w:noProof/>
                <w:webHidden/>
              </w:rPr>
              <w:tab/>
            </w:r>
            <w:r w:rsidR="001556EF">
              <w:rPr>
                <w:noProof/>
                <w:webHidden/>
              </w:rPr>
              <w:fldChar w:fldCharType="begin"/>
            </w:r>
            <w:r w:rsidR="001556EF">
              <w:rPr>
                <w:noProof/>
                <w:webHidden/>
              </w:rPr>
              <w:instrText xml:space="preserve"> PAGEREF _Toc418840305 \h </w:instrText>
            </w:r>
            <w:r w:rsidR="001556EF">
              <w:rPr>
                <w:noProof/>
                <w:webHidden/>
              </w:rPr>
            </w:r>
            <w:r w:rsidR="001556EF">
              <w:rPr>
                <w:noProof/>
                <w:webHidden/>
              </w:rPr>
              <w:fldChar w:fldCharType="separate"/>
            </w:r>
            <w:r w:rsidR="001556EF">
              <w:rPr>
                <w:noProof/>
                <w:webHidden/>
              </w:rPr>
              <w:t>19</w:t>
            </w:r>
            <w:r w:rsidR="001556EF">
              <w:rPr>
                <w:noProof/>
                <w:webHidden/>
              </w:rPr>
              <w:fldChar w:fldCharType="end"/>
            </w:r>
          </w:hyperlink>
        </w:p>
        <w:p w14:paraId="338873C6"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06" w:history="1">
            <w:r w:rsidR="001556EF" w:rsidRPr="00130CFC">
              <w:rPr>
                <w:rStyle w:val="Hyperlink"/>
                <w:noProof/>
              </w:rPr>
              <w:t>4.4 Sequence Diagram</w:t>
            </w:r>
            <w:r w:rsidR="001556EF">
              <w:rPr>
                <w:noProof/>
                <w:webHidden/>
              </w:rPr>
              <w:tab/>
            </w:r>
            <w:r w:rsidR="001556EF">
              <w:rPr>
                <w:noProof/>
                <w:webHidden/>
              </w:rPr>
              <w:fldChar w:fldCharType="begin"/>
            </w:r>
            <w:r w:rsidR="001556EF">
              <w:rPr>
                <w:noProof/>
                <w:webHidden/>
              </w:rPr>
              <w:instrText xml:space="preserve"> PAGEREF _Toc418840306 \h </w:instrText>
            </w:r>
            <w:r w:rsidR="001556EF">
              <w:rPr>
                <w:noProof/>
                <w:webHidden/>
              </w:rPr>
            </w:r>
            <w:r w:rsidR="001556EF">
              <w:rPr>
                <w:noProof/>
                <w:webHidden/>
              </w:rPr>
              <w:fldChar w:fldCharType="separate"/>
            </w:r>
            <w:r w:rsidR="001556EF">
              <w:rPr>
                <w:noProof/>
                <w:webHidden/>
              </w:rPr>
              <w:t>21</w:t>
            </w:r>
            <w:r w:rsidR="001556EF">
              <w:rPr>
                <w:noProof/>
                <w:webHidden/>
              </w:rPr>
              <w:fldChar w:fldCharType="end"/>
            </w:r>
          </w:hyperlink>
        </w:p>
        <w:p w14:paraId="14CE3911"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07" w:history="1">
            <w:r w:rsidR="001556EF" w:rsidRPr="00130CFC">
              <w:rPr>
                <w:rStyle w:val="Hyperlink"/>
                <w:noProof/>
              </w:rPr>
              <w:t>4.4.1 Teacher completes Type 3 assessment</w:t>
            </w:r>
            <w:r w:rsidR="001556EF">
              <w:rPr>
                <w:noProof/>
                <w:webHidden/>
              </w:rPr>
              <w:tab/>
            </w:r>
            <w:r w:rsidR="001556EF">
              <w:rPr>
                <w:noProof/>
                <w:webHidden/>
              </w:rPr>
              <w:fldChar w:fldCharType="begin"/>
            </w:r>
            <w:r w:rsidR="001556EF">
              <w:rPr>
                <w:noProof/>
                <w:webHidden/>
              </w:rPr>
              <w:instrText xml:space="preserve"> PAGEREF _Toc418840307 \h </w:instrText>
            </w:r>
            <w:r w:rsidR="001556EF">
              <w:rPr>
                <w:noProof/>
                <w:webHidden/>
              </w:rPr>
            </w:r>
            <w:r w:rsidR="001556EF">
              <w:rPr>
                <w:noProof/>
                <w:webHidden/>
              </w:rPr>
              <w:fldChar w:fldCharType="separate"/>
            </w:r>
            <w:r w:rsidR="001556EF">
              <w:rPr>
                <w:noProof/>
                <w:webHidden/>
              </w:rPr>
              <w:t>21</w:t>
            </w:r>
            <w:r w:rsidR="001556EF">
              <w:rPr>
                <w:noProof/>
                <w:webHidden/>
              </w:rPr>
              <w:fldChar w:fldCharType="end"/>
            </w:r>
          </w:hyperlink>
        </w:p>
        <w:p w14:paraId="466FF540"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08" w:history="1">
            <w:r w:rsidR="001556EF" w:rsidRPr="00130CFC">
              <w:rPr>
                <w:rStyle w:val="Hyperlink"/>
                <w:noProof/>
              </w:rPr>
              <w:t>4.5 State Machine Diagram</w:t>
            </w:r>
            <w:r w:rsidR="001556EF">
              <w:rPr>
                <w:noProof/>
                <w:webHidden/>
              </w:rPr>
              <w:tab/>
            </w:r>
            <w:r w:rsidR="001556EF">
              <w:rPr>
                <w:noProof/>
                <w:webHidden/>
              </w:rPr>
              <w:fldChar w:fldCharType="begin"/>
            </w:r>
            <w:r w:rsidR="001556EF">
              <w:rPr>
                <w:noProof/>
                <w:webHidden/>
              </w:rPr>
              <w:instrText xml:space="preserve"> PAGEREF _Toc418840308 \h </w:instrText>
            </w:r>
            <w:r w:rsidR="001556EF">
              <w:rPr>
                <w:noProof/>
                <w:webHidden/>
              </w:rPr>
            </w:r>
            <w:r w:rsidR="001556EF">
              <w:rPr>
                <w:noProof/>
                <w:webHidden/>
              </w:rPr>
              <w:fldChar w:fldCharType="separate"/>
            </w:r>
            <w:r w:rsidR="001556EF">
              <w:rPr>
                <w:noProof/>
                <w:webHidden/>
              </w:rPr>
              <w:t>22</w:t>
            </w:r>
            <w:r w:rsidR="001556EF">
              <w:rPr>
                <w:noProof/>
                <w:webHidden/>
              </w:rPr>
              <w:fldChar w:fldCharType="end"/>
            </w:r>
          </w:hyperlink>
        </w:p>
        <w:p w14:paraId="50207B4E"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09" w:history="1">
            <w:r w:rsidR="001556EF" w:rsidRPr="00130CFC">
              <w:rPr>
                <w:rStyle w:val="Hyperlink"/>
                <w:noProof/>
              </w:rPr>
              <w:t>5. Game Elements Subsystem</w:t>
            </w:r>
            <w:r w:rsidR="001556EF">
              <w:rPr>
                <w:noProof/>
                <w:webHidden/>
              </w:rPr>
              <w:tab/>
            </w:r>
            <w:r w:rsidR="001556EF">
              <w:rPr>
                <w:noProof/>
                <w:webHidden/>
              </w:rPr>
              <w:fldChar w:fldCharType="begin"/>
            </w:r>
            <w:r w:rsidR="001556EF">
              <w:rPr>
                <w:noProof/>
                <w:webHidden/>
              </w:rPr>
              <w:instrText xml:space="preserve"> PAGEREF _Toc418840309 \h </w:instrText>
            </w:r>
            <w:r w:rsidR="001556EF">
              <w:rPr>
                <w:noProof/>
                <w:webHidden/>
              </w:rPr>
            </w:r>
            <w:r w:rsidR="001556EF">
              <w:rPr>
                <w:noProof/>
                <w:webHidden/>
              </w:rPr>
              <w:fldChar w:fldCharType="separate"/>
            </w:r>
            <w:r w:rsidR="001556EF">
              <w:rPr>
                <w:noProof/>
                <w:webHidden/>
              </w:rPr>
              <w:t>23</w:t>
            </w:r>
            <w:r w:rsidR="001556EF">
              <w:rPr>
                <w:noProof/>
                <w:webHidden/>
              </w:rPr>
              <w:fldChar w:fldCharType="end"/>
            </w:r>
          </w:hyperlink>
        </w:p>
        <w:p w14:paraId="09273E20"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10" w:history="1">
            <w:r w:rsidR="001556EF" w:rsidRPr="00130CFC">
              <w:rPr>
                <w:rStyle w:val="Hyperlink"/>
                <w:noProof/>
              </w:rPr>
              <w:t>5.1 Activity Diagram</w:t>
            </w:r>
            <w:r w:rsidR="001556EF">
              <w:rPr>
                <w:noProof/>
                <w:webHidden/>
              </w:rPr>
              <w:tab/>
            </w:r>
            <w:r w:rsidR="001556EF">
              <w:rPr>
                <w:noProof/>
                <w:webHidden/>
              </w:rPr>
              <w:fldChar w:fldCharType="begin"/>
            </w:r>
            <w:r w:rsidR="001556EF">
              <w:rPr>
                <w:noProof/>
                <w:webHidden/>
              </w:rPr>
              <w:instrText xml:space="preserve"> PAGEREF _Toc418840310 \h </w:instrText>
            </w:r>
            <w:r w:rsidR="001556EF">
              <w:rPr>
                <w:noProof/>
                <w:webHidden/>
              </w:rPr>
            </w:r>
            <w:r w:rsidR="001556EF">
              <w:rPr>
                <w:noProof/>
                <w:webHidden/>
              </w:rPr>
              <w:fldChar w:fldCharType="separate"/>
            </w:r>
            <w:r w:rsidR="001556EF">
              <w:rPr>
                <w:noProof/>
                <w:webHidden/>
              </w:rPr>
              <w:t>23</w:t>
            </w:r>
            <w:r w:rsidR="001556EF">
              <w:rPr>
                <w:noProof/>
                <w:webHidden/>
              </w:rPr>
              <w:fldChar w:fldCharType="end"/>
            </w:r>
          </w:hyperlink>
        </w:p>
        <w:p w14:paraId="4186FC7C"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11" w:history="1">
            <w:r w:rsidR="001556EF" w:rsidRPr="00130CFC">
              <w:rPr>
                <w:rStyle w:val="Hyperlink"/>
                <w:noProof/>
              </w:rPr>
              <w:t>5.1.1 Manage game elements</w:t>
            </w:r>
            <w:r w:rsidR="001556EF">
              <w:rPr>
                <w:noProof/>
                <w:webHidden/>
              </w:rPr>
              <w:tab/>
            </w:r>
            <w:r w:rsidR="001556EF">
              <w:rPr>
                <w:noProof/>
                <w:webHidden/>
              </w:rPr>
              <w:fldChar w:fldCharType="begin"/>
            </w:r>
            <w:r w:rsidR="001556EF">
              <w:rPr>
                <w:noProof/>
                <w:webHidden/>
              </w:rPr>
              <w:instrText xml:space="preserve"> PAGEREF _Toc418840311 \h </w:instrText>
            </w:r>
            <w:r w:rsidR="001556EF">
              <w:rPr>
                <w:noProof/>
                <w:webHidden/>
              </w:rPr>
            </w:r>
            <w:r w:rsidR="001556EF">
              <w:rPr>
                <w:noProof/>
                <w:webHidden/>
              </w:rPr>
              <w:fldChar w:fldCharType="separate"/>
            </w:r>
            <w:r w:rsidR="001556EF">
              <w:rPr>
                <w:noProof/>
                <w:webHidden/>
              </w:rPr>
              <w:t>23</w:t>
            </w:r>
            <w:r w:rsidR="001556EF">
              <w:rPr>
                <w:noProof/>
                <w:webHidden/>
              </w:rPr>
              <w:fldChar w:fldCharType="end"/>
            </w:r>
          </w:hyperlink>
        </w:p>
        <w:p w14:paraId="7290F6FD"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12" w:history="1">
            <w:r w:rsidR="001556EF" w:rsidRPr="00130CFC">
              <w:rPr>
                <w:rStyle w:val="Hyperlink"/>
                <w:noProof/>
              </w:rPr>
              <w:t>5.2 Use Case Diagram</w:t>
            </w:r>
            <w:r w:rsidR="001556EF">
              <w:rPr>
                <w:noProof/>
                <w:webHidden/>
              </w:rPr>
              <w:tab/>
            </w:r>
            <w:r w:rsidR="001556EF">
              <w:rPr>
                <w:noProof/>
                <w:webHidden/>
              </w:rPr>
              <w:fldChar w:fldCharType="begin"/>
            </w:r>
            <w:r w:rsidR="001556EF">
              <w:rPr>
                <w:noProof/>
                <w:webHidden/>
              </w:rPr>
              <w:instrText xml:space="preserve"> PAGEREF _Toc418840312 \h </w:instrText>
            </w:r>
            <w:r w:rsidR="001556EF">
              <w:rPr>
                <w:noProof/>
                <w:webHidden/>
              </w:rPr>
            </w:r>
            <w:r w:rsidR="001556EF">
              <w:rPr>
                <w:noProof/>
                <w:webHidden/>
              </w:rPr>
              <w:fldChar w:fldCharType="separate"/>
            </w:r>
            <w:r w:rsidR="001556EF">
              <w:rPr>
                <w:noProof/>
                <w:webHidden/>
              </w:rPr>
              <w:t>24</w:t>
            </w:r>
            <w:r w:rsidR="001556EF">
              <w:rPr>
                <w:noProof/>
                <w:webHidden/>
              </w:rPr>
              <w:fldChar w:fldCharType="end"/>
            </w:r>
          </w:hyperlink>
        </w:p>
        <w:p w14:paraId="3E602EDD"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13" w:history="1">
            <w:r w:rsidR="001556EF" w:rsidRPr="00130CFC">
              <w:rPr>
                <w:rStyle w:val="Hyperlink"/>
                <w:noProof/>
              </w:rPr>
              <w:t>5.3. Extended Use Case Narrative</w:t>
            </w:r>
            <w:r w:rsidR="001556EF">
              <w:rPr>
                <w:noProof/>
                <w:webHidden/>
              </w:rPr>
              <w:tab/>
            </w:r>
            <w:r w:rsidR="001556EF">
              <w:rPr>
                <w:noProof/>
                <w:webHidden/>
              </w:rPr>
              <w:fldChar w:fldCharType="begin"/>
            </w:r>
            <w:r w:rsidR="001556EF">
              <w:rPr>
                <w:noProof/>
                <w:webHidden/>
              </w:rPr>
              <w:instrText xml:space="preserve"> PAGEREF _Toc418840313 \h </w:instrText>
            </w:r>
            <w:r w:rsidR="001556EF">
              <w:rPr>
                <w:noProof/>
                <w:webHidden/>
              </w:rPr>
            </w:r>
            <w:r w:rsidR="001556EF">
              <w:rPr>
                <w:noProof/>
                <w:webHidden/>
              </w:rPr>
              <w:fldChar w:fldCharType="separate"/>
            </w:r>
            <w:r w:rsidR="001556EF">
              <w:rPr>
                <w:noProof/>
                <w:webHidden/>
              </w:rPr>
              <w:t>25</w:t>
            </w:r>
            <w:r w:rsidR="001556EF">
              <w:rPr>
                <w:noProof/>
                <w:webHidden/>
              </w:rPr>
              <w:fldChar w:fldCharType="end"/>
            </w:r>
          </w:hyperlink>
        </w:p>
        <w:p w14:paraId="0AF29DF1"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14" w:history="1">
            <w:r w:rsidR="001556EF" w:rsidRPr="00130CFC">
              <w:rPr>
                <w:rStyle w:val="Hyperlink"/>
                <w:noProof/>
              </w:rPr>
              <w:t>5.3.1 Update Level</w:t>
            </w:r>
            <w:r w:rsidR="001556EF">
              <w:rPr>
                <w:noProof/>
                <w:webHidden/>
              </w:rPr>
              <w:tab/>
            </w:r>
            <w:r w:rsidR="001556EF">
              <w:rPr>
                <w:noProof/>
                <w:webHidden/>
              </w:rPr>
              <w:fldChar w:fldCharType="begin"/>
            </w:r>
            <w:r w:rsidR="001556EF">
              <w:rPr>
                <w:noProof/>
                <w:webHidden/>
              </w:rPr>
              <w:instrText xml:space="preserve"> PAGEREF _Toc418840314 \h </w:instrText>
            </w:r>
            <w:r w:rsidR="001556EF">
              <w:rPr>
                <w:noProof/>
                <w:webHidden/>
              </w:rPr>
            </w:r>
            <w:r w:rsidR="001556EF">
              <w:rPr>
                <w:noProof/>
                <w:webHidden/>
              </w:rPr>
              <w:fldChar w:fldCharType="separate"/>
            </w:r>
            <w:r w:rsidR="001556EF">
              <w:rPr>
                <w:noProof/>
                <w:webHidden/>
              </w:rPr>
              <w:t>25</w:t>
            </w:r>
            <w:r w:rsidR="001556EF">
              <w:rPr>
                <w:noProof/>
                <w:webHidden/>
              </w:rPr>
              <w:fldChar w:fldCharType="end"/>
            </w:r>
          </w:hyperlink>
        </w:p>
        <w:p w14:paraId="18A1EF3C"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15" w:history="1">
            <w:r w:rsidR="001556EF" w:rsidRPr="00130CFC">
              <w:rPr>
                <w:rStyle w:val="Hyperlink"/>
                <w:noProof/>
              </w:rPr>
              <w:t>5.4 Sequence Diagram</w:t>
            </w:r>
            <w:r w:rsidR="001556EF">
              <w:rPr>
                <w:noProof/>
                <w:webHidden/>
              </w:rPr>
              <w:tab/>
            </w:r>
            <w:r w:rsidR="001556EF">
              <w:rPr>
                <w:noProof/>
                <w:webHidden/>
              </w:rPr>
              <w:fldChar w:fldCharType="begin"/>
            </w:r>
            <w:r w:rsidR="001556EF">
              <w:rPr>
                <w:noProof/>
                <w:webHidden/>
              </w:rPr>
              <w:instrText xml:space="preserve"> PAGEREF _Toc418840315 \h </w:instrText>
            </w:r>
            <w:r w:rsidR="001556EF">
              <w:rPr>
                <w:noProof/>
                <w:webHidden/>
              </w:rPr>
            </w:r>
            <w:r w:rsidR="001556EF">
              <w:rPr>
                <w:noProof/>
                <w:webHidden/>
              </w:rPr>
              <w:fldChar w:fldCharType="separate"/>
            </w:r>
            <w:r w:rsidR="001556EF">
              <w:rPr>
                <w:noProof/>
                <w:webHidden/>
              </w:rPr>
              <w:t>27</w:t>
            </w:r>
            <w:r w:rsidR="001556EF">
              <w:rPr>
                <w:noProof/>
                <w:webHidden/>
              </w:rPr>
              <w:fldChar w:fldCharType="end"/>
            </w:r>
          </w:hyperlink>
        </w:p>
        <w:p w14:paraId="17638B9E"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16" w:history="1">
            <w:r w:rsidR="001556EF" w:rsidRPr="00130CFC">
              <w:rPr>
                <w:rStyle w:val="Hyperlink"/>
                <w:noProof/>
              </w:rPr>
              <w:t>5.4.1 Manage game elements</w:t>
            </w:r>
            <w:r w:rsidR="001556EF">
              <w:rPr>
                <w:noProof/>
                <w:webHidden/>
              </w:rPr>
              <w:tab/>
            </w:r>
            <w:r w:rsidR="001556EF">
              <w:rPr>
                <w:noProof/>
                <w:webHidden/>
              </w:rPr>
              <w:fldChar w:fldCharType="begin"/>
            </w:r>
            <w:r w:rsidR="001556EF">
              <w:rPr>
                <w:noProof/>
                <w:webHidden/>
              </w:rPr>
              <w:instrText xml:space="preserve"> PAGEREF _Toc418840316 \h </w:instrText>
            </w:r>
            <w:r w:rsidR="001556EF">
              <w:rPr>
                <w:noProof/>
                <w:webHidden/>
              </w:rPr>
            </w:r>
            <w:r w:rsidR="001556EF">
              <w:rPr>
                <w:noProof/>
                <w:webHidden/>
              </w:rPr>
              <w:fldChar w:fldCharType="separate"/>
            </w:r>
            <w:r w:rsidR="001556EF">
              <w:rPr>
                <w:noProof/>
                <w:webHidden/>
              </w:rPr>
              <w:t>27</w:t>
            </w:r>
            <w:r w:rsidR="001556EF">
              <w:rPr>
                <w:noProof/>
                <w:webHidden/>
              </w:rPr>
              <w:fldChar w:fldCharType="end"/>
            </w:r>
          </w:hyperlink>
        </w:p>
        <w:p w14:paraId="60EFF66D"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17" w:history="1">
            <w:r w:rsidR="001556EF" w:rsidRPr="00130CFC">
              <w:rPr>
                <w:rStyle w:val="Hyperlink"/>
                <w:noProof/>
              </w:rPr>
              <w:t>5.5 State Machine Diagram</w:t>
            </w:r>
            <w:r w:rsidR="001556EF">
              <w:rPr>
                <w:noProof/>
                <w:webHidden/>
              </w:rPr>
              <w:tab/>
            </w:r>
            <w:r w:rsidR="001556EF">
              <w:rPr>
                <w:noProof/>
                <w:webHidden/>
              </w:rPr>
              <w:fldChar w:fldCharType="begin"/>
            </w:r>
            <w:r w:rsidR="001556EF">
              <w:rPr>
                <w:noProof/>
                <w:webHidden/>
              </w:rPr>
              <w:instrText xml:space="preserve"> PAGEREF _Toc418840317 \h </w:instrText>
            </w:r>
            <w:r w:rsidR="001556EF">
              <w:rPr>
                <w:noProof/>
                <w:webHidden/>
              </w:rPr>
            </w:r>
            <w:r w:rsidR="001556EF">
              <w:rPr>
                <w:noProof/>
                <w:webHidden/>
              </w:rPr>
              <w:fldChar w:fldCharType="separate"/>
            </w:r>
            <w:r w:rsidR="001556EF">
              <w:rPr>
                <w:noProof/>
                <w:webHidden/>
              </w:rPr>
              <w:t>28</w:t>
            </w:r>
            <w:r w:rsidR="001556EF">
              <w:rPr>
                <w:noProof/>
                <w:webHidden/>
              </w:rPr>
              <w:fldChar w:fldCharType="end"/>
            </w:r>
          </w:hyperlink>
        </w:p>
        <w:p w14:paraId="70CD9F1E"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18" w:history="1">
            <w:r w:rsidR="001556EF" w:rsidRPr="00130CFC">
              <w:rPr>
                <w:rStyle w:val="Hyperlink"/>
                <w:noProof/>
              </w:rPr>
              <w:t>6. School Subsystem</w:t>
            </w:r>
            <w:r w:rsidR="001556EF">
              <w:rPr>
                <w:noProof/>
                <w:webHidden/>
              </w:rPr>
              <w:tab/>
            </w:r>
            <w:r w:rsidR="001556EF">
              <w:rPr>
                <w:noProof/>
                <w:webHidden/>
              </w:rPr>
              <w:fldChar w:fldCharType="begin"/>
            </w:r>
            <w:r w:rsidR="001556EF">
              <w:rPr>
                <w:noProof/>
                <w:webHidden/>
              </w:rPr>
              <w:instrText xml:space="preserve"> PAGEREF _Toc418840318 \h </w:instrText>
            </w:r>
            <w:r w:rsidR="001556EF">
              <w:rPr>
                <w:noProof/>
                <w:webHidden/>
              </w:rPr>
            </w:r>
            <w:r w:rsidR="001556EF">
              <w:rPr>
                <w:noProof/>
                <w:webHidden/>
              </w:rPr>
              <w:fldChar w:fldCharType="separate"/>
            </w:r>
            <w:r w:rsidR="001556EF">
              <w:rPr>
                <w:noProof/>
                <w:webHidden/>
              </w:rPr>
              <w:t>29</w:t>
            </w:r>
            <w:r w:rsidR="001556EF">
              <w:rPr>
                <w:noProof/>
                <w:webHidden/>
              </w:rPr>
              <w:fldChar w:fldCharType="end"/>
            </w:r>
          </w:hyperlink>
        </w:p>
        <w:p w14:paraId="1B5E34D7"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19" w:history="1">
            <w:r w:rsidR="001556EF" w:rsidRPr="00130CFC">
              <w:rPr>
                <w:rStyle w:val="Hyperlink"/>
                <w:noProof/>
              </w:rPr>
              <w:t>6.1 Activity Diagram</w:t>
            </w:r>
            <w:r w:rsidR="001556EF">
              <w:rPr>
                <w:noProof/>
                <w:webHidden/>
              </w:rPr>
              <w:tab/>
            </w:r>
            <w:r w:rsidR="001556EF">
              <w:rPr>
                <w:noProof/>
                <w:webHidden/>
              </w:rPr>
              <w:fldChar w:fldCharType="begin"/>
            </w:r>
            <w:r w:rsidR="001556EF">
              <w:rPr>
                <w:noProof/>
                <w:webHidden/>
              </w:rPr>
              <w:instrText xml:space="preserve"> PAGEREF _Toc418840319 \h </w:instrText>
            </w:r>
            <w:r w:rsidR="001556EF">
              <w:rPr>
                <w:noProof/>
                <w:webHidden/>
              </w:rPr>
            </w:r>
            <w:r w:rsidR="001556EF">
              <w:rPr>
                <w:noProof/>
                <w:webHidden/>
              </w:rPr>
              <w:fldChar w:fldCharType="separate"/>
            </w:r>
            <w:r w:rsidR="001556EF">
              <w:rPr>
                <w:noProof/>
                <w:webHidden/>
              </w:rPr>
              <w:t>29</w:t>
            </w:r>
            <w:r w:rsidR="001556EF">
              <w:rPr>
                <w:noProof/>
                <w:webHidden/>
              </w:rPr>
              <w:fldChar w:fldCharType="end"/>
            </w:r>
          </w:hyperlink>
        </w:p>
        <w:p w14:paraId="081DE829"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20" w:history="1">
            <w:r w:rsidR="001556EF" w:rsidRPr="00130CFC">
              <w:rPr>
                <w:rStyle w:val="Hyperlink"/>
                <w:noProof/>
              </w:rPr>
              <w:t>6.1.1 View teacher profile</w:t>
            </w:r>
            <w:r w:rsidR="001556EF">
              <w:rPr>
                <w:noProof/>
                <w:webHidden/>
              </w:rPr>
              <w:tab/>
            </w:r>
            <w:r w:rsidR="001556EF">
              <w:rPr>
                <w:noProof/>
                <w:webHidden/>
              </w:rPr>
              <w:fldChar w:fldCharType="begin"/>
            </w:r>
            <w:r w:rsidR="001556EF">
              <w:rPr>
                <w:noProof/>
                <w:webHidden/>
              </w:rPr>
              <w:instrText xml:space="preserve"> PAGEREF _Toc418840320 \h </w:instrText>
            </w:r>
            <w:r w:rsidR="001556EF">
              <w:rPr>
                <w:noProof/>
                <w:webHidden/>
              </w:rPr>
            </w:r>
            <w:r w:rsidR="001556EF">
              <w:rPr>
                <w:noProof/>
                <w:webHidden/>
              </w:rPr>
              <w:fldChar w:fldCharType="separate"/>
            </w:r>
            <w:r w:rsidR="001556EF">
              <w:rPr>
                <w:noProof/>
                <w:webHidden/>
              </w:rPr>
              <w:t>29</w:t>
            </w:r>
            <w:r w:rsidR="001556EF">
              <w:rPr>
                <w:noProof/>
                <w:webHidden/>
              </w:rPr>
              <w:fldChar w:fldCharType="end"/>
            </w:r>
          </w:hyperlink>
        </w:p>
        <w:p w14:paraId="7E602E61"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21" w:history="1">
            <w:r w:rsidR="001556EF" w:rsidRPr="00130CFC">
              <w:rPr>
                <w:rStyle w:val="Hyperlink"/>
                <w:noProof/>
              </w:rPr>
              <w:t>6.2 Use Case Diagram</w:t>
            </w:r>
            <w:r w:rsidR="001556EF">
              <w:rPr>
                <w:noProof/>
                <w:webHidden/>
              </w:rPr>
              <w:tab/>
            </w:r>
            <w:r w:rsidR="001556EF">
              <w:rPr>
                <w:noProof/>
                <w:webHidden/>
              </w:rPr>
              <w:fldChar w:fldCharType="begin"/>
            </w:r>
            <w:r w:rsidR="001556EF">
              <w:rPr>
                <w:noProof/>
                <w:webHidden/>
              </w:rPr>
              <w:instrText xml:space="preserve"> PAGEREF _Toc418840321 \h </w:instrText>
            </w:r>
            <w:r w:rsidR="001556EF">
              <w:rPr>
                <w:noProof/>
                <w:webHidden/>
              </w:rPr>
            </w:r>
            <w:r w:rsidR="001556EF">
              <w:rPr>
                <w:noProof/>
                <w:webHidden/>
              </w:rPr>
              <w:fldChar w:fldCharType="separate"/>
            </w:r>
            <w:r w:rsidR="001556EF">
              <w:rPr>
                <w:noProof/>
                <w:webHidden/>
              </w:rPr>
              <w:t>30</w:t>
            </w:r>
            <w:r w:rsidR="001556EF">
              <w:rPr>
                <w:noProof/>
                <w:webHidden/>
              </w:rPr>
              <w:fldChar w:fldCharType="end"/>
            </w:r>
          </w:hyperlink>
        </w:p>
        <w:p w14:paraId="4AE03600"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22" w:history="1">
            <w:r w:rsidR="001556EF" w:rsidRPr="00130CFC">
              <w:rPr>
                <w:rStyle w:val="Hyperlink"/>
                <w:noProof/>
              </w:rPr>
              <w:t>6.3. Extended Use Case Narrative</w:t>
            </w:r>
            <w:r w:rsidR="001556EF">
              <w:rPr>
                <w:noProof/>
                <w:webHidden/>
              </w:rPr>
              <w:tab/>
            </w:r>
            <w:r w:rsidR="001556EF">
              <w:rPr>
                <w:noProof/>
                <w:webHidden/>
              </w:rPr>
              <w:fldChar w:fldCharType="begin"/>
            </w:r>
            <w:r w:rsidR="001556EF">
              <w:rPr>
                <w:noProof/>
                <w:webHidden/>
              </w:rPr>
              <w:instrText xml:space="preserve"> PAGEREF _Toc418840322 \h </w:instrText>
            </w:r>
            <w:r w:rsidR="001556EF">
              <w:rPr>
                <w:noProof/>
                <w:webHidden/>
              </w:rPr>
            </w:r>
            <w:r w:rsidR="001556EF">
              <w:rPr>
                <w:noProof/>
                <w:webHidden/>
              </w:rPr>
              <w:fldChar w:fldCharType="separate"/>
            </w:r>
            <w:r w:rsidR="001556EF">
              <w:rPr>
                <w:noProof/>
                <w:webHidden/>
              </w:rPr>
              <w:t>31</w:t>
            </w:r>
            <w:r w:rsidR="001556EF">
              <w:rPr>
                <w:noProof/>
                <w:webHidden/>
              </w:rPr>
              <w:fldChar w:fldCharType="end"/>
            </w:r>
          </w:hyperlink>
        </w:p>
        <w:p w14:paraId="16847418"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23" w:history="1">
            <w:r w:rsidR="001556EF" w:rsidRPr="00130CFC">
              <w:rPr>
                <w:rStyle w:val="Hyperlink"/>
                <w:noProof/>
              </w:rPr>
              <w:t>6.3.1 View teacher profile</w:t>
            </w:r>
            <w:r w:rsidR="001556EF">
              <w:rPr>
                <w:noProof/>
                <w:webHidden/>
              </w:rPr>
              <w:tab/>
            </w:r>
            <w:r w:rsidR="001556EF">
              <w:rPr>
                <w:noProof/>
                <w:webHidden/>
              </w:rPr>
              <w:fldChar w:fldCharType="begin"/>
            </w:r>
            <w:r w:rsidR="001556EF">
              <w:rPr>
                <w:noProof/>
                <w:webHidden/>
              </w:rPr>
              <w:instrText xml:space="preserve"> PAGEREF _Toc418840323 \h </w:instrText>
            </w:r>
            <w:r w:rsidR="001556EF">
              <w:rPr>
                <w:noProof/>
                <w:webHidden/>
              </w:rPr>
            </w:r>
            <w:r w:rsidR="001556EF">
              <w:rPr>
                <w:noProof/>
                <w:webHidden/>
              </w:rPr>
              <w:fldChar w:fldCharType="separate"/>
            </w:r>
            <w:r w:rsidR="001556EF">
              <w:rPr>
                <w:noProof/>
                <w:webHidden/>
              </w:rPr>
              <w:t>31</w:t>
            </w:r>
            <w:r w:rsidR="001556EF">
              <w:rPr>
                <w:noProof/>
                <w:webHidden/>
              </w:rPr>
              <w:fldChar w:fldCharType="end"/>
            </w:r>
          </w:hyperlink>
        </w:p>
        <w:p w14:paraId="72668B3E"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24" w:history="1">
            <w:r w:rsidR="001556EF" w:rsidRPr="00130CFC">
              <w:rPr>
                <w:rStyle w:val="Hyperlink"/>
                <w:noProof/>
              </w:rPr>
              <w:t>6.4 Sequence Diagram</w:t>
            </w:r>
            <w:r w:rsidR="001556EF">
              <w:rPr>
                <w:noProof/>
                <w:webHidden/>
              </w:rPr>
              <w:tab/>
            </w:r>
            <w:r w:rsidR="001556EF">
              <w:rPr>
                <w:noProof/>
                <w:webHidden/>
              </w:rPr>
              <w:fldChar w:fldCharType="begin"/>
            </w:r>
            <w:r w:rsidR="001556EF">
              <w:rPr>
                <w:noProof/>
                <w:webHidden/>
              </w:rPr>
              <w:instrText xml:space="preserve"> PAGEREF _Toc418840324 \h </w:instrText>
            </w:r>
            <w:r w:rsidR="001556EF">
              <w:rPr>
                <w:noProof/>
                <w:webHidden/>
              </w:rPr>
            </w:r>
            <w:r w:rsidR="001556EF">
              <w:rPr>
                <w:noProof/>
                <w:webHidden/>
              </w:rPr>
              <w:fldChar w:fldCharType="separate"/>
            </w:r>
            <w:r w:rsidR="001556EF">
              <w:rPr>
                <w:noProof/>
                <w:webHidden/>
              </w:rPr>
              <w:t>33</w:t>
            </w:r>
            <w:r w:rsidR="001556EF">
              <w:rPr>
                <w:noProof/>
                <w:webHidden/>
              </w:rPr>
              <w:fldChar w:fldCharType="end"/>
            </w:r>
          </w:hyperlink>
        </w:p>
        <w:p w14:paraId="62F8B126"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25" w:history="1">
            <w:r w:rsidR="001556EF" w:rsidRPr="00130CFC">
              <w:rPr>
                <w:rStyle w:val="Hyperlink"/>
                <w:noProof/>
              </w:rPr>
              <w:t>6.4.1 View teacher profile</w:t>
            </w:r>
            <w:r w:rsidR="001556EF">
              <w:rPr>
                <w:noProof/>
                <w:webHidden/>
              </w:rPr>
              <w:tab/>
            </w:r>
            <w:r w:rsidR="001556EF">
              <w:rPr>
                <w:noProof/>
                <w:webHidden/>
              </w:rPr>
              <w:fldChar w:fldCharType="begin"/>
            </w:r>
            <w:r w:rsidR="001556EF">
              <w:rPr>
                <w:noProof/>
                <w:webHidden/>
              </w:rPr>
              <w:instrText xml:space="preserve"> PAGEREF _Toc418840325 \h </w:instrText>
            </w:r>
            <w:r w:rsidR="001556EF">
              <w:rPr>
                <w:noProof/>
                <w:webHidden/>
              </w:rPr>
            </w:r>
            <w:r w:rsidR="001556EF">
              <w:rPr>
                <w:noProof/>
                <w:webHidden/>
              </w:rPr>
              <w:fldChar w:fldCharType="separate"/>
            </w:r>
            <w:r w:rsidR="001556EF">
              <w:rPr>
                <w:noProof/>
                <w:webHidden/>
              </w:rPr>
              <w:t>33</w:t>
            </w:r>
            <w:r w:rsidR="001556EF">
              <w:rPr>
                <w:noProof/>
                <w:webHidden/>
              </w:rPr>
              <w:fldChar w:fldCharType="end"/>
            </w:r>
          </w:hyperlink>
        </w:p>
        <w:p w14:paraId="79B0E0BC"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26" w:history="1">
            <w:r w:rsidR="001556EF" w:rsidRPr="00130CFC">
              <w:rPr>
                <w:rStyle w:val="Hyperlink"/>
                <w:noProof/>
              </w:rPr>
              <w:t>6.5 State Machine Diagram</w:t>
            </w:r>
            <w:r w:rsidR="001556EF">
              <w:rPr>
                <w:noProof/>
                <w:webHidden/>
              </w:rPr>
              <w:tab/>
            </w:r>
            <w:r w:rsidR="001556EF">
              <w:rPr>
                <w:noProof/>
                <w:webHidden/>
              </w:rPr>
              <w:fldChar w:fldCharType="begin"/>
            </w:r>
            <w:r w:rsidR="001556EF">
              <w:rPr>
                <w:noProof/>
                <w:webHidden/>
              </w:rPr>
              <w:instrText xml:space="preserve"> PAGEREF _Toc418840326 \h </w:instrText>
            </w:r>
            <w:r w:rsidR="001556EF">
              <w:rPr>
                <w:noProof/>
                <w:webHidden/>
              </w:rPr>
            </w:r>
            <w:r w:rsidR="001556EF">
              <w:rPr>
                <w:noProof/>
                <w:webHidden/>
              </w:rPr>
              <w:fldChar w:fldCharType="separate"/>
            </w:r>
            <w:r w:rsidR="001556EF">
              <w:rPr>
                <w:noProof/>
                <w:webHidden/>
              </w:rPr>
              <w:t>34</w:t>
            </w:r>
            <w:r w:rsidR="001556EF">
              <w:rPr>
                <w:noProof/>
                <w:webHidden/>
              </w:rPr>
              <w:fldChar w:fldCharType="end"/>
            </w:r>
          </w:hyperlink>
        </w:p>
        <w:p w14:paraId="11AA75A6"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27" w:history="1">
            <w:r w:rsidR="001556EF" w:rsidRPr="00130CFC">
              <w:rPr>
                <w:rStyle w:val="Hyperlink"/>
                <w:noProof/>
              </w:rPr>
              <w:t>7. Teacher Subsystem</w:t>
            </w:r>
            <w:r w:rsidR="001556EF">
              <w:rPr>
                <w:noProof/>
                <w:webHidden/>
              </w:rPr>
              <w:tab/>
            </w:r>
            <w:r w:rsidR="001556EF">
              <w:rPr>
                <w:noProof/>
                <w:webHidden/>
              </w:rPr>
              <w:fldChar w:fldCharType="begin"/>
            </w:r>
            <w:r w:rsidR="001556EF">
              <w:rPr>
                <w:noProof/>
                <w:webHidden/>
              </w:rPr>
              <w:instrText xml:space="preserve"> PAGEREF _Toc418840327 \h </w:instrText>
            </w:r>
            <w:r w:rsidR="001556EF">
              <w:rPr>
                <w:noProof/>
                <w:webHidden/>
              </w:rPr>
            </w:r>
            <w:r w:rsidR="001556EF">
              <w:rPr>
                <w:noProof/>
                <w:webHidden/>
              </w:rPr>
              <w:fldChar w:fldCharType="separate"/>
            </w:r>
            <w:r w:rsidR="001556EF">
              <w:rPr>
                <w:noProof/>
                <w:webHidden/>
              </w:rPr>
              <w:t>35</w:t>
            </w:r>
            <w:r w:rsidR="001556EF">
              <w:rPr>
                <w:noProof/>
                <w:webHidden/>
              </w:rPr>
              <w:fldChar w:fldCharType="end"/>
            </w:r>
          </w:hyperlink>
        </w:p>
        <w:p w14:paraId="537023C4"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28" w:history="1">
            <w:r w:rsidR="001556EF" w:rsidRPr="00130CFC">
              <w:rPr>
                <w:rStyle w:val="Hyperlink"/>
                <w:noProof/>
              </w:rPr>
              <w:t>7.1 Activity Diagram</w:t>
            </w:r>
            <w:r w:rsidR="001556EF">
              <w:rPr>
                <w:noProof/>
                <w:webHidden/>
              </w:rPr>
              <w:tab/>
            </w:r>
            <w:r w:rsidR="001556EF">
              <w:rPr>
                <w:noProof/>
                <w:webHidden/>
              </w:rPr>
              <w:fldChar w:fldCharType="begin"/>
            </w:r>
            <w:r w:rsidR="001556EF">
              <w:rPr>
                <w:noProof/>
                <w:webHidden/>
              </w:rPr>
              <w:instrText xml:space="preserve"> PAGEREF _Toc418840328 \h </w:instrText>
            </w:r>
            <w:r w:rsidR="001556EF">
              <w:rPr>
                <w:noProof/>
                <w:webHidden/>
              </w:rPr>
            </w:r>
            <w:r w:rsidR="001556EF">
              <w:rPr>
                <w:noProof/>
                <w:webHidden/>
              </w:rPr>
              <w:fldChar w:fldCharType="separate"/>
            </w:r>
            <w:r w:rsidR="001556EF">
              <w:rPr>
                <w:noProof/>
                <w:webHidden/>
              </w:rPr>
              <w:t>35</w:t>
            </w:r>
            <w:r w:rsidR="001556EF">
              <w:rPr>
                <w:noProof/>
                <w:webHidden/>
              </w:rPr>
              <w:fldChar w:fldCharType="end"/>
            </w:r>
          </w:hyperlink>
        </w:p>
        <w:p w14:paraId="1018F477"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29" w:history="1">
            <w:r w:rsidR="001556EF" w:rsidRPr="00130CFC">
              <w:rPr>
                <w:rStyle w:val="Hyperlink"/>
                <w:noProof/>
              </w:rPr>
              <w:t>7.1.1 Edit teacher profile</w:t>
            </w:r>
            <w:r w:rsidR="001556EF">
              <w:rPr>
                <w:noProof/>
                <w:webHidden/>
              </w:rPr>
              <w:tab/>
            </w:r>
            <w:r w:rsidR="001556EF">
              <w:rPr>
                <w:noProof/>
                <w:webHidden/>
              </w:rPr>
              <w:fldChar w:fldCharType="begin"/>
            </w:r>
            <w:r w:rsidR="001556EF">
              <w:rPr>
                <w:noProof/>
                <w:webHidden/>
              </w:rPr>
              <w:instrText xml:space="preserve"> PAGEREF _Toc418840329 \h </w:instrText>
            </w:r>
            <w:r w:rsidR="001556EF">
              <w:rPr>
                <w:noProof/>
                <w:webHidden/>
              </w:rPr>
            </w:r>
            <w:r w:rsidR="001556EF">
              <w:rPr>
                <w:noProof/>
                <w:webHidden/>
              </w:rPr>
              <w:fldChar w:fldCharType="separate"/>
            </w:r>
            <w:r w:rsidR="001556EF">
              <w:rPr>
                <w:noProof/>
                <w:webHidden/>
              </w:rPr>
              <w:t>35</w:t>
            </w:r>
            <w:r w:rsidR="001556EF">
              <w:rPr>
                <w:noProof/>
                <w:webHidden/>
              </w:rPr>
              <w:fldChar w:fldCharType="end"/>
            </w:r>
          </w:hyperlink>
        </w:p>
        <w:p w14:paraId="2867400A"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30" w:history="1">
            <w:r w:rsidR="001556EF" w:rsidRPr="00130CFC">
              <w:rPr>
                <w:rStyle w:val="Hyperlink"/>
                <w:noProof/>
              </w:rPr>
              <w:t>7.2 Use Case Diagram</w:t>
            </w:r>
            <w:r w:rsidR="001556EF">
              <w:rPr>
                <w:noProof/>
                <w:webHidden/>
              </w:rPr>
              <w:tab/>
            </w:r>
            <w:r w:rsidR="001556EF">
              <w:rPr>
                <w:noProof/>
                <w:webHidden/>
              </w:rPr>
              <w:fldChar w:fldCharType="begin"/>
            </w:r>
            <w:r w:rsidR="001556EF">
              <w:rPr>
                <w:noProof/>
                <w:webHidden/>
              </w:rPr>
              <w:instrText xml:space="preserve"> PAGEREF _Toc418840330 \h </w:instrText>
            </w:r>
            <w:r w:rsidR="001556EF">
              <w:rPr>
                <w:noProof/>
                <w:webHidden/>
              </w:rPr>
            </w:r>
            <w:r w:rsidR="001556EF">
              <w:rPr>
                <w:noProof/>
                <w:webHidden/>
              </w:rPr>
              <w:fldChar w:fldCharType="separate"/>
            </w:r>
            <w:r w:rsidR="001556EF">
              <w:rPr>
                <w:noProof/>
                <w:webHidden/>
              </w:rPr>
              <w:t>36</w:t>
            </w:r>
            <w:r w:rsidR="001556EF">
              <w:rPr>
                <w:noProof/>
                <w:webHidden/>
              </w:rPr>
              <w:fldChar w:fldCharType="end"/>
            </w:r>
          </w:hyperlink>
        </w:p>
        <w:p w14:paraId="1C108C10"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31" w:history="1">
            <w:r w:rsidR="001556EF" w:rsidRPr="00130CFC">
              <w:rPr>
                <w:rStyle w:val="Hyperlink"/>
                <w:noProof/>
              </w:rPr>
              <w:t>7.3 Extended Use Case Narrative</w:t>
            </w:r>
            <w:r w:rsidR="001556EF">
              <w:rPr>
                <w:noProof/>
                <w:webHidden/>
              </w:rPr>
              <w:tab/>
            </w:r>
            <w:r w:rsidR="001556EF">
              <w:rPr>
                <w:noProof/>
                <w:webHidden/>
              </w:rPr>
              <w:fldChar w:fldCharType="begin"/>
            </w:r>
            <w:r w:rsidR="001556EF">
              <w:rPr>
                <w:noProof/>
                <w:webHidden/>
              </w:rPr>
              <w:instrText xml:space="preserve"> PAGEREF _Toc418840331 \h </w:instrText>
            </w:r>
            <w:r w:rsidR="001556EF">
              <w:rPr>
                <w:noProof/>
                <w:webHidden/>
              </w:rPr>
            </w:r>
            <w:r w:rsidR="001556EF">
              <w:rPr>
                <w:noProof/>
                <w:webHidden/>
              </w:rPr>
              <w:fldChar w:fldCharType="separate"/>
            </w:r>
            <w:r w:rsidR="001556EF">
              <w:rPr>
                <w:noProof/>
                <w:webHidden/>
              </w:rPr>
              <w:t>37</w:t>
            </w:r>
            <w:r w:rsidR="001556EF">
              <w:rPr>
                <w:noProof/>
                <w:webHidden/>
              </w:rPr>
              <w:fldChar w:fldCharType="end"/>
            </w:r>
          </w:hyperlink>
        </w:p>
        <w:p w14:paraId="41D9FFC7"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32" w:history="1">
            <w:r w:rsidR="001556EF" w:rsidRPr="00130CFC">
              <w:rPr>
                <w:rStyle w:val="Hyperlink"/>
                <w:noProof/>
              </w:rPr>
              <w:t>7.3.1 Edit teacher profile</w:t>
            </w:r>
            <w:r w:rsidR="001556EF">
              <w:rPr>
                <w:noProof/>
                <w:webHidden/>
              </w:rPr>
              <w:tab/>
            </w:r>
            <w:r w:rsidR="001556EF">
              <w:rPr>
                <w:noProof/>
                <w:webHidden/>
              </w:rPr>
              <w:fldChar w:fldCharType="begin"/>
            </w:r>
            <w:r w:rsidR="001556EF">
              <w:rPr>
                <w:noProof/>
                <w:webHidden/>
              </w:rPr>
              <w:instrText xml:space="preserve"> PAGEREF _Toc418840332 \h </w:instrText>
            </w:r>
            <w:r w:rsidR="001556EF">
              <w:rPr>
                <w:noProof/>
                <w:webHidden/>
              </w:rPr>
            </w:r>
            <w:r w:rsidR="001556EF">
              <w:rPr>
                <w:noProof/>
                <w:webHidden/>
              </w:rPr>
              <w:fldChar w:fldCharType="separate"/>
            </w:r>
            <w:r w:rsidR="001556EF">
              <w:rPr>
                <w:noProof/>
                <w:webHidden/>
              </w:rPr>
              <w:t>37</w:t>
            </w:r>
            <w:r w:rsidR="001556EF">
              <w:rPr>
                <w:noProof/>
                <w:webHidden/>
              </w:rPr>
              <w:fldChar w:fldCharType="end"/>
            </w:r>
          </w:hyperlink>
        </w:p>
        <w:p w14:paraId="63365772"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33" w:history="1">
            <w:r w:rsidR="001556EF" w:rsidRPr="00130CFC">
              <w:rPr>
                <w:rStyle w:val="Hyperlink"/>
                <w:noProof/>
              </w:rPr>
              <w:t>7.4 Sequence Diagram</w:t>
            </w:r>
            <w:r w:rsidR="001556EF">
              <w:rPr>
                <w:noProof/>
                <w:webHidden/>
              </w:rPr>
              <w:tab/>
            </w:r>
            <w:r w:rsidR="001556EF">
              <w:rPr>
                <w:noProof/>
                <w:webHidden/>
              </w:rPr>
              <w:fldChar w:fldCharType="begin"/>
            </w:r>
            <w:r w:rsidR="001556EF">
              <w:rPr>
                <w:noProof/>
                <w:webHidden/>
              </w:rPr>
              <w:instrText xml:space="preserve"> PAGEREF _Toc418840333 \h </w:instrText>
            </w:r>
            <w:r w:rsidR="001556EF">
              <w:rPr>
                <w:noProof/>
                <w:webHidden/>
              </w:rPr>
            </w:r>
            <w:r w:rsidR="001556EF">
              <w:rPr>
                <w:noProof/>
                <w:webHidden/>
              </w:rPr>
              <w:fldChar w:fldCharType="separate"/>
            </w:r>
            <w:r w:rsidR="001556EF">
              <w:rPr>
                <w:noProof/>
                <w:webHidden/>
              </w:rPr>
              <w:t>39</w:t>
            </w:r>
            <w:r w:rsidR="001556EF">
              <w:rPr>
                <w:noProof/>
                <w:webHidden/>
              </w:rPr>
              <w:fldChar w:fldCharType="end"/>
            </w:r>
          </w:hyperlink>
        </w:p>
        <w:p w14:paraId="36C5AEAB"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34" w:history="1">
            <w:r w:rsidR="001556EF" w:rsidRPr="00130CFC">
              <w:rPr>
                <w:rStyle w:val="Hyperlink"/>
                <w:noProof/>
              </w:rPr>
              <w:t>7.4.1 Edit teacher profile</w:t>
            </w:r>
            <w:r w:rsidR="001556EF">
              <w:rPr>
                <w:noProof/>
                <w:webHidden/>
              </w:rPr>
              <w:tab/>
            </w:r>
            <w:r w:rsidR="001556EF">
              <w:rPr>
                <w:noProof/>
                <w:webHidden/>
              </w:rPr>
              <w:fldChar w:fldCharType="begin"/>
            </w:r>
            <w:r w:rsidR="001556EF">
              <w:rPr>
                <w:noProof/>
                <w:webHidden/>
              </w:rPr>
              <w:instrText xml:space="preserve"> PAGEREF _Toc418840334 \h </w:instrText>
            </w:r>
            <w:r w:rsidR="001556EF">
              <w:rPr>
                <w:noProof/>
                <w:webHidden/>
              </w:rPr>
            </w:r>
            <w:r w:rsidR="001556EF">
              <w:rPr>
                <w:noProof/>
                <w:webHidden/>
              </w:rPr>
              <w:fldChar w:fldCharType="separate"/>
            </w:r>
            <w:r w:rsidR="001556EF">
              <w:rPr>
                <w:noProof/>
                <w:webHidden/>
              </w:rPr>
              <w:t>39</w:t>
            </w:r>
            <w:r w:rsidR="001556EF">
              <w:rPr>
                <w:noProof/>
                <w:webHidden/>
              </w:rPr>
              <w:fldChar w:fldCharType="end"/>
            </w:r>
          </w:hyperlink>
        </w:p>
        <w:p w14:paraId="58CAB26E"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35" w:history="1">
            <w:r w:rsidR="001556EF" w:rsidRPr="00130CFC">
              <w:rPr>
                <w:rStyle w:val="Hyperlink"/>
                <w:noProof/>
              </w:rPr>
              <w:t>7.5 State Machine Diagram</w:t>
            </w:r>
            <w:r w:rsidR="001556EF">
              <w:rPr>
                <w:noProof/>
                <w:webHidden/>
              </w:rPr>
              <w:tab/>
            </w:r>
            <w:r w:rsidR="001556EF">
              <w:rPr>
                <w:noProof/>
                <w:webHidden/>
              </w:rPr>
              <w:fldChar w:fldCharType="begin"/>
            </w:r>
            <w:r w:rsidR="001556EF">
              <w:rPr>
                <w:noProof/>
                <w:webHidden/>
              </w:rPr>
              <w:instrText xml:space="preserve"> PAGEREF _Toc418840335 \h </w:instrText>
            </w:r>
            <w:r w:rsidR="001556EF">
              <w:rPr>
                <w:noProof/>
                <w:webHidden/>
              </w:rPr>
            </w:r>
            <w:r w:rsidR="001556EF">
              <w:rPr>
                <w:noProof/>
                <w:webHidden/>
              </w:rPr>
              <w:fldChar w:fldCharType="separate"/>
            </w:r>
            <w:r w:rsidR="001556EF">
              <w:rPr>
                <w:noProof/>
                <w:webHidden/>
              </w:rPr>
              <w:t>40</w:t>
            </w:r>
            <w:r w:rsidR="001556EF">
              <w:rPr>
                <w:noProof/>
                <w:webHidden/>
              </w:rPr>
              <w:fldChar w:fldCharType="end"/>
            </w:r>
          </w:hyperlink>
        </w:p>
        <w:p w14:paraId="732C1DC5"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36" w:history="1">
            <w:r w:rsidR="001556EF" w:rsidRPr="00130CFC">
              <w:rPr>
                <w:rStyle w:val="Hyperlink"/>
                <w:noProof/>
              </w:rPr>
              <w:t>8. Reporting Subsystem</w:t>
            </w:r>
            <w:r w:rsidR="001556EF">
              <w:rPr>
                <w:noProof/>
                <w:webHidden/>
              </w:rPr>
              <w:tab/>
            </w:r>
            <w:r w:rsidR="001556EF">
              <w:rPr>
                <w:noProof/>
                <w:webHidden/>
              </w:rPr>
              <w:fldChar w:fldCharType="begin"/>
            </w:r>
            <w:r w:rsidR="001556EF">
              <w:rPr>
                <w:noProof/>
                <w:webHidden/>
              </w:rPr>
              <w:instrText xml:space="preserve"> PAGEREF _Toc418840336 \h </w:instrText>
            </w:r>
            <w:r w:rsidR="001556EF">
              <w:rPr>
                <w:noProof/>
                <w:webHidden/>
              </w:rPr>
            </w:r>
            <w:r w:rsidR="001556EF">
              <w:rPr>
                <w:noProof/>
                <w:webHidden/>
              </w:rPr>
              <w:fldChar w:fldCharType="separate"/>
            </w:r>
            <w:r w:rsidR="001556EF">
              <w:rPr>
                <w:noProof/>
                <w:webHidden/>
              </w:rPr>
              <w:t>41</w:t>
            </w:r>
            <w:r w:rsidR="001556EF">
              <w:rPr>
                <w:noProof/>
                <w:webHidden/>
              </w:rPr>
              <w:fldChar w:fldCharType="end"/>
            </w:r>
          </w:hyperlink>
        </w:p>
        <w:p w14:paraId="7E7EF969"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37" w:history="1">
            <w:r w:rsidR="001556EF" w:rsidRPr="00130CFC">
              <w:rPr>
                <w:rStyle w:val="Hyperlink"/>
                <w:noProof/>
              </w:rPr>
              <w:t>8.1 Activity Diagram</w:t>
            </w:r>
            <w:r w:rsidR="001556EF">
              <w:rPr>
                <w:noProof/>
                <w:webHidden/>
              </w:rPr>
              <w:tab/>
            </w:r>
            <w:r w:rsidR="001556EF">
              <w:rPr>
                <w:noProof/>
                <w:webHidden/>
              </w:rPr>
              <w:fldChar w:fldCharType="begin"/>
            </w:r>
            <w:r w:rsidR="001556EF">
              <w:rPr>
                <w:noProof/>
                <w:webHidden/>
              </w:rPr>
              <w:instrText xml:space="preserve"> PAGEREF _Toc418840337 \h </w:instrText>
            </w:r>
            <w:r w:rsidR="001556EF">
              <w:rPr>
                <w:noProof/>
                <w:webHidden/>
              </w:rPr>
            </w:r>
            <w:r w:rsidR="001556EF">
              <w:rPr>
                <w:noProof/>
                <w:webHidden/>
              </w:rPr>
              <w:fldChar w:fldCharType="separate"/>
            </w:r>
            <w:r w:rsidR="001556EF">
              <w:rPr>
                <w:noProof/>
                <w:webHidden/>
              </w:rPr>
              <w:t>41</w:t>
            </w:r>
            <w:r w:rsidR="001556EF">
              <w:rPr>
                <w:noProof/>
                <w:webHidden/>
              </w:rPr>
              <w:fldChar w:fldCharType="end"/>
            </w:r>
          </w:hyperlink>
        </w:p>
        <w:p w14:paraId="6833323E"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38" w:history="1">
            <w:r w:rsidR="001556EF" w:rsidRPr="00130CFC">
              <w:rPr>
                <w:rStyle w:val="Hyperlink"/>
                <w:noProof/>
              </w:rPr>
              <w:t>8.1.1 Create New Dynamic Report</w:t>
            </w:r>
            <w:r w:rsidR="001556EF">
              <w:rPr>
                <w:noProof/>
                <w:webHidden/>
              </w:rPr>
              <w:tab/>
            </w:r>
            <w:r w:rsidR="001556EF">
              <w:rPr>
                <w:noProof/>
                <w:webHidden/>
              </w:rPr>
              <w:fldChar w:fldCharType="begin"/>
            </w:r>
            <w:r w:rsidR="001556EF">
              <w:rPr>
                <w:noProof/>
                <w:webHidden/>
              </w:rPr>
              <w:instrText xml:space="preserve"> PAGEREF _Toc418840338 \h </w:instrText>
            </w:r>
            <w:r w:rsidR="001556EF">
              <w:rPr>
                <w:noProof/>
                <w:webHidden/>
              </w:rPr>
            </w:r>
            <w:r w:rsidR="001556EF">
              <w:rPr>
                <w:noProof/>
                <w:webHidden/>
              </w:rPr>
              <w:fldChar w:fldCharType="separate"/>
            </w:r>
            <w:r w:rsidR="001556EF">
              <w:rPr>
                <w:noProof/>
                <w:webHidden/>
              </w:rPr>
              <w:t>41</w:t>
            </w:r>
            <w:r w:rsidR="001556EF">
              <w:rPr>
                <w:noProof/>
                <w:webHidden/>
              </w:rPr>
              <w:fldChar w:fldCharType="end"/>
            </w:r>
          </w:hyperlink>
        </w:p>
        <w:p w14:paraId="0F1B7388"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39" w:history="1">
            <w:r w:rsidR="001556EF" w:rsidRPr="00130CFC">
              <w:rPr>
                <w:rStyle w:val="Hyperlink"/>
                <w:noProof/>
              </w:rPr>
              <w:t>8.2 Use Case Diagram</w:t>
            </w:r>
            <w:r w:rsidR="001556EF">
              <w:rPr>
                <w:noProof/>
                <w:webHidden/>
              </w:rPr>
              <w:tab/>
            </w:r>
            <w:r w:rsidR="001556EF">
              <w:rPr>
                <w:noProof/>
                <w:webHidden/>
              </w:rPr>
              <w:fldChar w:fldCharType="begin"/>
            </w:r>
            <w:r w:rsidR="001556EF">
              <w:rPr>
                <w:noProof/>
                <w:webHidden/>
              </w:rPr>
              <w:instrText xml:space="preserve"> PAGEREF _Toc418840339 \h </w:instrText>
            </w:r>
            <w:r w:rsidR="001556EF">
              <w:rPr>
                <w:noProof/>
                <w:webHidden/>
              </w:rPr>
            </w:r>
            <w:r w:rsidR="001556EF">
              <w:rPr>
                <w:noProof/>
                <w:webHidden/>
              </w:rPr>
              <w:fldChar w:fldCharType="separate"/>
            </w:r>
            <w:r w:rsidR="001556EF">
              <w:rPr>
                <w:noProof/>
                <w:webHidden/>
              </w:rPr>
              <w:t>42</w:t>
            </w:r>
            <w:r w:rsidR="001556EF">
              <w:rPr>
                <w:noProof/>
                <w:webHidden/>
              </w:rPr>
              <w:fldChar w:fldCharType="end"/>
            </w:r>
          </w:hyperlink>
        </w:p>
        <w:p w14:paraId="2B2BD750"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40" w:history="1">
            <w:r w:rsidR="001556EF" w:rsidRPr="00130CFC">
              <w:rPr>
                <w:rStyle w:val="Hyperlink"/>
                <w:noProof/>
              </w:rPr>
              <w:t>8.3. Extended Use Case Narrative</w:t>
            </w:r>
            <w:r w:rsidR="001556EF">
              <w:rPr>
                <w:noProof/>
                <w:webHidden/>
              </w:rPr>
              <w:tab/>
            </w:r>
            <w:r w:rsidR="001556EF">
              <w:rPr>
                <w:noProof/>
                <w:webHidden/>
              </w:rPr>
              <w:fldChar w:fldCharType="begin"/>
            </w:r>
            <w:r w:rsidR="001556EF">
              <w:rPr>
                <w:noProof/>
                <w:webHidden/>
              </w:rPr>
              <w:instrText xml:space="preserve"> PAGEREF _Toc418840340 \h </w:instrText>
            </w:r>
            <w:r w:rsidR="001556EF">
              <w:rPr>
                <w:noProof/>
                <w:webHidden/>
              </w:rPr>
            </w:r>
            <w:r w:rsidR="001556EF">
              <w:rPr>
                <w:noProof/>
                <w:webHidden/>
              </w:rPr>
              <w:fldChar w:fldCharType="separate"/>
            </w:r>
            <w:r w:rsidR="001556EF">
              <w:rPr>
                <w:noProof/>
                <w:webHidden/>
              </w:rPr>
              <w:t>43</w:t>
            </w:r>
            <w:r w:rsidR="001556EF">
              <w:rPr>
                <w:noProof/>
                <w:webHidden/>
              </w:rPr>
              <w:fldChar w:fldCharType="end"/>
            </w:r>
          </w:hyperlink>
        </w:p>
        <w:p w14:paraId="4BEFE6A9"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41" w:history="1">
            <w:r w:rsidR="001556EF" w:rsidRPr="00130CFC">
              <w:rPr>
                <w:rStyle w:val="Hyperlink"/>
                <w:noProof/>
              </w:rPr>
              <w:t>8.3.1 Create New Dynamic Report</w:t>
            </w:r>
            <w:r w:rsidR="001556EF">
              <w:rPr>
                <w:noProof/>
                <w:webHidden/>
              </w:rPr>
              <w:tab/>
            </w:r>
            <w:r w:rsidR="001556EF">
              <w:rPr>
                <w:noProof/>
                <w:webHidden/>
              </w:rPr>
              <w:fldChar w:fldCharType="begin"/>
            </w:r>
            <w:r w:rsidR="001556EF">
              <w:rPr>
                <w:noProof/>
                <w:webHidden/>
              </w:rPr>
              <w:instrText xml:space="preserve"> PAGEREF _Toc418840341 \h </w:instrText>
            </w:r>
            <w:r w:rsidR="001556EF">
              <w:rPr>
                <w:noProof/>
                <w:webHidden/>
              </w:rPr>
            </w:r>
            <w:r w:rsidR="001556EF">
              <w:rPr>
                <w:noProof/>
                <w:webHidden/>
              </w:rPr>
              <w:fldChar w:fldCharType="separate"/>
            </w:r>
            <w:r w:rsidR="001556EF">
              <w:rPr>
                <w:noProof/>
                <w:webHidden/>
              </w:rPr>
              <w:t>43</w:t>
            </w:r>
            <w:r w:rsidR="001556EF">
              <w:rPr>
                <w:noProof/>
                <w:webHidden/>
              </w:rPr>
              <w:fldChar w:fldCharType="end"/>
            </w:r>
          </w:hyperlink>
        </w:p>
        <w:p w14:paraId="4D70CFFD"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42" w:history="1">
            <w:r w:rsidR="001556EF" w:rsidRPr="00130CFC">
              <w:rPr>
                <w:rStyle w:val="Hyperlink"/>
                <w:noProof/>
              </w:rPr>
              <w:t>8.4 Sequence Diagram</w:t>
            </w:r>
            <w:r w:rsidR="001556EF">
              <w:rPr>
                <w:noProof/>
                <w:webHidden/>
              </w:rPr>
              <w:tab/>
            </w:r>
            <w:r w:rsidR="001556EF">
              <w:rPr>
                <w:noProof/>
                <w:webHidden/>
              </w:rPr>
              <w:fldChar w:fldCharType="begin"/>
            </w:r>
            <w:r w:rsidR="001556EF">
              <w:rPr>
                <w:noProof/>
                <w:webHidden/>
              </w:rPr>
              <w:instrText xml:space="preserve"> PAGEREF _Toc418840342 \h </w:instrText>
            </w:r>
            <w:r w:rsidR="001556EF">
              <w:rPr>
                <w:noProof/>
                <w:webHidden/>
              </w:rPr>
            </w:r>
            <w:r w:rsidR="001556EF">
              <w:rPr>
                <w:noProof/>
                <w:webHidden/>
              </w:rPr>
              <w:fldChar w:fldCharType="separate"/>
            </w:r>
            <w:r w:rsidR="001556EF">
              <w:rPr>
                <w:noProof/>
                <w:webHidden/>
              </w:rPr>
              <w:t>45</w:t>
            </w:r>
            <w:r w:rsidR="001556EF">
              <w:rPr>
                <w:noProof/>
                <w:webHidden/>
              </w:rPr>
              <w:fldChar w:fldCharType="end"/>
            </w:r>
          </w:hyperlink>
        </w:p>
        <w:p w14:paraId="7BE7FAA4"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43" w:history="1">
            <w:r w:rsidR="001556EF" w:rsidRPr="00130CFC">
              <w:rPr>
                <w:rStyle w:val="Hyperlink"/>
                <w:noProof/>
              </w:rPr>
              <w:t>8.4.1 Create new dynamic report</w:t>
            </w:r>
            <w:r w:rsidR="001556EF">
              <w:rPr>
                <w:noProof/>
                <w:webHidden/>
              </w:rPr>
              <w:tab/>
            </w:r>
            <w:r w:rsidR="001556EF">
              <w:rPr>
                <w:noProof/>
                <w:webHidden/>
              </w:rPr>
              <w:fldChar w:fldCharType="begin"/>
            </w:r>
            <w:r w:rsidR="001556EF">
              <w:rPr>
                <w:noProof/>
                <w:webHidden/>
              </w:rPr>
              <w:instrText xml:space="preserve"> PAGEREF _Toc418840343 \h </w:instrText>
            </w:r>
            <w:r w:rsidR="001556EF">
              <w:rPr>
                <w:noProof/>
                <w:webHidden/>
              </w:rPr>
            </w:r>
            <w:r w:rsidR="001556EF">
              <w:rPr>
                <w:noProof/>
                <w:webHidden/>
              </w:rPr>
              <w:fldChar w:fldCharType="separate"/>
            </w:r>
            <w:r w:rsidR="001556EF">
              <w:rPr>
                <w:noProof/>
                <w:webHidden/>
              </w:rPr>
              <w:t>45</w:t>
            </w:r>
            <w:r w:rsidR="001556EF">
              <w:rPr>
                <w:noProof/>
                <w:webHidden/>
              </w:rPr>
              <w:fldChar w:fldCharType="end"/>
            </w:r>
          </w:hyperlink>
        </w:p>
        <w:p w14:paraId="0D876EB3"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44" w:history="1">
            <w:r w:rsidR="001556EF" w:rsidRPr="00130CFC">
              <w:rPr>
                <w:rStyle w:val="Hyperlink"/>
                <w:noProof/>
              </w:rPr>
              <w:t>8.5 State Machine Diagram</w:t>
            </w:r>
            <w:r w:rsidR="001556EF">
              <w:rPr>
                <w:noProof/>
                <w:webHidden/>
              </w:rPr>
              <w:tab/>
            </w:r>
            <w:r w:rsidR="001556EF">
              <w:rPr>
                <w:noProof/>
                <w:webHidden/>
              </w:rPr>
              <w:fldChar w:fldCharType="begin"/>
            </w:r>
            <w:r w:rsidR="001556EF">
              <w:rPr>
                <w:noProof/>
                <w:webHidden/>
              </w:rPr>
              <w:instrText xml:space="preserve"> PAGEREF _Toc418840344 \h </w:instrText>
            </w:r>
            <w:r w:rsidR="001556EF">
              <w:rPr>
                <w:noProof/>
                <w:webHidden/>
              </w:rPr>
            </w:r>
            <w:r w:rsidR="001556EF">
              <w:rPr>
                <w:noProof/>
                <w:webHidden/>
              </w:rPr>
              <w:fldChar w:fldCharType="separate"/>
            </w:r>
            <w:r w:rsidR="001556EF">
              <w:rPr>
                <w:noProof/>
                <w:webHidden/>
              </w:rPr>
              <w:t>46</w:t>
            </w:r>
            <w:r w:rsidR="001556EF">
              <w:rPr>
                <w:noProof/>
                <w:webHidden/>
              </w:rPr>
              <w:fldChar w:fldCharType="end"/>
            </w:r>
          </w:hyperlink>
        </w:p>
        <w:p w14:paraId="1FAE8C17"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45" w:history="1">
            <w:r w:rsidR="001556EF" w:rsidRPr="00130CFC">
              <w:rPr>
                <w:rStyle w:val="Hyperlink"/>
                <w:noProof/>
              </w:rPr>
              <w:t>9. Class Diagram</w:t>
            </w:r>
            <w:r w:rsidR="001556EF">
              <w:rPr>
                <w:noProof/>
                <w:webHidden/>
              </w:rPr>
              <w:tab/>
            </w:r>
            <w:r w:rsidR="001556EF">
              <w:rPr>
                <w:noProof/>
                <w:webHidden/>
              </w:rPr>
              <w:fldChar w:fldCharType="begin"/>
            </w:r>
            <w:r w:rsidR="001556EF">
              <w:rPr>
                <w:noProof/>
                <w:webHidden/>
              </w:rPr>
              <w:instrText xml:space="preserve"> PAGEREF _Toc418840345 \h </w:instrText>
            </w:r>
            <w:r w:rsidR="001556EF">
              <w:rPr>
                <w:noProof/>
                <w:webHidden/>
              </w:rPr>
            </w:r>
            <w:r w:rsidR="001556EF">
              <w:rPr>
                <w:noProof/>
                <w:webHidden/>
              </w:rPr>
              <w:fldChar w:fldCharType="separate"/>
            </w:r>
            <w:r w:rsidR="001556EF">
              <w:rPr>
                <w:noProof/>
                <w:webHidden/>
              </w:rPr>
              <w:t>47</w:t>
            </w:r>
            <w:r w:rsidR="001556EF">
              <w:rPr>
                <w:noProof/>
                <w:webHidden/>
              </w:rPr>
              <w:fldChar w:fldCharType="end"/>
            </w:r>
          </w:hyperlink>
        </w:p>
        <w:p w14:paraId="064117A4"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46" w:history="1">
            <w:r w:rsidR="001556EF" w:rsidRPr="00130CFC">
              <w:rPr>
                <w:rStyle w:val="Hyperlink"/>
                <w:noProof/>
              </w:rPr>
              <w:t>10. Use Case Point Estimate</w:t>
            </w:r>
            <w:r w:rsidR="001556EF">
              <w:rPr>
                <w:noProof/>
                <w:webHidden/>
              </w:rPr>
              <w:tab/>
            </w:r>
            <w:r w:rsidR="001556EF">
              <w:rPr>
                <w:noProof/>
                <w:webHidden/>
              </w:rPr>
              <w:fldChar w:fldCharType="begin"/>
            </w:r>
            <w:r w:rsidR="001556EF">
              <w:rPr>
                <w:noProof/>
                <w:webHidden/>
              </w:rPr>
              <w:instrText xml:space="preserve"> PAGEREF _Toc418840346 \h </w:instrText>
            </w:r>
            <w:r w:rsidR="001556EF">
              <w:rPr>
                <w:noProof/>
                <w:webHidden/>
              </w:rPr>
            </w:r>
            <w:r w:rsidR="001556EF">
              <w:rPr>
                <w:noProof/>
                <w:webHidden/>
              </w:rPr>
              <w:fldChar w:fldCharType="separate"/>
            </w:r>
            <w:r w:rsidR="001556EF">
              <w:rPr>
                <w:noProof/>
                <w:webHidden/>
              </w:rPr>
              <w:t>48</w:t>
            </w:r>
            <w:r w:rsidR="001556EF">
              <w:rPr>
                <w:noProof/>
                <w:webHidden/>
              </w:rPr>
              <w:fldChar w:fldCharType="end"/>
            </w:r>
          </w:hyperlink>
        </w:p>
        <w:p w14:paraId="0A34946C"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47" w:history="1">
            <w:r w:rsidR="001556EF" w:rsidRPr="00130CFC">
              <w:rPr>
                <w:rStyle w:val="Hyperlink"/>
                <w:noProof/>
              </w:rPr>
              <w:t>10.1 Unadjusted Actor Weighting (UAW)</w:t>
            </w:r>
            <w:r w:rsidR="001556EF">
              <w:rPr>
                <w:noProof/>
                <w:webHidden/>
              </w:rPr>
              <w:tab/>
            </w:r>
            <w:r w:rsidR="001556EF">
              <w:rPr>
                <w:noProof/>
                <w:webHidden/>
              </w:rPr>
              <w:fldChar w:fldCharType="begin"/>
            </w:r>
            <w:r w:rsidR="001556EF">
              <w:rPr>
                <w:noProof/>
                <w:webHidden/>
              </w:rPr>
              <w:instrText xml:space="preserve"> PAGEREF _Toc418840347 \h </w:instrText>
            </w:r>
            <w:r w:rsidR="001556EF">
              <w:rPr>
                <w:noProof/>
                <w:webHidden/>
              </w:rPr>
            </w:r>
            <w:r w:rsidR="001556EF">
              <w:rPr>
                <w:noProof/>
                <w:webHidden/>
              </w:rPr>
              <w:fldChar w:fldCharType="separate"/>
            </w:r>
            <w:r w:rsidR="001556EF">
              <w:rPr>
                <w:noProof/>
                <w:webHidden/>
              </w:rPr>
              <w:t>48</w:t>
            </w:r>
            <w:r w:rsidR="001556EF">
              <w:rPr>
                <w:noProof/>
                <w:webHidden/>
              </w:rPr>
              <w:fldChar w:fldCharType="end"/>
            </w:r>
          </w:hyperlink>
        </w:p>
        <w:p w14:paraId="1E2E9C4C"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48" w:history="1">
            <w:r w:rsidR="001556EF" w:rsidRPr="00130CFC">
              <w:rPr>
                <w:rStyle w:val="Hyperlink"/>
                <w:noProof/>
              </w:rPr>
              <w:t>10.2 Unadjusted Use Case Weighting (UUCW)</w:t>
            </w:r>
            <w:r w:rsidR="001556EF">
              <w:rPr>
                <w:noProof/>
                <w:webHidden/>
              </w:rPr>
              <w:tab/>
            </w:r>
            <w:r w:rsidR="001556EF">
              <w:rPr>
                <w:noProof/>
                <w:webHidden/>
              </w:rPr>
              <w:fldChar w:fldCharType="begin"/>
            </w:r>
            <w:r w:rsidR="001556EF">
              <w:rPr>
                <w:noProof/>
                <w:webHidden/>
              </w:rPr>
              <w:instrText xml:space="preserve"> PAGEREF _Toc418840348 \h </w:instrText>
            </w:r>
            <w:r w:rsidR="001556EF">
              <w:rPr>
                <w:noProof/>
                <w:webHidden/>
              </w:rPr>
            </w:r>
            <w:r w:rsidR="001556EF">
              <w:rPr>
                <w:noProof/>
                <w:webHidden/>
              </w:rPr>
              <w:fldChar w:fldCharType="separate"/>
            </w:r>
            <w:r w:rsidR="001556EF">
              <w:rPr>
                <w:noProof/>
                <w:webHidden/>
              </w:rPr>
              <w:t>49</w:t>
            </w:r>
            <w:r w:rsidR="001556EF">
              <w:rPr>
                <w:noProof/>
                <w:webHidden/>
              </w:rPr>
              <w:fldChar w:fldCharType="end"/>
            </w:r>
          </w:hyperlink>
        </w:p>
        <w:p w14:paraId="7D2ED7C3"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49" w:history="1">
            <w:r w:rsidR="001556EF" w:rsidRPr="00130CFC">
              <w:rPr>
                <w:rStyle w:val="Hyperlink"/>
                <w:noProof/>
              </w:rPr>
              <w:t>10.3 Technical Complexity Factors</w:t>
            </w:r>
            <w:r w:rsidR="001556EF">
              <w:rPr>
                <w:noProof/>
                <w:webHidden/>
              </w:rPr>
              <w:tab/>
            </w:r>
            <w:r w:rsidR="001556EF">
              <w:rPr>
                <w:noProof/>
                <w:webHidden/>
              </w:rPr>
              <w:fldChar w:fldCharType="begin"/>
            </w:r>
            <w:r w:rsidR="001556EF">
              <w:rPr>
                <w:noProof/>
                <w:webHidden/>
              </w:rPr>
              <w:instrText xml:space="preserve"> PAGEREF _Toc418840349 \h </w:instrText>
            </w:r>
            <w:r w:rsidR="001556EF">
              <w:rPr>
                <w:noProof/>
                <w:webHidden/>
              </w:rPr>
            </w:r>
            <w:r w:rsidR="001556EF">
              <w:rPr>
                <w:noProof/>
                <w:webHidden/>
              </w:rPr>
              <w:fldChar w:fldCharType="separate"/>
            </w:r>
            <w:r w:rsidR="001556EF">
              <w:rPr>
                <w:noProof/>
                <w:webHidden/>
              </w:rPr>
              <w:t>50</w:t>
            </w:r>
            <w:r w:rsidR="001556EF">
              <w:rPr>
                <w:noProof/>
                <w:webHidden/>
              </w:rPr>
              <w:fldChar w:fldCharType="end"/>
            </w:r>
          </w:hyperlink>
        </w:p>
        <w:p w14:paraId="091850F9"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50" w:history="1">
            <w:r w:rsidR="001556EF" w:rsidRPr="00130CFC">
              <w:rPr>
                <w:rStyle w:val="Hyperlink"/>
                <w:noProof/>
              </w:rPr>
              <w:t>10.4 Environmental Complexity Factors</w:t>
            </w:r>
            <w:r w:rsidR="001556EF">
              <w:rPr>
                <w:noProof/>
                <w:webHidden/>
              </w:rPr>
              <w:tab/>
            </w:r>
            <w:r w:rsidR="001556EF">
              <w:rPr>
                <w:noProof/>
                <w:webHidden/>
              </w:rPr>
              <w:fldChar w:fldCharType="begin"/>
            </w:r>
            <w:r w:rsidR="001556EF">
              <w:rPr>
                <w:noProof/>
                <w:webHidden/>
              </w:rPr>
              <w:instrText xml:space="preserve"> PAGEREF _Toc418840350 \h </w:instrText>
            </w:r>
            <w:r w:rsidR="001556EF">
              <w:rPr>
                <w:noProof/>
                <w:webHidden/>
              </w:rPr>
            </w:r>
            <w:r w:rsidR="001556EF">
              <w:rPr>
                <w:noProof/>
                <w:webHidden/>
              </w:rPr>
              <w:fldChar w:fldCharType="separate"/>
            </w:r>
            <w:r w:rsidR="001556EF">
              <w:rPr>
                <w:noProof/>
                <w:webHidden/>
              </w:rPr>
              <w:t>52</w:t>
            </w:r>
            <w:r w:rsidR="001556EF">
              <w:rPr>
                <w:noProof/>
                <w:webHidden/>
              </w:rPr>
              <w:fldChar w:fldCharType="end"/>
            </w:r>
          </w:hyperlink>
        </w:p>
        <w:p w14:paraId="04E72120"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51" w:history="1">
            <w:r w:rsidR="001556EF" w:rsidRPr="00130CFC">
              <w:rPr>
                <w:rStyle w:val="Hyperlink"/>
                <w:noProof/>
              </w:rPr>
              <w:t>10.5 Person Hours Multiplier</w:t>
            </w:r>
            <w:r w:rsidR="001556EF">
              <w:rPr>
                <w:noProof/>
                <w:webHidden/>
              </w:rPr>
              <w:tab/>
            </w:r>
            <w:r w:rsidR="001556EF">
              <w:rPr>
                <w:noProof/>
                <w:webHidden/>
              </w:rPr>
              <w:fldChar w:fldCharType="begin"/>
            </w:r>
            <w:r w:rsidR="001556EF">
              <w:rPr>
                <w:noProof/>
                <w:webHidden/>
              </w:rPr>
              <w:instrText xml:space="preserve"> PAGEREF _Toc418840351 \h </w:instrText>
            </w:r>
            <w:r w:rsidR="001556EF">
              <w:rPr>
                <w:noProof/>
                <w:webHidden/>
              </w:rPr>
            </w:r>
            <w:r w:rsidR="001556EF">
              <w:rPr>
                <w:noProof/>
                <w:webHidden/>
              </w:rPr>
              <w:fldChar w:fldCharType="separate"/>
            </w:r>
            <w:r w:rsidR="001556EF">
              <w:rPr>
                <w:noProof/>
                <w:webHidden/>
              </w:rPr>
              <w:t>54</w:t>
            </w:r>
            <w:r w:rsidR="001556EF">
              <w:rPr>
                <w:noProof/>
                <w:webHidden/>
              </w:rPr>
              <w:fldChar w:fldCharType="end"/>
            </w:r>
          </w:hyperlink>
        </w:p>
        <w:p w14:paraId="31EE72BC"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52" w:history="1">
            <w:r w:rsidR="001556EF" w:rsidRPr="00130CFC">
              <w:rPr>
                <w:rStyle w:val="Hyperlink"/>
                <w:noProof/>
              </w:rPr>
              <w:t>10.5.1Preliminary Calculations</w:t>
            </w:r>
            <w:r w:rsidR="001556EF">
              <w:rPr>
                <w:noProof/>
                <w:webHidden/>
              </w:rPr>
              <w:tab/>
            </w:r>
            <w:r w:rsidR="001556EF">
              <w:rPr>
                <w:noProof/>
                <w:webHidden/>
              </w:rPr>
              <w:fldChar w:fldCharType="begin"/>
            </w:r>
            <w:r w:rsidR="001556EF">
              <w:rPr>
                <w:noProof/>
                <w:webHidden/>
              </w:rPr>
              <w:instrText xml:space="preserve"> PAGEREF _Toc418840352 \h </w:instrText>
            </w:r>
            <w:r w:rsidR="001556EF">
              <w:rPr>
                <w:noProof/>
                <w:webHidden/>
              </w:rPr>
            </w:r>
            <w:r w:rsidR="001556EF">
              <w:rPr>
                <w:noProof/>
                <w:webHidden/>
              </w:rPr>
              <w:fldChar w:fldCharType="separate"/>
            </w:r>
            <w:r w:rsidR="001556EF">
              <w:rPr>
                <w:noProof/>
                <w:webHidden/>
              </w:rPr>
              <w:t>54</w:t>
            </w:r>
            <w:r w:rsidR="001556EF">
              <w:rPr>
                <w:noProof/>
                <w:webHidden/>
              </w:rPr>
              <w:fldChar w:fldCharType="end"/>
            </w:r>
          </w:hyperlink>
        </w:p>
        <w:p w14:paraId="23B47349"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53" w:history="1">
            <w:r w:rsidR="001556EF" w:rsidRPr="00130CFC">
              <w:rPr>
                <w:rStyle w:val="Hyperlink"/>
                <w:noProof/>
              </w:rPr>
              <w:t>10.5.2 Person Hours Calculations</w:t>
            </w:r>
            <w:r w:rsidR="001556EF">
              <w:rPr>
                <w:noProof/>
                <w:webHidden/>
              </w:rPr>
              <w:tab/>
            </w:r>
            <w:r w:rsidR="001556EF">
              <w:rPr>
                <w:noProof/>
                <w:webHidden/>
              </w:rPr>
              <w:fldChar w:fldCharType="begin"/>
            </w:r>
            <w:r w:rsidR="001556EF">
              <w:rPr>
                <w:noProof/>
                <w:webHidden/>
              </w:rPr>
              <w:instrText xml:space="preserve"> PAGEREF _Toc418840353 \h </w:instrText>
            </w:r>
            <w:r w:rsidR="001556EF">
              <w:rPr>
                <w:noProof/>
                <w:webHidden/>
              </w:rPr>
            </w:r>
            <w:r w:rsidR="001556EF">
              <w:rPr>
                <w:noProof/>
                <w:webHidden/>
              </w:rPr>
              <w:fldChar w:fldCharType="separate"/>
            </w:r>
            <w:r w:rsidR="001556EF">
              <w:rPr>
                <w:noProof/>
                <w:webHidden/>
              </w:rPr>
              <w:t>55</w:t>
            </w:r>
            <w:r w:rsidR="001556EF">
              <w:rPr>
                <w:noProof/>
                <w:webHidden/>
              </w:rPr>
              <w:fldChar w:fldCharType="end"/>
            </w:r>
          </w:hyperlink>
        </w:p>
        <w:p w14:paraId="5CB77AF4"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54" w:history="1">
            <w:r w:rsidR="001556EF" w:rsidRPr="00130CFC">
              <w:rPr>
                <w:rStyle w:val="Hyperlink"/>
                <w:noProof/>
              </w:rPr>
              <w:t>11. Effort Estimate in Person Days</w:t>
            </w:r>
            <w:r w:rsidR="001556EF">
              <w:rPr>
                <w:noProof/>
                <w:webHidden/>
              </w:rPr>
              <w:tab/>
            </w:r>
            <w:r w:rsidR="001556EF">
              <w:rPr>
                <w:noProof/>
                <w:webHidden/>
              </w:rPr>
              <w:fldChar w:fldCharType="begin"/>
            </w:r>
            <w:r w:rsidR="001556EF">
              <w:rPr>
                <w:noProof/>
                <w:webHidden/>
              </w:rPr>
              <w:instrText xml:space="preserve"> PAGEREF _Toc418840354 \h </w:instrText>
            </w:r>
            <w:r w:rsidR="001556EF">
              <w:rPr>
                <w:noProof/>
                <w:webHidden/>
              </w:rPr>
            </w:r>
            <w:r w:rsidR="001556EF">
              <w:rPr>
                <w:noProof/>
                <w:webHidden/>
              </w:rPr>
              <w:fldChar w:fldCharType="separate"/>
            </w:r>
            <w:r w:rsidR="001556EF">
              <w:rPr>
                <w:noProof/>
                <w:webHidden/>
              </w:rPr>
              <w:t>56</w:t>
            </w:r>
            <w:r w:rsidR="001556EF">
              <w:rPr>
                <w:noProof/>
                <w:webHidden/>
              </w:rPr>
              <w:fldChar w:fldCharType="end"/>
            </w:r>
          </w:hyperlink>
        </w:p>
        <w:p w14:paraId="05F4CEC4"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55" w:history="1">
            <w:r w:rsidR="001556EF" w:rsidRPr="00130CFC">
              <w:rPr>
                <w:rStyle w:val="Hyperlink"/>
                <w:noProof/>
              </w:rPr>
              <w:t>12. Windows Navigation Diagram</w:t>
            </w:r>
            <w:r w:rsidR="001556EF">
              <w:rPr>
                <w:noProof/>
                <w:webHidden/>
              </w:rPr>
              <w:tab/>
            </w:r>
            <w:r w:rsidR="001556EF">
              <w:rPr>
                <w:noProof/>
                <w:webHidden/>
              </w:rPr>
              <w:fldChar w:fldCharType="begin"/>
            </w:r>
            <w:r w:rsidR="001556EF">
              <w:rPr>
                <w:noProof/>
                <w:webHidden/>
              </w:rPr>
              <w:instrText xml:space="preserve"> PAGEREF _Toc418840355 \h </w:instrText>
            </w:r>
            <w:r w:rsidR="001556EF">
              <w:rPr>
                <w:noProof/>
                <w:webHidden/>
              </w:rPr>
            </w:r>
            <w:r w:rsidR="001556EF">
              <w:rPr>
                <w:noProof/>
                <w:webHidden/>
              </w:rPr>
              <w:fldChar w:fldCharType="separate"/>
            </w:r>
            <w:r w:rsidR="001556EF">
              <w:rPr>
                <w:noProof/>
                <w:webHidden/>
              </w:rPr>
              <w:t>59</w:t>
            </w:r>
            <w:r w:rsidR="001556EF">
              <w:rPr>
                <w:noProof/>
                <w:webHidden/>
              </w:rPr>
              <w:fldChar w:fldCharType="end"/>
            </w:r>
          </w:hyperlink>
        </w:p>
        <w:p w14:paraId="1BACECCD"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56" w:history="1">
            <w:r w:rsidR="001556EF" w:rsidRPr="00130CFC">
              <w:rPr>
                <w:rStyle w:val="Hyperlink"/>
                <w:noProof/>
              </w:rPr>
              <w:t>13. Project Budget (Time)</w:t>
            </w:r>
            <w:r w:rsidR="001556EF">
              <w:rPr>
                <w:noProof/>
                <w:webHidden/>
              </w:rPr>
              <w:tab/>
            </w:r>
            <w:r w:rsidR="001556EF">
              <w:rPr>
                <w:noProof/>
                <w:webHidden/>
              </w:rPr>
              <w:fldChar w:fldCharType="begin"/>
            </w:r>
            <w:r w:rsidR="001556EF">
              <w:rPr>
                <w:noProof/>
                <w:webHidden/>
              </w:rPr>
              <w:instrText xml:space="preserve"> PAGEREF _Toc418840356 \h </w:instrText>
            </w:r>
            <w:r w:rsidR="001556EF">
              <w:rPr>
                <w:noProof/>
                <w:webHidden/>
              </w:rPr>
            </w:r>
            <w:r w:rsidR="001556EF">
              <w:rPr>
                <w:noProof/>
                <w:webHidden/>
              </w:rPr>
              <w:fldChar w:fldCharType="separate"/>
            </w:r>
            <w:r w:rsidR="001556EF">
              <w:rPr>
                <w:noProof/>
                <w:webHidden/>
              </w:rPr>
              <w:t>60</w:t>
            </w:r>
            <w:r w:rsidR="001556EF">
              <w:rPr>
                <w:noProof/>
                <w:webHidden/>
              </w:rPr>
              <w:fldChar w:fldCharType="end"/>
            </w:r>
          </w:hyperlink>
        </w:p>
        <w:p w14:paraId="540545C5"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57" w:history="1">
            <w:r w:rsidR="001556EF" w:rsidRPr="00130CFC">
              <w:rPr>
                <w:rStyle w:val="Hyperlink"/>
                <w:noProof/>
              </w:rPr>
              <w:t>14. Risk Assessment</w:t>
            </w:r>
            <w:r w:rsidR="001556EF">
              <w:rPr>
                <w:noProof/>
                <w:webHidden/>
              </w:rPr>
              <w:tab/>
            </w:r>
            <w:r w:rsidR="001556EF">
              <w:rPr>
                <w:noProof/>
                <w:webHidden/>
              </w:rPr>
              <w:fldChar w:fldCharType="begin"/>
            </w:r>
            <w:r w:rsidR="001556EF">
              <w:rPr>
                <w:noProof/>
                <w:webHidden/>
              </w:rPr>
              <w:instrText xml:space="preserve"> PAGEREF _Toc418840357 \h </w:instrText>
            </w:r>
            <w:r w:rsidR="001556EF">
              <w:rPr>
                <w:noProof/>
                <w:webHidden/>
              </w:rPr>
            </w:r>
            <w:r w:rsidR="001556EF">
              <w:rPr>
                <w:noProof/>
                <w:webHidden/>
              </w:rPr>
              <w:fldChar w:fldCharType="separate"/>
            </w:r>
            <w:r w:rsidR="001556EF">
              <w:rPr>
                <w:noProof/>
                <w:webHidden/>
              </w:rPr>
              <w:t>62</w:t>
            </w:r>
            <w:r w:rsidR="001556EF">
              <w:rPr>
                <w:noProof/>
                <w:webHidden/>
              </w:rPr>
              <w:fldChar w:fldCharType="end"/>
            </w:r>
          </w:hyperlink>
        </w:p>
        <w:p w14:paraId="6952737A"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58" w:history="1">
            <w:r w:rsidR="001556EF" w:rsidRPr="00130CFC">
              <w:rPr>
                <w:rStyle w:val="Hyperlink"/>
                <w:noProof/>
              </w:rPr>
              <w:t>14.1 High risks:</w:t>
            </w:r>
            <w:r w:rsidR="001556EF">
              <w:rPr>
                <w:noProof/>
                <w:webHidden/>
              </w:rPr>
              <w:tab/>
            </w:r>
            <w:r w:rsidR="001556EF">
              <w:rPr>
                <w:noProof/>
                <w:webHidden/>
              </w:rPr>
              <w:fldChar w:fldCharType="begin"/>
            </w:r>
            <w:r w:rsidR="001556EF">
              <w:rPr>
                <w:noProof/>
                <w:webHidden/>
              </w:rPr>
              <w:instrText xml:space="preserve"> PAGEREF _Toc418840358 \h </w:instrText>
            </w:r>
            <w:r w:rsidR="001556EF">
              <w:rPr>
                <w:noProof/>
                <w:webHidden/>
              </w:rPr>
            </w:r>
            <w:r w:rsidR="001556EF">
              <w:rPr>
                <w:noProof/>
                <w:webHidden/>
              </w:rPr>
              <w:fldChar w:fldCharType="separate"/>
            </w:r>
            <w:r w:rsidR="001556EF">
              <w:rPr>
                <w:noProof/>
                <w:webHidden/>
              </w:rPr>
              <w:t>62</w:t>
            </w:r>
            <w:r w:rsidR="001556EF">
              <w:rPr>
                <w:noProof/>
                <w:webHidden/>
              </w:rPr>
              <w:fldChar w:fldCharType="end"/>
            </w:r>
          </w:hyperlink>
        </w:p>
        <w:p w14:paraId="1B24F227"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59" w:history="1">
            <w:r w:rsidR="001556EF" w:rsidRPr="00130CFC">
              <w:rPr>
                <w:rStyle w:val="Hyperlink"/>
                <w:noProof/>
              </w:rPr>
              <w:t>14.1.1 People Risks</w:t>
            </w:r>
            <w:r w:rsidR="001556EF">
              <w:rPr>
                <w:noProof/>
                <w:webHidden/>
              </w:rPr>
              <w:tab/>
            </w:r>
            <w:r w:rsidR="001556EF">
              <w:rPr>
                <w:noProof/>
                <w:webHidden/>
              </w:rPr>
              <w:fldChar w:fldCharType="begin"/>
            </w:r>
            <w:r w:rsidR="001556EF">
              <w:rPr>
                <w:noProof/>
                <w:webHidden/>
              </w:rPr>
              <w:instrText xml:space="preserve"> PAGEREF _Toc418840359 \h </w:instrText>
            </w:r>
            <w:r w:rsidR="001556EF">
              <w:rPr>
                <w:noProof/>
                <w:webHidden/>
              </w:rPr>
            </w:r>
            <w:r w:rsidR="001556EF">
              <w:rPr>
                <w:noProof/>
                <w:webHidden/>
              </w:rPr>
              <w:fldChar w:fldCharType="separate"/>
            </w:r>
            <w:r w:rsidR="001556EF">
              <w:rPr>
                <w:noProof/>
                <w:webHidden/>
              </w:rPr>
              <w:t>62</w:t>
            </w:r>
            <w:r w:rsidR="001556EF">
              <w:rPr>
                <w:noProof/>
                <w:webHidden/>
              </w:rPr>
              <w:fldChar w:fldCharType="end"/>
            </w:r>
          </w:hyperlink>
        </w:p>
        <w:p w14:paraId="736A8C0B"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60" w:history="1">
            <w:r w:rsidR="001556EF" w:rsidRPr="00130CFC">
              <w:rPr>
                <w:rStyle w:val="Hyperlink"/>
                <w:noProof/>
              </w:rPr>
              <w:t>14.2 Medium risks:</w:t>
            </w:r>
            <w:r w:rsidR="001556EF">
              <w:rPr>
                <w:noProof/>
                <w:webHidden/>
              </w:rPr>
              <w:tab/>
            </w:r>
            <w:r w:rsidR="001556EF">
              <w:rPr>
                <w:noProof/>
                <w:webHidden/>
              </w:rPr>
              <w:fldChar w:fldCharType="begin"/>
            </w:r>
            <w:r w:rsidR="001556EF">
              <w:rPr>
                <w:noProof/>
                <w:webHidden/>
              </w:rPr>
              <w:instrText xml:space="preserve"> PAGEREF _Toc418840360 \h </w:instrText>
            </w:r>
            <w:r w:rsidR="001556EF">
              <w:rPr>
                <w:noProof/>
                <w:webHidden/>
              </w:rPr>
            </w:r>
            <w:r w:rsidR="001556EF">
              <w:rPr>
                <w:noProof/>
                <w:webHidden/>
              </w:rPr>
              <w:fldChar w:fldCharType="separate"/>
            </w:r>
            <w:r w:rsidR="001556EF">
              <w:rPr>
                <w:noProof/>
                <w:webHidden/>
              </w:rPr>
              <w:t>62</w:t>
            </w:r>
            <w:r w:rsidR="001556EF">
              <w:rPr>
                <w:noProof/>
                <w:webHidden/>
              </w:rPr>
              <w:fldChar w:fldCharType="end"/>
            </w:r>
          </w:hyperlink>
        </w:p>
        <w:p w14:paraId="598B85F2"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61" w:history="1">
            <w:r w:rsidR="001556EF" w:rsidRPr="00130CFC">
              <w:rPr>
                <w:rStyle w:val="Hyperlink"/>
                <w:noProof/>
              </w:rPr>
              <w:t>14.2.1 People Risks</w:t>
            </w:r>
            <w:r w:rsidR="001556EF">
              <w:rPr>
                <w:noProof/>
                <w:webHidden/>
              </w:rPr>
              <w:tab/>
            </w:r>
            <w:r w:rsidR="001556EF">
              <w:rPr>
                <w:noProof/>
                <w:webHidden/>
              </w:rPr>
              <w:fldChar w:fldCharType="begin"/>
            </w:r>
            <w:r w:rsidR="001556EF">
              <w:rPr>
                <w:noProof/>
                <w:webHidden/>
              </w:rPr>
              <w:instrText xml:space="preserve"> PAGEREF _Toc418840361 \h </w:instrText>
            </w:r>
            <w:r w:rsidR="001556EF">
              <w:rPr>
                <w:noProof/>
                <w:webHidden/>
              </w:rPr>
            </w:r>
            <w:r w:rsidR="001556EF">
              <w:rPr>
                <w:noProof/>
                <w:webHidden/>
              </w:rPr>
              <w:fldChar w:fldCharType="separate"/>
            </w:r>
            <w:r w:rsidR="001556EF">
              <w:rPr>
                <w:noProof/>
                <w:webHidden/>
              </w:rPr>
              <w:t>62</w:t>
            </w:r>
            <w:r w:rsidR="001556EF">
              <w:rPr>
                <w:noProof/>
                <w:webHidden/>
              </w:rPr>
              <w:fldChar w:fldCharType="end"/>
            </w:r>
          </w:hyperlink>
        </w:p>
        <w:p w14:paraId="589E69CF"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62" w:history="1">
            <w:r w:rsidR="001556EF" w:rsidRPr="00130CFC">
              <w:rPr>
                <w:rStyle w:val="Hyperlink"/>
                <w:noProof/>
              </w:rPr>
              <w:t>14.2.2 System Risks</w:t>
            </w:r>
            <w:r w:rsidR="001556EF">
              <w:rPr>
                <w:noProof/>
                <w:webHidden/>
              </w:rPr>
              <w:tab/>
            </w:r>
            <w:r w:rsidR="001556EF">
              <w:rPr>
                <w:noProof/>
                <w:webHidden/>
              </w:rPr>
              <w:fldChar w:fldCharType="begin"/>
            </w:r>
            <w:r w:rsidR="001556EF">
              <w:rPr>
                <w:noProof/>
                <w:webHidden/>
              </w:rPr>
              <w:instrText xml:space="preserve"> PAGEREF _Toc418840362 \h </w:instrText>
            </w:r>
            <w:r w:rsidR="001556EF">
              <w:rPr>
                <w:noProof/>
                <w:webHidden/>
              </w:rPr>
            </w:r>
            <w:r w:rsidR="001556EF">
              <w:rPr>
                <w:noProof/>
                <w:webHidden/>
              </w:rPr>
              <w:fldChar w:fldCharType="separate"/>
            </w:r>
            <w:r w:rsidR="001556EF">
              <w:rPr>
                <w:noProof/>
                <w:webHidden/>
              </w:rPr>
              <w:t>65</w:t>
            </w:r>
            <w:r w:rsidR="001556EF">
              <w:rPr>
                <w:noProof/>
                <w:webHidden/>
              </w:rPr>
              <w:fldChar w:fldCharType="end"/>
            </w:r>
          </w:hyperlink>
        </w:p>
        <w:p w14:paraId="504DFC52"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63" w:history="1">
            <w:r w:rsidR="001556EF" w:rsidRPr="00130CFC">
              <w:rPr>
                <w:rStyle w:val="Hyperlink"/>
                <w:noProof/>
              </w:rPr>
              <w:t>14.2.3 Technology Risks</w:t>
            </w:r>
            <w:r w:rsidR="001556EF">
              <w:rPr>
                <w:noProof/>
                <w:webHidden/>
              </w:rPr>
              <w:tab/>
            </w:r>
            <w:r w:rsidR="001556EF">
              <w:rPr>
                <w:noProof/>
                <w:webHidden/>
              </w:rPr>
              <w:fldChar w:fldCharType="begin"/>
            </w:r>
            <w:r w:rsidR="001556EF">
              <w:rPr>
                <w:noProof/>
                <w:webHidden/>
              </w:rPr>
              <w:instrText xml:space="preserve"> PAGEREF _Toc418840363 \h </w:instrText>
            </w:r>
            <w:r w:rsidR="001556EF">
              <w:rPr>
                <w:noProof/>
                <w:webHidden/>
              </w:rPr>
            </w:r>
            <w:r w:rsidR="001556EF">
              <w:rPr>
                <w:noProof/>
                <w:webHidden/>
              </w:rPr>
              <w:fldChar w:fldCharType="separate"/>
            </w:r>
            <w:r w:rsidR="001556EF">
              <w:rPr>
                <w:noProof/>
                <w:webHidden/>
              </w:rPr>
              <w:t>66</w:t>
            </w:r>
            <w:r w:rsidR="001556EF">
              <w:rPr>
                <w:noProof/>
                <w:webHidden/>
              </w:rPr>
              <w:fldChar w:fldCharType="end"/>
            </w:r>
          </w:hyperlink>
        </w:p>
        <w:p w14:paraId="5AD5B2A0"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64" w:history="1">
            <w:r w:rsidR="001556EF" w:rsidRPr="00130CFC">
              <w:rPr>
                <w:rStyle w:val="Hyperlink"/>
                <w:noProof/>
              </w:rPr>
              <w:t>14.3 Low risks</w:t>
            </w:r>
            <w:r w:rsidR="001556EF">
              <w:rPr>
                <w:noProof/>
                <w:webHidden/>
              </w:rPr>
              <w:tab/>
            </w:r>
            <w:r w:rsidR="001556EF">
              <w:rPr>
                <w:noProof/>
                <w:webHidden/>
              </w:rPr>
              <w:fldChar w:fldCharType="begin"/>
            </w:r>
            <w:r w:rsidR="001556EF">
              <w:rPr>
                <w:noProof/>
                <w:webHidden/>
              </w:rPr>
              <w:instrText xml:space="preserve"> PAGEREF _Toc418840364 \h </w:instrText>
            </w:r>
            <w:r w:rsidR="001556EF">
              <w:rPr>
                <w:noProof/>
                <w:webHidden/>
              </w:rPr>
            </w:r>
            <w:r w:rsidR="001556EF">
              <w:rPr>
                <w:noProof/>
                <w:webHidden/>
              </w:rPr>
              <w:fldChar w:fldCharType="separate"/>
            </w:r>
            <w:r w:rsidR="001556EF">
              <w:rPr>
                <w:noProof/>
                <w:webHidden/>
              </w:rPr>
              <w:t>67</w:t>
            </w:r>
            <w:r w:rsidR="001556EF">
              <w:rPr>
                <w:noProof/>
                <w:webHidden/>
              </w:rPr>
              <w:fldChar w:fldCharType="end"/>
            </w:r>
          </w:hyperlink>
        </w:p>
        <w:p w14:paraId="53327FFC"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65" w:history="1">
            <w:r w:rsidR="001556EF" w:rsidRPr="00130CFC">
              <w:rPr>
                <w:rStyle w:val="Hyperlink"/>
                <w:noProof/>
              </w:rPr>
              <w:t>14.3.1 People Risks</w:t>
            </w:r>
            <w:r w:rsidR="001556EF">
              <w:rPr>
                <w:noProof/>
                <w:webHidden/>
              </w:rPr>
              <w:tab/>
            </w:r>
            <w:r w:rsidR="001556EF">
              <w:rPr>
                <w:noProof/>
                <w:webHidden/>
              </w:rPr>
              <w:fldChar w:fldCharType="begin"/>
            </w:r>
            <w:r w:rsidR="001556EF">
              <w:rPr>
                <w:noProof/>
                <w:webHidden/>
              </w:rPr>
              <w:instrText xml:space="preserve"> PAGEREF _Toc418840365 \h </w:instrText>
            </w:r>
            <w:r w:rsidR="001556EF">
              <w:rPr>
                <w:noProof/>
                <w:webHidden/>
              </w:rPr>
            </w:r>
            <w:r w:rsidR="001556EF">
              <w:rPr>
                <w:noProof/>
                <w:webHidden/>
              </w:rPr>
              <w:fldChar w:fldCharType="separate"/>
            </w:r>
            <w:r w:rsidR="001556EF">
              <w:rPr>
                <w:noProof/>
                <w:webHidden/>
              </w:rPr>
              <w:t>67</w:t>
            </w:r>
            <w:r w:rsidR="001556EF">
              <w:rPr>
                <w:noProof/>
                <w:webHidden/>
              </w:rPr>
              <w:fldChar w:fldCharType="end"/>
            </w:r>
          </w:hyperlink>
        </w:p>
        <w:p w14:paraId="5364DAE9"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66" w:history="1">
            <w:r w:rsidR="001556EF" w:rsidRPr="00130CFC">
              <w:rPr>
                <w:rStyle w:val="Hyperlink"/>
                <w:noProof/>
              </w:rPr>
              <w:t>14.4 Risk Table</w:t>
            </w:r>
            <w:r w:rsidR="001556EF">
              <w:rPr>
                <w:noProof/>
                <w:webHidden/>
              </w:rPr>
              <w:tab/>
            </w:r>
            <w:r w:rsidR="001556EF">
              <w:rPr>
                <w:noProof/>
                <w:webHidden/>
              </w:rPr>
              <w:fldChar w:fldCharType="begin"/>
            </w:r>
            <w:r w:rsidR="001556EF">
              <w:rPr>
                <w:noProof/>
                <w:webHidden/>
              </w:rPr>
              <w:instrText xml:space="preserve"> PAGEREF _Toc418840366 \h </w:instrText>
            </w:r>
            <w:r w:rsidR="001556EF">
              <w:rPr>
                <w:noProof/>
                <w:webHidden/>
              </w:rPr>
            </w:r>
            <w:r w:rsidR="001556EF">
              <w:rPr>
                <w:noProof/>
                <w:webHidden/>
              </w:rPr>
              <w:fldChar w:fldCharType="separate"/>
            </w:r>
            <w:r w:rsidR="001556EF">
              <w:rPr>
                <w:noProof/>
                <w:webHidden/>
              </w:rPr>
              <w:t>68</w:t>
            </w:r>
            <w:r w:rsidR="001556EF">
              <w:rPr>
                <w:noProof/>
                <w:webHidden/>
              </w:rPr>
              <w:fldChar w:fldCharType="end"/>
            </w:r>
          </w:hyperlink>
        </w:p>
        <w:p w14:paraId="5F2EF9DB"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67" w:history="1">
            <w:r w:rsidR="001556EF" w:rsidRPr="00130CFC">
              <w:rPr>
                <w:rStyle w:val="Hyperlink"/>
                <w:noProof/>
              </w:rPr>
              <w:t>15. Project Quality Management</w:t>
            </w:r>
            <w:r w:rsidR="001556EF">
              <w:rPr>
                <w:noProof/>
                <w:webHidden/>
              </w:rPr>
              <w:tab/>
            </w:r>
            <w:r w:rsidR="001556EF">
              <w:rPr>
                <w:noProof/>
                <w:webHidden/>
              </w:rPr>
              <w:fldChar w:fldCharType="begin"/>
            </w:r>
            <w:r w:rsidR="001556EF">
              <w:rPr>
                <w:noProof/>
                <w:webHidden/>
              </w:rPr>
              <w:instrText xml:space="preserve"> PAGEREF _Toc418840367 \h </w:instrText>
            </w:r>
            <w:r w:rsidR="001556EF">
              <w:rPr>
                <w:noProof/>
                <w:webHidden/>
              </w:rPr>
            </w:r>
            <w:r w:rsidR="001556EF">
              <w:rPr>
                <w:noProof/>
                <w:webHidden/>
              </w:rPr>
              <w:fldChar w:fldCharType="separate"/>
            </w:r>
            <w:r w:rsidR="001556EF">
              <w:rPr>
                <w:noProof/>
                <w:webHidden/>
              </w:rPr>
              <w:t>71</w:t>
            </w:r>
            <w:r w:rsidR="001556EF">
              <w:rPr>
                <w:noProof/>
                <w:webHidden/>
              </w:rPr>
              <w:fldChar w:fldCharType="end"/>
            </w:r>
          </w:hyperlink>
        </w:p>
        <w:p w14:paraId="28341EE7"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68" w:history="1">
            <w:r w:rsidR="001556EF" w:rsidRPr="00130CFC">
              <w:rPr>
                <w:rStyle w:val="Hyperlink"/>
                <w:noProof/>
              </w:rPr>
              <w:t>15.1 Version History</w:t>
            </w:r>
            <w:r w:rsidR="001556EF">
              <w:rPr>
                <w:noProof/>
                <w:webHidden/>
              </w:rPr>
              <w:tab/>
            </w:r>
            <w:r w:rsidR="001556EF">
              <w:rPr>
                <w:noProof/>
                <w:webHidden/>
              </w:rPr>
              <w:fldChar w:fldCharType="begin"/>
            </w:r>
            <w:r w:rsidR="001556EF">
              <w:rPr>
                <w:noProof/>
                <w:webHidden/>
              </w:rPr>
              <w:instrText xml:space="preserve"> PAGEREF _Toc418840368 \h </w:instrText>
            </w:r>
            <w:r w:rsidR="001556EF">
              <w:rPr>
                <w:noProof/>
                <w:webHidden/>
              </w:rPr>
            </w:r>
            <w:r w:rsidR="001556EF">
              <w:rPr>
                <w:noProof/>
                <w:webHidden/>
              </w:rPr>
              <w:fldChar w:fldCharType="separate"/>
            </w:r>
            <w:r w:rsidR="001556EF">
              <w:rPr>
                <w:noProof/>
                <w:webHidden/>
              </w:rPr>
              <w:t>71</w:t>
            </w:r>
            <w:r w:rsidR="001556EF">
              <w:rPr>
                <w:noProof/>
                <w:webHidden/>
              </w:rPr>
              <w:fldChar w:fldCharType="end"/>
            </w:r>
          </w:hyperlink>
        </w:p>
        <w:p w14:paraId="72923D4F"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69" w:history="1">
            <w:r w:rsidR="001556EF" w:rsidRPr="00130CFC">
              <w:rPr>
                <w:rStyle w:val="Hyperlink"/>
                <w:noProof/>
              </w:rPr>
              <w:t>15.2 Introduction</w:t>
            </w:r>
            <w:r w:rsidR="001556EF">
              <w:rPr>
                <w:noProof/>
                <w:webHidden/>
              </w:rPr>
              <w:tab/>
            </w:r>
            <w:r w:rsidR="001556EF">
              <w:rPr>
                <w:noProof/>
                <w:webHidden/>
              </w:rPr>
              <w:fldChar w:fldCharType="begin"/>
            </w:r>
            <w:r w:rsidR="001556EF">
              <w:rPr>
                <w:noProof/>
                <w:webHidden/>
              </w:rPr>
              <w:instrText xml:space="preserve"> PAGEREF _Toc418840369 \h </w:instrText>
            </w:r>
            <w:r w:rsidR="001556EF">
              <w:rPr>
                <w:noProof/>
                <w:webHidden/>
              </w:rPr>
            </w:r>
            <w:r w:rsidR="001556EF">
              <w:rPr>
                <w:noProof/>
                <w:webHidden/>
              </w:rPr>
              <w:fldChar w:fldCharType="separate"/>
            </w:r>
            <w:r w:rsidR="001556EF">
              <w:rPr>
                <w:noProof/>
                <w:webHidden/>
              </w:rPr>
              <w:t>72</w:t>
            </w:r>
            <w:r w:rsidR="001556EF">
              <w:rPr>
                <w:noProof/>
                <w:webHidden/>
              </w:rPr>
              <w:fldChar w:fldCharType="end"/>
            </w:r>
          </w:hyperlink>
        </w:p>
        <w:p w14:paraId="6F470525"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70" w:history="1">
            <w:r w:rsidR="001556EF" w:rsidRPr="00130CFC">
              <w:rPr>
                <w:rStyle w:val="Hyperlink"/>
                <w:noProof/>
              </w:rPr>
              <w:t>15.2.1 Purpose of the Project Quality Management Plan</w:t>
            </w:r>
            <w:r w:rsidR="001556EF">
              <w:rPr>
                <w:noProof/>
                <w:webHidden/>
              </w:rPr>
              <w:tab/>
            </w:r>
            <w:r w:rsidR="001556EF">
              <w:rPr>
                <w:noProof/>
                <w:webHidden/>
              </w:rPr>
              <w:fldChar w:fldCharType="begin"/>
            </w:r>
            <w:r w:rsidR="001556EF">
              <w:rPr>
                <w:noProof/>
                <w:webHidden/>
              </w:rPr>
              <w:instrText xml:space="preserve"> PAGEREF _Toc418840370 \h </w:instrText>
            </w:r>
            <w:r w:rsidR="001556EF">
              <w:rPr>
                <w:noProof/>
                <w:webHidden/>
              </w:rPr>
            </w:r>
            <w:r w:rsidR="001556EF">
              <w:rPr>
                <w:noProof/>
                <w:webHidden/>
              </w:rPr>
              <w:fldChar w:fldCharType="separate"/>
            </w:r>
            <w:r w:rsidR="001556EF">
              <w:rPr>
                <w:noProof/>
                <w:webHidden/>
              </w:rPr>
              <w:t>72</w:t>
            </w:r>
            <w:r w:rsidR="001556EF">
              <w:rPr>
                <w:noProof/>
                <w:webHidden/>
              </w:rPr>
              <w:fldChar w:fldCharType="end"/>
            </w:r>
          </w:hyperlink>
        </w:p>
        <w:p w14:paraId="129D499D"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71" w:history="1">
            <w:r w:rsidR="001556EF" w:rsidRPr="00130CFC">
              <w:rPr>
                <w:rStyle w:val="Hyperlink"/>
                <w:noProof/>
              </w:rPr>
              <w:t>15.3. Project Quality Management Overview</w:t>
            </w:r>
            <w:r w:rsidR="001556EF">
              <w:rPr>
                <w:noProof/>
                <w:webHidden/>
              </w:rPr>
              <w:tab/>
            </w:r>
            <w:r w:rsidR="001556EF">
              <w:rPr>
                <w:noProof/>
                <w:webHidden/>
              </w:rPr>
              <w:fldChar w:fldCharType="begin"/>
            </w:r>
            <w:r w:rsidR="001556EF">
              <w:rPr>
                <w:noProof/>
                <w:webHidden/>
              </w:rPr>
              <w:instrText xml:space="preserve"> PAGEREF _Toc418840371 \h </w:instrText>
            </w:r>
            <w:r w:rsidR="001556EF">
              <w:rPr>
                <w:noProof/>
                <w:webHidden/>
              </w:rPr>
            </w:r>
            <w:r w:rsidR="001556EF">
              <w:rPr>
                <w:noProof/>
                <w:webHidden/>
              </w:rPr>
              <w:fldChar w:fldCharType="separate"/>
            </w:r>
            <w:r w:rsidR="001556EF">
              <w:rPr>
                <w:noProof/>
                <w:webHidden/>
              </w:rPr>
              <w:t>73</w:t>
            </w:r>
            <w:r w:rsidR="001556EF">
              <w:rPr>
                <w:noProof/>
                <w:webHidden/>
              </w:rPr>
              <w:fldChar w:fldCharType="end"/>
            </w:r>
          </w:hyperlink>
        </w:p>
        <w:p w14:paraId="371DD88A"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72" w:history="1">
            <w:r w:rsidR="001556EF" w:rsidRPr="00130CFC">
              <w:rPr>
                <w:rStyle w:val="Hyperlink"/>
                <w:noProof/>
              </w:rPr>
              <w:t xml:space="preserve">15.3.1 </w:t>
            </w:r>
            <w:r w:rsidR="001556EF" w:rsidRPr="00130CFC">
              <w:rPr>
                <w:rStyle w:val="Hyperlink"/>
                <w:rFonts w:cs="Arial"/>
                <w:noProof/>
              </w:rPr>
              <w:t>Organisation, Responsibilities, and Interfaces</w:t>
            </w:r>
            <w:r w:rsidR="001556EF">
              <w:rPr>
                <w:noProof/>
                <w:webHidden/>
              </w:rPr>
              <w:tab/>
            </w:r>
            <w:r w:rsidR="001556EF">
              <w:rPr>
                <w:noProof/>
                <w:webHidden/>
              </w:rPr>
              <w:fldChar w:fldCharType="begin"/>
            </w:r>
            <w:r w:rsidR="001556EF">
              <w:rPr>
                <w:noProof/>
                <w:webHidden/>
              </w:rPr>
              <w:instrText xml:space="preserve"> PAGEREF _Toc418840372 \h </w:instrText>
            </w:r>
            <w:r w:rsidR="001556EF">
              <w:rPr>
                <w:noProof/>
                <w:webHidden/>
              </w:rPr>
            </w:r>
            <w:r w:rsidR="001556EF">
              <w:rPr>
                <w:noProof/>
                <w:webHidden/>
              </w:rPr>
              <w:fldChar w:fldCharType="separate"/>
            </w:r>
            <w:r w:rsidR="001556EF">
              <w:rPr>
                <w:noProof/>
                <w:webHidden/>
              </w:rPr>
              <w:t>73</w:t>
            </w:r>
            <w:r w:rsidR="001556EF">
              <w:rPr>
                <w:noProof/>
                <w:webHidden/>
              </w:rPr>
              <w:fldChar w:fldCharType="end"/>
            </w:r>
          </w:hyperlink>
        </w:p>
        <w:p w14:paraId="0F08EB12"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73" w:history="1">
            <w:r w:rsidR="001556EF" w:rsidRPr="00130CFC">
              <w:rPr>
                <w:rStyle w:val="Hyperlink"/>
                <w:noProof/>
              </w:rPr>
              <w:t>15.3.2 Tools, Environment, and Interfaces</w:t>
            </w:r>
            <w:r w:rsidR="001556EF">
              <w:rPr>
                <w:noProof/>
                <w:webHidden/>
              </w:rPr>
              <w:tab/>
            </w:r>
            <w:r w:rsidR="001556EF">
              <w:rPr>
                <w:noProof/>
                <w:webHidden/>
              </w:rPr>
              <w:fldChar w:fldCharType="begin"/>
            </w:r>
            <w:r w:rsidR="001556EF">
              <w:rPr>
                <w:noProof/>
                <w:webHidden/>
              </w:rPr>
              <w:instrText xml:space="preserve"> PAGEREF _Toc418840373 \h </w:instrText>
            </w:r>
            <w:r w:rsidR="001556EF">
              <w:rPr>
                <w:noProof/>
                <w:webHidden/>
              </w:rPr>
            </w:r>
            <w:r w:rsidR="001556EF">
              <w:rPr>
                <w:noProof/>
                <w:webHidden/>
              </w:rPr>
              <w:fldChar w:fldCharType="separate"/>
            </w:r>
            <w:r w:rsidR="001556EF">
              <w:rPr>
                <w:noProof/>
                <w:webHidden/>
              </w:rPr>
              <w:t>74</w:t>
            </w:r>
            <w:r w:rsidR="001556EF">
              <w:rPr>
                <w:noProof/>
                <w:webHidden/>
              </w:rPr>
              <w:fldChar w:fldCharType="end"/>
            </w:r>
          </w:hyperlink>
        </w:p>
        <w:p w14:paraId="642EC935" w14:textId="77777777" w:rsidR="001556EF" w:rsidRDefault="00C92EC4">
          <w:pPr>
            <w:pStyle w:val="TOC2"/>
            <w:tabs>
              <w:tab w:val="right" w:leader="dot" w:pos="9016"/>
            </w:tabs>
            <w:rPr>
              <w:rFonts w:asciiTheme="minorHAnsi" w:hAnsiTheme="minorHAnsi" w:cstheme="minorBidi"/>
              <w:noProof/>
              <w:sz w:val="22"/>
              <w:lang w:val="en-ZA" w:eastAsia="en-ZA"/>
            </w:rPr>
          </w:pPr>
          <w:hyperlink w:anchor="_Toc418840374" w:history="1">
            <w:r w:rsidR="001556EF" w:rsidRPr="00130CFC">
              <w:rPr>
                <w:rStyle w:val="Hyperlink"/>
                <w:noProof/>
              </w:rPr>
              <w:t>15.4. Project Quality Management</w:t>
            </w:r>
            <w:r w:rsidR="001556EF">
              <w:rPr>
                <w:noProof/>
                <w:webHidden/>
              </w:rPr>
              <w:tab/>
            </w:r>
            <w:r w:rsidR="001556EF">
              <w:rPr>
                <w:noProof/>
                <w:webHidden/>
              </w:rPr>
              <w:fldChar w:fldCharType="begin"/>
            </w:r>
            <w:r w:rsidR="001556EF">
              <w:rPr>
                <w:noProof/>
                <w:webHidden/>
              </w:rPr>
              <w:instrText xml:space="preserve"> PAGEREF _Toc418840374 \h </w:instrText>
            </w:r>
            <w:r w:rsidR="001556EF">
              <w:rPr>
                <w:noProof/>
                <w:webHidden/>
              </w:rPr>
            </w:r>
            <w:r w:rsidR="001556EF">
              <w:rPr>
                <w:noProof/>
                <w:webHidden/>
              </w:rPr>
              <w:fldChar w:fldCharType="separate"/>
            </w:r>
            <w:r w:rsidR="001556EF">
              <w:rPr>
                <w:noProof/>
                <w:webHidden/>
              </w:rPr>
              <w:t>74</w:t>
            </w:r>
            <w:r w:rsidR="001556EF">
              <w:rPr>
                <w:noProof/>
                <w:webHidden/>
              </w:rPr>
              <w:fldChar w:fldCharType="end"/>
            </w:r>
          </w:hyperlink>
        </w:p>
        <w:p w14:paraId="71E9F4E1"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75" w:history="1">
            <w:r w:rsidR="001556EF" w:rsidRPr="00130CFC">
              <w:rPr>
                <w:rStyle w:val="Hyperlink"/>
                <w:noProof/>
              </w:rPr>
              <w:t>15.4.1 Quality Planning (QP)</w:t>
            </w:r>
            <w:r w:rsidR="001556EF">
              <w:rPr>
                <w:noProof/>
                <w:webHidden/>
              </w:rPr>
              <w:tab/>
            </w:r>
            <w:r w:rsidR="001556EF">
              <w:rPr>
                <w:noProof/>
                <w:webHidden/>
              </w:rPr>
              <w:fldChar w:fldCharType="begin"/>
            </w:r>
            <w:r w:rsidR="001556EF">
              <w:rPr>
                <w:noProof/>
                <w:webHidden/>
              </w:rPr>
              <w:instrText xml:space="preserve"> PAGEREF _Toc418840375 \h </w:instrText>
            </w:r>
            <w:r w:rsidR="001556EF">
              <w:rPr>
                <w:noProof/>
                <w:webHidden/>
              </w:rPr>
            </w:r>
            <w:r w:rsidR="001556EF">
              <w:rPr>
                <w:noProof/>
                <w:webHidden/>
              </w:rPr>
              <w:fldChar w:fldCharType="separate"/>
            </w:r>
            <w:r w:rsidR="001556EF">
              <w:rPr>
                <w:noProof/>
                <w:webHidden/>
              </w:rPr>
              <w:t>74</w:t>
            </w:r>
            <w:r w:rsidR="001556EF">
              <w:rPr>
                <w:noProof/>
                <w:webHidden/>
              </w:rPr>
              <w:fldChar w:fldCharType="end"/>
            </w:r>
          </w:hyperlink>
        </w:p>
        <w:p w14:paraId="37645AE4"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76" w:history="1">
            <w:r w:rsidR="001556EF" w:rsidRPr="00130CFC">
              <w:rPr>
                <w:rStyle w:val="Hyperlink"/>
                <w:noProof/>
              </w:rPr>
              <w:t>15.4.2. Quality Assurance (QA)</w:t>
            </w:r>
            <w:r w:rsidR="001556EF">
              <w:rPr>
                <w:noProof/>
                <w:webHidden/>
              </w:rPr>
              <w:tab/>
            </w:r>
            <w:r w:rsidR="001556EF">
              <w:rPr>
                <w:noProof/>
                <w:webHidden/>
              </w:rPr>
              <w:fldChar w:fldCharType="begin"/>
            </w:r>
            <w:r w:rsidR="001556EF">
              <w:rPr>
                <w:noProof/>
                <w:webHidden/>
              </w:rPr>
              <w:instrText xml:space="preserve"> PAGEREF _Toc418840376 \h </w:instrText>
            </w:r>
            <w:r w:rsidR="001556EF">
              <w:rPr>
                <w:noProof/>
                <w:webHidden/>
              </w:rPr>
            </w:r>
            <w:r w:rsidR="001556EF">
              <w:rPr>
                <w:noProof/>
                <w:webHidden/>
              </w:rPr>
              <w:fldChar w:fldCharType="separate"/>
            </w:r>
            <w:r w:rsidR="001556EF">
              <w:rPr>
                <w:noProof/>
                <w:webHidden/>
              </w:rPr>
              <w:t>76</w:t>
            </w:r>
            <w:r w:rsidR="001556EF">
              <w:rPr>
                <w:noProof/>
                <w:webHidden/>
              </w:rPr>
              <w:fldChar w:fldCharType="end"/>
            </w:r>
          </w:hyperlink>
        </w:p>
        <w:p w14:paraId="1FFFC01C" w14:textId="77777777" w:rsidR="001556EF" w:rsidRDefault="00C92EC4">
          <w:pPr>
            <w:pStyle w:val="TOC3"/>
            <w:tabs>
              <w:tab w:val="right" w:leader="dot" w:pos="9016"/>
            </w:tabs>
            <w:rPr>
              <w:rFonts w:asciiTheme="minorHAnsi" w:hAnsiTheme="minorHAnsi" w:cstheme="minorBidi"/>
              <w:noProof/>
              <w:sz w:val="22"/>
              <w:lang w:val="en-ZA" w:eastAsia="en-ZA"/>
            </w:rPr>
          </w:pPr>
          <w:hyperlink w:anchor="_Toc418840377" w:history="1">
            <w:r w:rsidR="001556EF" w:rsidRPr="00130CFC">
              <w:rPr>
                <w:rStyle w:val="Hyperlink"/>
                <w:noProof/>
              </w:rPr>
              <w:t>15.4.3. Quality Control (QC)</w:t>
            </w:r>
            <w:r w:rsidR="001556EF">
              <w:rPr>
                <w:noProof/>
                <w:webHidden/>
              </w:rPr>
              <w:tab/>
            </w:r>
            <w:r w:rsidR="001556EF">
              <w:rPr>
                <w:noProof/>
                <w:webHidden/>
              </w:rPr>
              <w:fldChar w:fldCharType="begin"/>
            </w:r>
            <w:r w:rsidR="001556EF">
              <w:rPr>
                <w:noProof/>
                <w:webHidden/>
              </w:rPr>
              <w:instrText xml:space="preserve"> PAGEREF _Toc418840377 \h </w:instrText>
            </w:r>
            <w:r w:rsidR="001556EF">
              <w:rPr>
                <w:noProof/>
                <w:webHidden/>
              </w:rPr>
            </w:r>
            <w:r w:rsidR="001556EF">
              <w:rPr>
                <w:noProof/>
                <w:webHidden/>
              </w:rPr>
              <w:fldChar w:fldCharType="separate"/>
            </w:r>
            <w:r w:rsidR="001556EF">
              <w:rPr>
                <w:noProof/>
                <w:webHidden/>
              </w:rPr>
              <w:t>76</w:t>
            </w:r>
            <w:r w:rsidR="001556EF">
              <w:rPr>
                <w:noProof/>
                <w:webHidden/>
              </w:rPr>
              <w:fldChar w:fldCharType="end"/>
            </w:r>
          </w:hyperlink>
        </w:p>
        <w:p w14:paraId="3179BF80" w14:textId="77777777" w:rsidR="001556EF" w:rsidRDefault="00C92EC4">
          <w:pPr>
            <w:pStyle w:val="TOC1"/>
            <w:tabs>
              <w:tab w:val="right" w:leader="dot" w:pos="9016"/>
            </w:tabs>
            <w:rPr>
              <w:rFonts w:asciiTheme="minorHAnsi" w:eastAsiaTheme="minorEastAsia" w:hAnsiTheme="minorHAnsi"/>
              <w:noProof/>
              <w:sz w:val="22"/>
              <w:lang w:eastAsia="en-ZA"/>
            </w:rPr>
          </w:pPr>
          <w:hyperlink w:anchor="_Toc418840378" w:history="1">
            <w:r w:rsidR="001556EF" w:rsidRPr="00130CFC">
              <w:rPr>
                <w:rStyle w:val="Hyperlink"/>
                <w:noProof/>
              </w:rPr>
              <w:t>16. Updated Gantt Chart</w:t>
            </w:r>
            <w:r w:rsidR="001556EF">
              <w:rPr>
                <w:noProof/>
                <w:webHidden/>
              </w:rPr>
              <w:tab/>
            </w:r>
            <w:r w:rsidR="001556EF">
              <w:rPr>
                <w:noProof/>
                <w:webHidden/>
              </w:rPr>
              <w:fldChar w:fldCharType="begin"/>
            </w:r>
            <w:r w:rsidR="001556EF">
              <w:rPr>
                <w:noProof/>
                <w:webHidden/>
              </w:rPr>
              <w:instrText xml:space="preserve"> PAGEREF _Toc418840378 \h </w:instrText>
            </w:r>
            <w:r w:rsidR="001556EF">
              <w:rPr>
                <w:noProof/>
                <w:webHidden/>
              </w:rPr>
            </w:r>
            <w:r w:rsidR="001556EF">
              <w:rPr>
                <w:noProof/>
                <w:webHidden/>
              </w:rPr>
              <w:fldChar w:fldCharType="separate"/>
            </w:r>
            <w:r w:rsidR="001556EF">
              <w:rPr>
                <w:noProof/>
                <w:webHidden/>
              </w:rPr>
              <w:t>78</w:t>
            </w:r>
            <w:r w:rsidR="001556EF">
              <w:rPr>
                <w:noProof/>
                <w:webHidden/>
              </w:rPr>
              <w:fldChar w:fldCharType="end"/>
            </w:r>
          </w:hyperlink>
        </w:p>
        <w:p w14:paraId="26B4565C" w14:textId="77777777" w:rsidR="001556EF" w:rsidRDefault="00C92EC4">
          <w:pPr>
            <w:pStyle w:val="TOC1"/>
            <w:tabs>
              <w:tab w:val="left" w:pos="4779"/>
              <w:tab w:val="right" w:leader="dot" w:pos="9016"/>
            </w:tabs>
            <w:rPr>
              <w:rFonts w:asciiTheme="minorHAnsi" w:eastAsiaTheme="minorEastAsia" w:hAnsiTheme="minorHAnsi"/>
              <w:noProof/>
              <w:sz w:val="22"/>
              <w:lang w:eastAsia="en-ZA"/>
            </w:rPr>
          </w:pPr>
          <w:hyperlink w:anchor="_Toc418840379" w:history="1">
            <w:r w:rsidR="001556EF" w:rsidRPr="00130CFC">
              <w:rPr>
                <w:rStyle w:val="Hyperlink"/>
                <w:noProof/>
              </w:rPr>
              <w:t xml:space="preserve">Appendix 1 – Detailed Technical Complexity </w:t>
            </w:r>
            <w:r w:rsidR="001556EF">
              <w:rPr>
                <w:rFonts w:asciiTheme="minorHAnsi" w:eastAsiaTheme="minorEastAsia" w:hAnsiTheme="minorHAnsi"/>
                <w:noProof/>
                <w:sz w:val="22"/>
                <w:lang w:eastAsia="en-ZA"/>
              </w:rPr>
              <w:tab/>
            </w:r>
            <w:r w:rsidR="001556EF" w:rsidRPr="00130CFC">
              <w:rPr>
                <w:rStyle w:val="Hyperlink"/>
                <w:noProof/>
              </w:rPr>
              <w:t>Factors</w:t>
            </w:r>
            <w:r w:rsidR="001556EF">
              <w:rPr>
                <w:noProof/>
                <w:webHidden/>
              </w:rPr>
              <w:tab/>
            </w:r>
            <w:r w:rsidR="001556EF">
              <w:rPr>
                <w:noProof/>
                <w:webHidden/>
              </w:rPr>
              <w:fldChar w:fldCharType="begin"/>
            </w:r>
            <w:r w:rsidR="001556EF">
              <w:rPr>
                <w:noProof/>
                <w:webHidden/>
              </w:rPr>
              <w:instrText xml:space="preserve"> PAGEREF _Toc418840379 \h </w:instrText>
            </w:r>
            <w:r w:rsidR="001556EF">
              <w:rPr>
                <w:noProof/>
                <w:webHidden/>
              </w:rPr>
            </w:r>
            <w:r w:rsidR="001556EF">
              <w:rPr>
                <w:noProof/>
                <w:webHidden/>
              </w:rPr>
              <w:fldChar w:fldCharType="separate"/>
            </w:r>
            <w:r w:rsidR="001556EF">
              <w:rPr>
                <w:noProof/>
                <w:webHidden/>
              </w:rPr>
              <w:t>79</w:t>
            </w:r>
            <w:r w:rsidR="001556EF">
              <w:rPr>
                <w:noProof/>
                <w:webHidden/>
              </w:rPr>
              <w:fldChar w:fldCharType="end"/>
            </w:r>
          </w:hyperlink>
        </w:p>
        <w:p w14:paraId="6F61DE7C" w14:textId="77777777" w:rsidR="001556EF" w:rsidRDefault="00C92EC4">
          <w:pPr>
            <w:pStyle w:val="TOC1"/>
            <w:tabs>
              <w:tab w:val="left" w:pos="5286"/>
              <w:tab w:val="right" w:leader="dot" w:pos="9016"/>
            </w:tabs>
            <w:rPr>
              <w:rFonts w:asciiTheme="minorHAnsi" w:eastAsiaTheme="minorEastAsia" w:hAnsiTheme="minorHAnsi"/>
              <w:noProof/>
              <w:sz w:val="22"/>
              <w:lang w:eastAsia="en-ZA"/>
            </w:rPr>
          </w:pPr>
          <w:hyperlink w:anchor="_Toc418840380" w:history="1">
            <w:r w:rsidR="001556EF" w:rsidRPr="00130CFC">
              <w:rPr>
                <w:rStyle w:val="Hyperlink"/>
                <w:noProof/>
              </w:rPr>
              <w:t xml:space="preserve">Appendix 2 - Detailed Environmental Complexity </w:t>
            </w:r>
            <w:r w:rsidR="001556EF">
              <w:rPr>
                <w:rFonts w:asciiTheme="minorHAnsi" w:eastAsiaTheme="minorEastAsia" w:hAnsiTheme="minorHAnsi"/>
                <w:noProof/>
                <w:sz w:val="22"/>
                <w:lang w:eastAsia="en-ZA"/>
              </w:rPr>
              <w:tab/>
            </w:r>
            <w:r w:rsidR="001556EF" w:rsidRPr="00130CFC">
              <w:rPr>
                <w:rStyle w:val="Hyperlink"/>
                <w:noProof/>
              </w:rPr>
              <w:t>Factors</w:t>
            </w:r>
            <w:r w:rsidR="001556EF">
              <w:rPr>
                <w:noProof/>
                <w:webHidden/>
              </w:rPr>
              <w:tab/>
            </w:r>
            <w:r w:rsidR="001556EF">
              <w:rPr>
                <w:noProof/>
                <w:webHidden/>
              </w:rPr>
              <w:fldChar w:fldCharType="begin"/>
            </w:r>
            <w:r w:rsidR="001556EF">
              <w:rPr>
                <w:noProof/>
                <w:webHidden/>
              </w:rPr>
              <w:instrText xml:space="preserve"> PAGEREF _Toc418840380 \h </w:instrText>
            </w:r>
            <w:r w:rsidR="001556EF">
              <w:rPr>
                <w:noProof/>
                <w:webHidden/>
              </w:rPr>
            </w:r>
            <w:r w:rsidR="001556EF">
              <w:rPr>
                <w:noProof/>
                <w:webHidden/>
              </w:rPr>
              <w:fldChar w:fldCharType="separate"/>
            </w:r>
            <w:r w:rsidR="001556EF">
              <w:rPr>
                <w:noProof/>
                <w:webHidden/>
              </w:rPr>
              <w:t>85</w:t>
            </w:r>
            <w:r w:rsidR="001556EF">
              <w:rPr>
                <w:noProof/>
                <w:webHidden/>
              </w:rPr>
              <w:fldChar w:fldCharType="end"/>
            </w:r>
          </w:hyperlink>
        </w:p>
        <w:p w14:paraId="5EEA2DE1" w14:textId="77777777" w:rsidR="004F155D" w:rsidRPr="00436E00" w:rsidRDefault="00AC5D55">
          <w:pPr>
            <w:sectPr w:rsidR="004F155D" w:rsidRPr="00436E00" w:rsidSect="00C56006">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Borders w:offsetFrom="page">
                <w:top w:val="single" w:sz="18" w:space="24" w:color="D8B7E7"/>
                <w:left w:val="single" w:sz="18" w:space="24" w:color="D8B7E7"/>
                <w:bottom w:val="single" w:sz="18" w:space="24" w:color="D8B7E7"/>
                <w:right w:val="single" w:sz="18" w:space="24" w:color="D8B7E7"/>
              </w:pgBorders>
              <w:pgNumType w:start="1" w:chapStyle="1"/>
              <w:cols w:space="708"/>
              <w:docGrid w:linePitch="360"/>
            </w:sectPr>
          </w:pPr>
          <w:r w:rsidRPr="00436E00">
            <w:rPr>
              <w:b/>
              <w:bCs/>
              <w:noProof/>
            </w:rPr>
            <w:fldChar w:fldCharType="end"/>
          </w:r>
        </w:p>
      </w:sdtContent>
    </w:sdt>
    <w:p w14:paraId="1AD24A95" w14:textId="26E90930" w:rsidR="00015D34" w:rsidRDefault="00015D34" w:rsidP="00015D34">
      <w:pPr>
        <w:pStyle w:val="Heading1"/>
      </w:pPr>
      <w:bookmarkStart w:id="0" w:name="_Toc290574080"/>
      <w:bookmarkStart w:id="1" w:name="_Toc418840281"/>
      <w:bookmarkStart w:id="2" w:name="_Toc416465958"/>
      <w:r w:rsidRPr="00436E00">
        <w:lastRenderedPageBreak/>
        <w:t xml:space="preserve">1. Project </w:t>
      </w:r>
      <w:r>
        <w:t>Definition</w:t>
      </w:r>
      <w:bookmarkEnd w:id="0"/>
      <w:bookmarkEnd w:id="1"/>
    </w:p>
    <w:p w14:paraId="28B6417D" w14:textId="77777777" w:rsidR="0073649C" w:rsidRPr="00E30E56" w:rsidRDefault="0073649C" w:rsidP="0073649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25" w:type="dxa"/>
          <w:right w:w="425" w:type="dxa"/>
        </w:tblCellMar>
        <w:tblLook w:val="01E0" w:firstRow="1" w:lastRow="1" w:firstColumn="1" w:lastColumn="1" w:noHBand="0" w:noVBand="0"/>
      </w:tblPr>
      <w:tblGrid>
        <w:gridCol w:w="4508"/>
        <w:gridCol w:w="4508"/>
      </w:tblGrid>
      <w:tr w:rsidR="0073649C" w:rsidRPr="00436E00" w14:paraId="373BC4AF" w14:textId="77777777" w:rsidTr="0073649C">
        <w:trPr>
          <w:trHeight w:val="650"/>
        </w:trPr>
        <w:tc>
          <w:tcPr>
            <w:tcW w:w="4508" w:type="dxa"/>
          </w:tcPr>
          <w:p w14:paraId="72FB33F8" w14:textId="77777777" w:rsidR="0073649C" w:rsidRPr="00436E00" w:rsidRDefault="0073649C" w:rsidP="0073649C">
            <w:pPr>
              <w:spacing w:before="240"/>
              <w:rPr>
                <w:rFonts w:cs="Arial"/>
                <w:b/>
                <w:szCs w:val="24"/>
              </w:rPr>
            </w:pPr>
            <w:r>
              <w:rPr>
                <w:rFonts w:cs="Arial"/>
                <w:b/>
                <w:szCs w:val="24"/>
              </w:rPr>
              <w:t>Group</w:t>
            </w:r>
            <w:r w:rsidRPr="00436E00">
              <w:rPr>
                <w:rFonts w:cs="Arial"/>
                <w:b/>
                <w:szCs w:val="24"/>
              </w:rPr>
              <w:t xml:space="preserve"> Name:</w:t>
            </w:r>
            <w:r>
              <w:rPr>
                <w:rFonts w:cs="Arial"/>
                <w:b/>
                <w:szCs w:val="24"/>
              </w:rPr>
              <w:t xml:space="preserve"> </w:t>
            </w:r>
            <w:r>
              <w:rPr>
                <w:rFonts w:cs="Arial"/>
                <w:szCs w:val="24"/>
              </w:rPr>
              <w:t>E-Bots</w:t>
            </w:r>
          </w:p>
        </w:tc>
        <w:tc>
          <w:tcPr>
            <w:tcW w:w="4508" w:type="dxa"/>
          </w:tcPr>
          <w:p w14:paraId="2A05AFF3" w14:textId="77777777" w:rsidR="0073649C" w:rsidRPr="00436E00" w:rsidRDefault="0073649C" w:rsidP="0073649C">
            <w:pPr>
              <w:spacing w:before="240"/>
              <w:rPr>
                <w:rFonts w:cs="Arial"/>
                <w:b/>
                <w:szCs w:val="24"/>
              </w:rPr>
            </w:pPr>
            <w:r>
              <w:rPr>
                <w:rFonts w:cs="Arial"/>
                <w:b/>
                <w:szCs w:val="24"/>
              </w:rPr>
              <w:t>Group Leader</w:t>
            </w:r>
            <w:r w:rsidRPr="00436E00">
              <w:rPr>
                <w:rFonts w:cs="Arial"/>
                <w:b/>
                <w:szCs w:val="24"/>
              </w:rPr>
              <w:t xml:space="preserve">: </w:t>
            </w:r>
            <w:r>
              <w:rPr>
                <w:rFonts w:cs="Arial"/>
                <w:szCs w:val="24"/>
              </w:rPr>
              <w:t>Frauke Dietz</w:t>
            </w:r>
          </w:p>
        </w:tc>
      </w:tr>
      <w:tr w:rsidR="0073649C" w:rsidRPr="00436E00" w14:paraId="34CCCD4E" w14:textId="77777777" w:rsidTr="0073649C">
        <w:trPr>
          <w:trHeight w:val="650"/>
        </w:trPr>
        <w:tc>
          <w:tcPr>
            <w:tcW w:w="4508" w:type="dxa"/>
          </w:tcPr>
          <w:p w14:paraId="0AF54B63" w14:textId="77777777" w:rsidR="0073649C" w:rsidRPr="00436E00" w:rsidRDefault="0073649C" w:rsidP="0073649C">
            <w:pPr>
              <w:spacing w:before="240"/>
              <w:rPr>
                <w:rFonts w:cs="Arial"/>
                <w:b/>
                <w:szCs w:val="24"/>
              </w:rPr>
            </w:pPr>
            <w:r w:rsidRPr="00436E00">
              <w:rPr>
                <w:rFonts w:cs="Arial"/>
                <w:b/>
                <w:szCs w:val="24"/>
              </w:rPr>
              <w:t>Sponsor</w:t>
            </w:r>
            <w:r>
              <w:rPr>
                <w:rFonts w:cs="Arial"/>
                <w:b/>
                <w:szCs w:val="24"/>
              </w:rPr>
              <w:t xml:space="preserve"> Name</w:t>
            </w:r>
            <w:r w:rsidRPr="00436E00">
              <w:rPr>
                <w:rFonts w:cs="Arial"/>
                <w:b/>
                <w:szCs w:val="24"/>
              </w:rPr>
              <w:t xml:space="preserve">: </w:t>
            </w:r>
            <w:r>
              <w:rPr>
                <w:rFonts w:cs="Arial"/>
                <w:szCs w:val="24"/>
              </w:rPr>
              <w:t>Teenactiv</w:t>
            </w:r>
          </w:p>
        </w:tc>
        <w:tc>
          <w:tcPr>
            <w:tcW w:w="4508" w:type="dxa"/>
          </w:tcPr>
          <w:p w14:paraId="7F59D852" w14:textId="77777777" w:rsidR="0073649C" w:rsidRPr="00436E00" w:rsidRDefault="0073649C" w:rsidP="0073649C">
            <w:pPr>
              <w:spacing w:before="240"/>
              <w:rPr>
                <w:rFonts w:cs="Arial"/>
                <w:b/>
                <w:szCs w:val="24"/>
              </w:rPr>
            </w:pPr>
            <w:r>
              <w:rPr>
                <w:rFonts w:cs="Arial"/>
                <w:b/>
                <w:szCs w:val="24"/>
              </w:rPr>
              <w:t>Contact Person</w:t>
            </w:r>
            <w:r w:rsidRPr="00436E00">
              <w:rPr>
                <w:rFonts w:cs="Arial"/>
                <w:b/>
                <w:szCs w:val="24"/>
              </w:rPr>
              <w:t xml:space="preserve">: </w:t>
            </w:r>
            <w:r w:rsidRPr="00436E00">
              <w:rPr>
                <w:rFonts w:cs="Arial"/>
                <w:szCs w:val="24"/>
              </w:rPr>
              <w:t>Carsten Gertz</w:t>
            </w:r>
          </w:p>
        </w:tc>
      </w:tr>
      <w:tr w:rsidR="0073649C" w:rsidRPr="00436E00" w14:paraId="70A597F5" w14:textId="77777777" w:rsidTr="0073649C">
        <w:trPr>
          <w:trHeight w:val="650"/>
        </w:trPr>
        <w:tc>
          <w:tcPr>
            <w:tcW w:w="4508" w:type="dxa"/>
          </w:tcPr>
          <w:p w14:paraId="2FED0B91" w14:textId="77777777" w:rsidR="0073649C" w:rsidRPr="008E0E4D" w:rsidRDefault="0073649C" w:rsidP="0073649C">
            <w:pPr>
              <w:spacing w:before="240"/>
              <w:rPr>
                <w:rFonts w:cs="Arial"/>
                <w:b/>
                <w:color w:val="FF0000"/>
                <w:szCs w:val="24"/>
              </w:rPr>
            </w:pPr>
            <w:r w:rsidRPr="00911712">
              <w:rPr>
                <w:rFonts w:cs="Arial"/>
                <w:b/>
                <w:szCs w:val="24"/>
              </w:rPr>
              <w:t xml:space="preserve">Project Manager: </w:t>
            </w:r>
            <w:r w:rsidRPr="00911712">
              <w:rPr>
                <w:rFonts w:cs="Arial"/>
                <w:szCs w:val="24"/>
              </w:rPr>
              <w:t>Elsje Scott</w:t>
            </w:r>
          </w:p>
        </w:tc>
        <w:tc>
          <w:tcPr>
            <w:tcW w:w="4508" w:type="dxa"/>
          </w:tcPr>
          <w:p w14:paraId="33E19889" w14:textId="77777777" w:rsidR="0073649C" w:rsidRPr="008E0E4D" w:rsidRDefault="0073649C" w:rsidP="0073649C">
            <w:pPr>
              <w:spacing w:before="240"/>
              <w:rPr>
                <w:rFonts w:cs="Arial"/>
                <w:b/>
                <w:color w:val="FF0000"/>
                <w:szCs w:val="24"/>
              </w:rPr>
            </w:pPr>
            <w:r w:rsidRPr="00911712">
              <w:rPr>
                <w:rFonts w:cs="Arial"/>
                <w:b/>
                <w:szCs w:val="24"/>
              </w:rPr>
              <w:t xml:space="preserve">Budget: </w:t>
            </w:r>
            <w:r w:rsidRPr="00911712">
              <w:rPr>
                <w:rFonts w:cs="Arial"/>
                <w:szCs w:val="24"/>
              </w:rPr>
              <w:t>6 Months</w:t>
            </w:r>
          </w:p>
        </w:tc>
      </w:tr>
      <w:tr w:rsidR="0073649C" w:rsidRPr="00436E00" w14:paraId="0C703731" w14:textId="77777777" w:rsidTr="0073649C">
        <w:trPr>
          <w:trHeight w:val="650"/>
        </w:trPr>
        <w:tc>
          <w:tcPr>
            <w:tcW w:w="4508" w:type="dxa"/>
          </w:tcPr>
          <w:p w14:paraId="1BC38A31" w14:textId="77777777" w:rsidR="0073649C" w:rsidRPr="00436E00" w:rsidRDefault="0073649C" w:rsidP="0073649C">
            <w:pPr>
              <w:spacing w:before="240"/>
              <w:rPr>
                <w:rFonts w:cs="Arial"/>
                <w:b/>
                <w:szCs w:val="24"/>
              </w:rPr>
            </w:pPr>
            <w:r w:rsidRPr="00436E00">
              <w:rPr>
                <w:rFonts w:cs="Arial"/>
                <w:b/>
                <w:szCs w:val="24"/>
              </w:rPr>
              <w:t xml:space="preserve">Date: </w:t>
            </w:r>
            <w:r>
              <w:rPr>
                <w:rFonts w:cs="Arial"/>
                <w:szCs w:val="24"/>
              </w:rPr>
              <w:t>13/04</w:t>
            </w:r>
            <w:r w:rsidRPr="00436E00">
              <w:rPr>
                <w:rFonts w:cs="Arial"/>
                <w:szCs w:val="24"/>
              </w:rPr>
              <w:t>/2015</w:t>
            </w:r>
          </w:p>
        </w:tc>
        <w:tc>
          <w:tcPr>
            <w:tcW w:w="4508" w:type="dxa"/>
          </w:tcPr>
          <w:p w14:paraId="37993AC4" w14:textId="77777777" w:rsidR="0073649C" w:rsidRPr="00436E00" w:rsidRDefault="0073649C" w:rsidP="0073649C">
            <w:pPr>
              <w:spacing w:before="240"/>
              <w:rPr>
                <w:rFonts w:cs="Arial"/>
                <w:b/>
                <w:szCs w:val="24"/>
              </w:rPr>
            </w:pPr>
            <w:r>
              <w:rPr>
                <w:rFonts w:cs="Arial"/>
                <w:b/>
                <w:szCs w:val="24"/>
              </w:rPr>
              <w:t>Project Title</w:t>
            </w:r>
            <w:r w:rsidRPr="00436E00">
              <w:rPr>
                <w:rFonts w:cs="Arial"/>
                <w:b/>
                <w:szCs w:val="24"/>
              </w:rPr>
              <w:t xml:space="preserve">: </w:t>
            </w:r>
            <w:r>
              <w:rPr>
                <w:rFonts w:cs="Arial"/>
                <w:szCs w:val="24"/>
              </w:rPr>
              <w:t>eduActiv</w:t>
            </w:r>
          </w:p>
        </w:tc>
      </w:tr>
      <w:tr w:rsidR="0073649C" w:rsidRPr="00436E00" w14:paraId="276EA0F5" w14:textId="77777777" w:rsidTr="0073649C">
        <w:trPr>
          <w:trHeight w:val="1363"/>
        </w:trPr>
        <w:tc>
          <w:tcPr>
            <w:tcW w:w="9016" w:type="dxa"/>
            <w:gridSpan w:val="2"/>
          </w:tcPr>
          <w:p w14:paraId="4801F8F0" w14:textId="705C72FD" w:rsidR="0073649C" w:rsidRDefault="0073649C" w:rsidP="0073649C">
            <w:pPr>
              <w:spacing w:before="240" w:line="276" w:lineRule="auto"/>
              <w:rPr>
                <w:rFonts w:cs="Arial"/>
                <w:b/>
                <w:szCs w:val="24"/>
                <w:lang w:val="en-US"/>
              </w:rPr>
            </w:pPr>
            <w:r>
              <w:rPr>
                <w:rFonts w:cs="Arial"/>
                <w:b/>
                <w:szCs w:val="24"/>
                <w:lang w:val="en-US"/>
              </w:rPr>
              <w:t xml:space="preserve">Project </w:t>
            </w:r>
            <w:r w:rsidR="001556EF">
              <w:rPr>
                <w:rFonts w:cs="Arial"/>
                <w:b/>
                <w:szCs w:val="24"/>
                <w:lang w:val="en-US"/>
              </w:rPr>
              <w:t>Description</w:t>
            </w:r>
            <w:r>
              <w:rPr>
                <w:rFonts w:cs="Arial"/>
                <w:b/>
                <w:szCs w:val="24"/>
                <w:lang w:val="en-US"/>
              </w:rPr>
              <w:t>:</w:t>
            </w:r>
          </w:p>
          <w:p w14:paraId="0EB7FA7D" w14:textId="5234020E" w:rsidR="0073649C" w:rsidRPr="00436E00" w:rsidRDefault="0073649C" w:rsidP="0073649C">
            <w:pPr>
              <w:spacing w:line="276" w:lineRule="auto"/>
              <w:rPr>
                <w:rFonts w:cs="Arial"/>
                <w:szCs w:val="24"/>
              </w:rPr>
            </w:pPr>
            <w:r w:rsidRPr="00436E00">
              <w:rPr>
                <w:rFonts w:cs="Arial"/>
                <w:szCs w:val="24"/>
              </w:rPr>
              <w:t xml:space="preserve">To enhance teaching in South Africa, </w:t>
            </w:r>
            <w:r>
              <w:rPr>
                <w:rFonts w:cs="Arial"/>
                <w:szCs w:val="24"/>
              </w:rPr>
              <w:t>teachers will soon be required</w:t>
            </w:r>
            <w:r w:rsidRPr="00436E00">
              <w:rPr>
                <w:rFonts w:cs="Arial"/>
                <w:szCs w:val="24"/>
              </w:rPr>
              <w:t xml:space="preserve"> to </w:t>
            </w:r>
            <w:r>
              <w:rPr>
                <w:rFonts w:cs="Arial"/>
                <w:szCs w:val="24"/>
              </w:rPr>
              <w:t>engage in</w:t>
            </w:r>
            <w:r w:rsidRPr="00436E00">
              <w:rPr>
                <w:rFonts w:cs="Arial"/>
                <w:szCs w:val="24"/>
              </w:rPr>
              <w:t xml:space="preserve"> </w:t>
            </w:r>
            <w:r>
              <w:rPr>
                <w:rFonts w:cs="Arial"/>
              </w:rPr>
              <w:t xml:space="preserve">professional development </w:t>
            </w:r>
            <w:r w:rsidR="001556EF">
              <w:rPr>
                <w:rFonts w:cs="Arial"/>
              </w:rPr>
              <w:t>activities</w:t>
            </w:r>
            <w:r>
              <w:rPr>
                <w:rFonts w:cs="Arial"/>
              </w:rPr>
              <w:t>.</w:t>
            </w:r>
            <w:r w:rsidRPr="00436E00">
              <w:rPr>
                <w:rFonts w:cs="Arial"/>
                <w:szCs w:val="24"/>
              </w:rPr>
              <w:t xml:space="preserve"> Therefore, there is an opportunity to create a web-based platform that will allow teachers to</w:t>
            </w:r>
            <w:ins w:id="3" w:author="Michelle Huggins" w:date="2015-08-31T10:41:00Z">
              <w:r w:rsidR="0070483A">
                <w:rPr>
                  <w:rFonts w:cs="Arial"/>
                  <w:szCs w:val="24"/>
                </w:rPr>
                <w:t xml:space="preserve"> upload activities </w:t>
              </w:r>
            </w:ins>
            <w:del w:id="4" w:author="Michelle Huggins" w:date="2015-08-31T10:41:00Z">
              <w:r w:rsidRPr="00436E00" w:rsidDel="0070483A">
                <w:rPr>
                  <w:rFonts w:cs="Arial"/>
                  <w:szCs w:val="24"/>
                </w:rPr>
                <w:delText xml:space="preserve"> </w:delText>
              </w:r>
            </w:del>
            <w:ins w:id="5" w:author="Michelle Huggins" w:date="2015-08-31T10:41:00Z">
              <w:r w:rsidR="0070483A">
                <w:rPr>
                  <w:rFonts w:cs="Arial"/>
                  <w:szCs w:val="24"/>
                </w:rPr>
                <w:t xml:space="preserve">and </w:t>
              </w:r>
            </w:ins>
            <w:del w:id="6" w:author="Michelle Huggins" w:date="2015-08-29T11:44:00Z">
              <w:r w:rsidRPr="00436E00" w:rsidDel="00AF5B95">
                <w:rPr>
                  <w:rFonts w:cs="Arial"/>
                  <w:szCs w:val="24"/>
                </w:rPr>
                <w:delText xml:space="preserve">earn </w:delText>
              </w:r>
              <w:r w:rsidDel="00AF5B95">
                <w:rPr>
                  <w:rFonts w:cs="Arial"/>
                  <w:szCs w:val="24"/>
                </w:rPr>
                <w:delText xml:space="preserve">and </w:delText>
              </w:r>
            </w:del>
            <w:r>
              <w:rPr>
                <w:rFonts w:cs="Arial"/>
                <w:szCs w:val="24"/>
              </w:rPr>
              <w:t xml:space="preserve">manage </w:t>
            </w:r>
            <w:r w:rsidRPr="00436E00">
              <w:rPr>
                <w:rFonts w:cs="Arial"/>
                <w:szCs w:val="24"/>
              </w:rPr>
              <w:t xml:space="preserve">their Continued Professional </w:t>
            </w:r>
            <w:r>
              <w:rPr>
                <w:rFonts w:cs="Arial"/>
                <w:szCs w:val="24"/>
              </w:rPr>
              <w:t xml:space="preserve">Teacher </w:t>
            </w:r>
            <w:r w:rsidRPr="00436E00">
              <w:rPr>
                <w:rFonts w:cs="Arial"/>
                <w:szCs w:val="24"/>
              </w:rPr>
              <w:t>Development (CP</w:t>
            </w:r>
            <w:r>
              <w:rPr>
                <w:rFonts w:cs="Arial"/>
                <w:szCs w:val="24"/>
              </w:rPr>
              <w:t>T</w:t>
            </w:r>
            <w:r w:rsidRPr="00436E00">
              <w:rPr>
                <w:rFonts w:cs="Arial"/>
                <w:szCs w:val="24"/>
              </w:rPr>
              <w:t>D)</w:t>
            </w:r>
            <w:r>
              <w:rPr>
                <w:rFonts w:cs="Arial"/>
                <w:szCs w:val="24"/>
              </w:rPr>
              <w:t xml:space="preserve"> </w:t>
            </w:r>
            <w:r w:rsidRPr="00436E00">
              <w:rPr>
                <w:rFonts w:cs="Arial"/>
                <w:szCs w:val="24"/>
              </w:rPr>
              <w:t>points</w:t>
            </w:r>
            <w:r>
              <w:rPr>
                <w:rFonts w:cs="Arial"/>
                <w:szCs w:val="24"/>
              </w:rPr>
              <w:t xml:space="preserve"> online and for </w:t>
            </w:r>
            <w:r w:rsidRPr="00436E00">
              <w:rPr>
                <w:rFonts w:cs="Arial"/>
              </w:rPr>
              <w:t>South African Council for Educators</w:t>
            </w:r>
            <w:r>
              <w:rPr>
                <w:rFonts w:cs="Arial"/>
                <w:szCs w:val="24"/>
              </w:rPr>
              <w:t xml:space="preserve"> (SACE) members to be able to monitor teachers’ p</w:t>
            </w:r>
            <w:r>
              <w:rPr>
                <w:rFonts w:cs="Arial"/>
              </w:rPr>
              <w:t xml:space="preserve">articipation in professional development </w:t>
            </w:r>
            <w:r w:rsidR="001556EF">
              <w:rPr>
                <w:rFonts w:cs="Arial"/>
              </w:rPr>
              <w:t>activities</w:t>
            </w:r>
            <w:r>
              <w:rPr>
                <w:rFonts w:cs="Arial"/>
                <w:szCs w:val="24"/>
              </w:rPr>
              <w:t>.</w:t>
            </w:r>
            <w:r w:rsidRPr="00436E00">
              <w:rPr>
                <w:rFonts w:cs="Arial"/>
                <w:szCs w:val="24"/>
              </w:rPr>
              <w:t xml:space="preserve"> </w:t>
            </w:r>
          </w:p>
          <w:p w14:paraId="43114515" w14:textId="77777777" w:rsidR="0073649C" w:rsidRPr="00436E00" w:rsidRDefault="0073649C" w:rsidP="0073649C">
            <w:pPr>
              <w:spacing w:before="240" w:line="276" w:lineRule="auto"/>
              <w:rPr>
                <w:rFonts w:cs="Arial"/>
                <w:b/>
                <w:szCs w:val="24"/>
              </w:rPr>
            </w:pPr>
            <w:r>
              <w:rPr>
                <w:rFonts w:cs="Arial"/>
                <w:b/>
                <w:szCs w:val="24"/>
                <w:lang w:val="en-US"/>
              </w:rPr>
              <w:t>Project Goal:</w:t>
            </w:r>
          </w:p>
          <w:p w14:paraId="08940EE6" w14:textId="6332371A" w:rsidR="0073649C" w:rsidRPr="00952C52" w:rsidRDefault="0073649C" w:rsidP="0073649C">
            <w:pPr>
              <w:spacing w:line="276" w:lineRule="auto"/>
              <w:rPr>
                <w:rFonts w:cs="Arial"/>
                <w:szCs w:val="24"/>
              </w:rPr>
            </w:pPr>
            <w:r>
              <w:rPr>
                <w:rFonts w:cs="Arial"/>
                <w:szCs w:val="24"/>
              </w:rPr>
              <w:t xml:space="preserve">The goal of this project is to create an interactive and intuitive web-based Continued Education Portal for teachers to </w:t>
            </w:r>
            <w:del w:id="7" w:author="Michelle Huggins" w:date="2015-08-29T11:45:00Z">
              <w:r w:rsidDel="00AF5B95">
                <w:rPr>
                  <w:rFonts w:cs="Arial"/>
                  <w:szCs w:val="24"/>
                </w:rPr>
                <w:delText xml:space="preserve">obtain and </w:delText>
              </w:r>
            </w:del>
            <w:r>
              <w:rPr>
                <w:rFonts w:cs="Arial"/>
                <w:szCs w:val="24"/>
              </w:rPr>
              <w:t>manage their required CPTD points and for members of schools and SACE to be able to track teachers’ p</w:t>
            </w:r>
            <w:r w:rsidRPr="00952C52">
              <w:rPr>
                <w:rFonts w:cs="Arial"/>
                <w:szCs w:val="24"/>
              </w:rPr>
              <w:t xml:space="preserve">articipation in professional development </w:t>
            </w:r>
            <w:r w:rsidR="001556EF" w:rsidRPr="00952C52">
              <w:rPr>
                <w:rFonts w:cs="Arial"/>
                <w:szCs w:val="24"/>
              </w:rPr>
              <w:t>activities</w:t>
            </w:r>
            <w:r w:rsidRPr="00952C52">
              <w:rPr>
                <w:rFonts w:cs="Arial"/>
                <w:szCs w:val="24"/>
              </w:rPr>
              <w:t xml:space="preserve">. </w:t>
            </w:r>
          </w:p>
          <w:p w14:paraId="330C3FFC" w14:textId="77777777" w:rsidR="0073649C" w:rsidRPr="00436E00" w:rsidRDefault="0073649C" w:rsidP="0073649C">
            <w:pPr>
              <w:spacing w:before="240" w:line="276" w:lineRule="auto"/>
              <w:rPr>
                <w:rFonts w:cs="Arial"/>
                <w:b/>
                <w:szCs w:val="24"/>
              </w:rPr>
            </w:pPr>
            <w:r>
              <w:rPr>
                <w:rFonts w:cs="Arial"/>
                <w:b/>
                <w:szCs w:val="24"/>
                <w:lang w:val="en-US"/>
              </w:rPr>
              <w:t>Project Objectives</w:t>
            </w:r>
            <w:r w:rsidRPr="00436E00">
              <w:rPr>
                <w:rFonts w:cs="Arial"/>
                <w:b/>
                <w:szCs w:val="24"/>
                <w:lang w:val="en-US"/>
              </w:rPr>
              <w:t>:</w:t>
            </w:r>
          </w:p>
          <w:p w14:paraId="1B94B9B0" w14:textId="2780181E" w:rsidR="0073649C" w:rsidRPr="00436E00" w:rsidRDefault="0073649C" w:rsidP="0073649C">
            <w:pPr>
              <w:numPr>
                <w:ilvl w:val="0"/>
                <w:numId w:val="2"/>
              </w:numPr>
              <w:spacing w:before="240" w:after="0" w:line="276" w:lineRule="auto"/>
              <w:rPr>
                <w:rFonts w:cs="Arial"/>
                <w:b/>
              </w:rPr>
            </w:pPr>
            <w:r w:rsidRPr="00436E00">
              <w:rPr>
                <w:rFonts w:cs="Arial"/>
                <w:b/>
              </w:rPr>
              <w:t xml:space="preserve">Develop </w:t>
            </w:r>
            <w:r>
              <w:rPr>
                <w:rFonts w:cs="Arial"/>
                <w:b/>
              </w:rPr>
              <w:t>a</w:t>
            </w:r>
            <w:r w:rsidR="00C05DFA">
              <w:rPr>
                <w:rFonts w:cs="Arial"/>
                <w:b/>
              </w:rPr>
              <w:t>n</w:t>
            </w:r>
            <w:r>
              <w:rPr>
                <w:rFonts w:cs="Arial"/>
                <w:b/>
              </w:rPr>
              <w:t xml:space="preserve"> interactive </w:t>
            </w:r>
            <w:r w:rsidRPr="00436E00">
              <w:rPr>
                <w:rFonts w:cs="Arial"/>
                <w:b/>
              </w:rPr>
              <w:t>Continu</w:t>
            </w:r>
            <w:ins w:id="8" w:author="Michelle Huggins" w:date="2015-08-29T11:55:00Z">
              <w:r w:rsidR="00E735AD">
                <w:rPr>
                  <w:rFonts w:cs="Arial"/>
                  <w:b/>
                </w:rPr>
                <w:t>ing</w:t>
              </w:r>
            </w:ins>
            <w:del w:id="9" w:author="Michelle Huggins" w:date="2015-08-29T11:55:00Z">
              <w:r w:rsidRPr="00436E00" w:rsidDel="00E735AD">
                <w:rPr>
                  <w:rFonts w:cs="Arial"/>
                  <w:b/>
                </w:rPr>
                <w:delText>ed</w:delText>
              </w:r>
            </w:del>
            <w:r w:rsidRPr="00436E00">
              <w:rPr>
                <w:rFonts w:cs="Arial"/>
                <w:b/>
              </w:rPr>
              <w:t xml:space="preserve"> </w:t>
            </w:r>
            <w:del w:id="10" w:author="Michelle Huggins" w:date="2015-08-29T11:55:00Z">
              <w:r w:rsidRPr="00436E00" w:rsidDel="00E735AD">
                <w:rPr>
                  <w:rFonts w:cs="Arial"/>
                  <w:b/>
                </w:rPr>
                <w:delText xml:space="preserve">Education Portal </w:delText>
              </w:r>
            </w:del>
            <w:ins w:id="11" w:author="Michelle Huggins" w:date="2015-08-29T11:55:00Z">
              <w:r w:rsidR="00E735AD">
                <w:rPr>
                  <w:rFonts w:cs="Arial"/>
                  <w:b/>
                </w:rPr>
                <w:t xml:space="preserve">Professional </w:t>
              </w:r>
            </w:ins>
            <w:ins w:id="12" w:author="Michelle Huggins" w:date="2015-08-29T11:56:00Z">
              <w:r w:rsidR="00E735AD">
                <w:rPr>
                  <w:rFonts w:cs="Arial"/>
                  <w:b/>
                </w:rPr>
                <w:t xml:space="preserve">Teacher </w:t>
              </w:r>
            </w:ins>
            <w:ins w:id="13" w:author="Michelle Huggins" w:date="2015-08-29T11:55:00Z">
              <w:r w:rsidR="00E735AD">
                <w:rPr>
                  <w:rFonts w:cs="Arial"/>
                  <w:b/>
                </w:rPr>
                <w:t xml:space="preserve">Development Portal </w:t>
              </w:r>
            </w:ins>
            <w:r w:rsidRPr="00436E00">
              <w:rPr>
                <w:rFonts w:cs="Arial"/>
                <w:b/>
              </w:rPr>
              <w:t>(</w:t>
            </w:r>
            <w:proofErr w:type="spellStart"/>
            <w:r w:rsidRPr="00436E00">
              <w:rPr>
                <w:rFonts w:cs="Arial"/>
                <w:b/>
              </w:rPr>
              <w:t>eduActiv</w:t>
            </w:r>
            <w:proofErr w:type="spellEnd"/>
            <w:r w:rsidRPr="00436E00">
              <w:rPr>
                <w:rFonts w:cs="Arial"/>
                <w:b/>
              </w:rPr>
              <w:t>)</w:t>
            </w:r>
          </w:p>
          <w:p w14:paraId="33A45DFE" w14:textId="4A26FEC6" w:rsidR="0073649C" w:rsidRDefault="0073649C" w:rsidP="00AF5B95">
            <w:pPr>
              <w:spacing w:before="240" w:line="276" w:lineRule="auto"/>
              <w:ind w:left="720"/>
              <w:rPr>
                <w:ins w:id="14" w:author="Michelle Huggins" w:date="2015-08-29T11:50:00Z"/>
                <w:rFonts w:cs="Arial"/>
              </w:rPr>
            </w:pPr>
            <w:r>
              <w:rPr>
                <w:rFonts w:cs="Arial"/>
              </w:rPr>
              <w:t>This portal assists teachers in organising their professional de</w:t>
            </w:r>
            <w:r w:rsidR="00122DA1">
              <w:rPr>
                <w:rFonts w:cs="Arial"/>
              </w:rPr>
              <w:t>velopment by managing their CPTD</w:t>
            </w:r>
            <w:r>
              <w:rPr>
                <w:rFonts w:cs="Arial"/>
              </w:rPr>
              <w:t xml:space="preserve"> points and activities on their personal Professional Development Portfolio (PDP), while it enables members of schools and SACE to track and monitor </w:t>
            </w:r>
            <w:r w:rsidRPr="00367EB9">
              <w:rPr>
                <w:rFonts w:cs="Arial"/>
              </w:rPr>
              <w:t>teachers’ p</w:t>
            </w:r>
            <w:r>
              <w:rPr>
                <w:rFonts w:cs="Arial"/>
              </w:rPr>
              <w:t xml:space="preserve">articipation in professional development </w:t>
            </w:r>
            <w:r w:rsidR="001556EF">
              <w:rPr>
                <w:rFonts w:cs="Arial"/>
              </w:rPr>
              <w:t>activities</w:t>
            </w:r>
            <w:r>
              <w:rPr>
                <w:rFonts w:cs="Arial"/>
              </w:rPr>
              <w:t>. The portal</w:t>
            </w:r>
            <w:r w:rsidRPr="00436E00">
              <w:rPr>
                <w:rFonts w:cs="Arial"/>
              </w:rPr>
              <w:t xml:space="preserve"> </w:t>
            </w:r>
            <w:r>
              <w:rPr>
                <w:rFonts w:cs="Arial"/>
              </w:rPr>
              <w:t xml:space="preserve">allows teachers to earn </w:t>
            </w:r>
            <w:r w:rsidR="00122DA1">
              <w:rPr>
                <w:rFonts w:cs="Arial"/>
              </w:rPr>
              <w:t>their CPTD</w:t>
            </w:r>
            <w:r w:rsidRPr="00367EB9">
              <w:rPr>
                <w:rFonts w:cs="Arial"/>
              </w:rPr>
              <w:t xml:space="preserve"> points through </w:t>
            </w:r>
            <w:del w:id="15" w:author="Michelle Huggins" w:date="2015-08-29T11:49:00Z">
              <w:r w:rsidRPr="00367EB9" w:rsidDel="00AF5B95">
                <w:rPr>
                  <w:rFonts w:cs="Arial"/>
                </w:rPr>
                <w:delText>both</w:delText>
              </w:r>
              <w:r w:rsidDel="00AF5B95">
                <w:rPr>
                  <w:rFonts w:cs="Arial"/>
                </w:rPr>
                <w:delText xml:space="preserve"> </w:delText>
              </w:r>
            </w:del>
            <w:r>
              <w:rPr>
                <w:rFonts w:cs="Arial"/>
              </w:rPr>
              <w:t xml:space="preserve">uploading </w:t>
            </w:r>
            <w:ins w:id="16" w:author="Michelle Huggins" w:date="2015-08-29T11:48:00Z">
              <w:r w:rsidR="00AF5B95">
                <w:rPr>
                  <w:rFonts w:cs="Arial"/>
                </w:rPr>
                <w:t>type 1</w:t>
              </w:r>
            </w:ins>
            <w:ins w:id="17" w:author="Michelle Huggins" w:date="2015-08-29T11:49:00Z">
              <w:r w:rsidR="00AF5B95">
                <w:rPr>
                  <w:rFonts w:cs="Arial"/>
                </w:rPr>
                <w:t xml:space="preserve"> activities. </w:t>
              </w:r>
            </w:ins>
            <w:del w:id="18" w:author="Michelle Huggins" w:date="2015-08-29T11:48:00Z">
              <w:r w:rsidDel="00AF5B95">
                <w:rPr>
                  <w:rFonts w:cs="Arial"/>
                </w:rPr>
                <w:delText xml:space="preserve">certificates of completion of </w:delText>
              </w:r>
              <w:r w:rsidR="001556EF" w:rsidDel="00AF5B95">
                <w:rPr>
                  <w:rFonts w:cs="Arial"/>
                </w:rPr>
                <w:delText>in-house</w:delText>
              </w:r>
              <w:r w:rsidDel="00AF5B95">
                <w:rPr>
                  <w:rFonts w:cs="Arial"/>
                </w:rPr>
                <w:delText xml:space="preserve"> </w:delText>
              </w:r>
              <w:r w:rsidR="00FF45EC" w:rsidDel="00AF5B95">
                <w:rPr>
                  <w:rFonts w:cs="Arial"/>
                </w:rPr>
                <w:delText>assessments</w:delText>
              </w:r>
              <w:r w:rsidDel="00AF5B95">
                <w:rPr>
                  <w:rFonts w:cs="Arial"/>
                </w:rPr>
                <w:delText xml:space="preserve"> (Type 1 and Type 2) </w:delText>
              </w:r>
            </w:del>
            <w:ins w:id="19" w:author="Michelle Huggins" w:date="2015-08-29T11:49:00Z">
              <w:r w:rsidR="00AF5B95">
                <w:rPr>
                  <w:rFonts w:cs="Arial"/>
                </w:rPr>
                <w:t xml:space="preserve">Schools can then upload type 2 </w:t>
              </w:r>
              <w:proofErr w:type="spellStart"/>
              <w:r w:rsidR="00AF5B95">
                <w:rPr>
                  <w:rFonts w:cs="Arial"/>
                </w:rPr>
                <w:t>activies</w:t>
              </w:r>
              <w:proofErr w:type="spellEnd"/>
              <w:r w:rsidR="00AF5B95">
                <w:rPr>
                  <w:rFonts w:cs="Arial"/>
                </w:rPr>
                <w:t xml:space="preserve"> for their teachers</w:t>
              </w:r>
            </w:ins>
            <w:ins w:id="20" w:author="Michelle Huggins" w:date="2015-08-29T11:52:00Z">
              <w:r w:rsidR="00AF5B95">
                <w:rPr>
                  <w:rFonts w:cs="Arial"/>
                </w:rPr>
                <w:t xml:space="preserve">. </w:t>
              </w:r>
            </w:ins>
            <w:ins w:id="21" w:author="Michelle Huggins" w:date="2015-08-29T11:49:00Z">
              <w:r w:rsidR="00AF5B95">
                <w:rPr>
                  <w:rFonts w:cs="Arial"/>
                </w:rPr>
                <w:t xml:space="preserve"> External course providers upload type 3 activities</w:t>
              </w:r>
            </w:ins>
            <w:ins w:id="22" w:author="Michelle Huggins" w:date="2015-08-29T11:50:00Z">
              <w:r w:rsidR="00AF5B95">
                <w:rPr>
                  <w:rFonts w:cs="Arial"/>
                </w:rPr>
                <w:t xml:space="preserve"> for teachers</w:t>
              </w:r>
            </w:ins>
            <w:ins w:id="23" w:author="Michelle Huggins" w:date="2015-08-29T11:49:00Z">
              <w:r w:rsidR="00AF5B95">
                <w:rPr>
                  <w:rFonts w:cs="Arial"/>
                </w:rPr>
                <w:t>.</w:t>
              </w:r>
            </w:ins>
            <w:del w:id="24" w:author="Michelle Huggins" w:date="2015-08-29T11:49:00Z">
              <w:r w:rsidDel="00AF5B95">
                <w:rPr>
                  <w:rFonts w:cs="Arial"/>
                </w:rPr>
                <w:delText xml:space="preserve">and also through </w:delText>
              </w:r>
              <w:r w:rsidRPr="00436E00" w:rsidDel="00AF5B95">
                <w:rPr>
                  <w:rFonts w:cs="Arial"/>
                </w:rPr>
                <w:delText>access</w:delText>
              </w:r>
              <w:r w:rsidDel="00AF5B95">
                <w:rPr>
                  <w:rFonts w:cs="Arial"/>
                </w:rPr>
                <w:delText>ing</w:delText>
              </w:r>
              <w:r w:rsidRPr="00436E00" w:rsidDel="00AF5B95">
                <w:rPr>
                  <w:rFonts w:cs="Arial"/>
                </w:rPr>
                <w:delText xml:space="preserve"> online </w:delText>
              </w:r>
              <w:r w:rsidDel="00AF5B95">
                <w:rPr>
                  <w:rFonts w:cs="Arial"/>
                </w:rPr>
                <w:delText xml:space="preserve">courses and </w:delText>
              </w:r>
              <w:r w:rsidRPr="00436E00" w:rsidDel="00AF5B95">
                <w:rPr>
                  <w:rFonts w:cs="Arial"/>
                </w:rPr>
                <w:delText>resources</w:delText>
              </w:r>
              <w:r w:rsidDel="00AF5B95">
                <w:rPr>
                  <w:rFonts w:cs="Arial"/>
                </w:rPr>
                <w:delText xml:space="preserve"> (articles and webinars) and subsequently completing external online assessments (Type 3)</w:delText>
              </w:r>
              <w:r w:rsidR="00E656A4" w:rsidDel="00AF5B95">
                <w:rPr>
                  <w:rFonts w:cs="Arial"/>
                </w:rPr>
                <w:delText xml:space="preserve"> </w:delText>
              </w:r>
              <w:r w:rsidDel="00AF5B95">
                <w:rPr>
                  <w:rFonts w:cs="Arial"/>
                </w:rPr>
                <w:delText xml:space="preserve">on the portal. </w:delText>
              </w:r>
            </w:del>
            <w:ins w:id="25" w:author="Michelle Huggins" w:date="2015-08-29T11:50:00Z">
              <w:r w:rsidR="00AF5B95">
                <w:rPr>
                  <w:rFonts w:cs="Arial"/>
                </w:rPr>
                <w:t xml:space="preserve"> </w:t>
              </w:r>
            </w:ins>
            <w:r>
              <w:rPr>
                <w:rFonts w:cs="Arial"/>
              </w:rPr>
              <w:t xml:space="preserve">Teachers are </w:t>
            </w:r>
            <w:del w:id="26" w:author="Michelle Huggins" w:date="2015-08-29T11:52:00Z">
              <w:r w:rsidDel="00E735AD">
                <w:rPr>
                  <w:rFonts w:cs="Arial"/>
                </w:rPr>
                <w:delText xml:space="preserve">also </w:delText>
              </w:r>
            </w:del>
            <w:r>
              <w:rPr>
                <w:rFonts w:cs="Arial"/>
              </w:rPr>
              <w:t xml:space="preserve">given the opportunity to communicate </w:t>
            </w:r>
            <w:del w:id="27" w:author="Michelle Huggins" w:date="2015-08-29T11:54:00Z">
              <w:r w:rsidDel="00E735AD">
                <w:rPr>
                  <w:rFonts w:cs="Arial"/>
                </w:rPr>
                <w:delText xml:space="preserve">and share resources amongst themselves </w:delText>
              </w:r>
            </w:del>
            <w:r>
              <w:rPr>
                <w:rFonts w:cs="Arial"/>
              </w:rPr>
              <w:t>via forums</w:t>
            </w:r>
            <w:ins w:id="28" w:author="Michelle Huggins" w:date="2015-08-29T11:51:00Z">
              <w:r w:rsidR="00AF5B95">
                <w:rPr>
                  <w:rFonts w:cs="Arial"/>
                </w:rPr>
                <w:t xml:space="preserve"> and share </w:t>
              </w:r>
            </w:ins>
            <w:ins w:id="29" w:author="Michelle Huggins" w:date="2015-08-29T11:52:00Z">
              <w:r w:rsidR="00E735AD">
                <w:rPr>
                  <w:rFonts w:cs="Arial"/>
                </w:rPr>
                <w:t>resources amongst themselves</w:t>
              </w:r>
            </w:ins>
            <w:ins w:id="30" w:author="Michelle Huggins" w:date="2015-08-29T11:51:00Z">
              <w:r w:rsidR="00AF5B95">
                <w:rPr>
                  <w:rFonts w:cs="Arial"/>
                </w:rPr>
                <w:t xml:space="preserve"> by making recommendations</w:t>
              </w:r>
            </w:ins>
            <w:r>
              <w:rPr>
                <w:rFonts w:cs="Arial"/>
              </w:rPr>
              <w:t>.</w:t>
            </w:r>
          </w:p>
          <w:p w14:paraId="393AE7A6" w14:textId="77777777" w:rsidR="00AF5B95" w:rsidRDefault="00AF5B95" w:rsidP="00AF5B95">
            <w:pPr>
              <w:spacing w:before="240" w:line="276" w:lineRule="auto"/>
              <w:ind w:left="720"/>
              <w:rPr>
                <w:rFonts w:cs="Arial"/>
              </w:rPr>
            </w:pPr>
          </w:p>
          <w:p w14:paraId="43B6B6EF" w14:textId="77777777" w:rsidR="0073649C" w:rsidRPr="00436E00" w:rsidRDefault="0073649C" w:rsidP="0073649C">
            <w:pPr>
              <w:numPr>
                <w:ilvl w:val="0"/>
                <w:numId w:val="3"/>
              </w:numPr>
              <w:spacing w:before="240" w:after="0" w:line="276" w:lineRule="auto"/>
              <w:rPr>
                <w:rFonts w:cs="Arial"/>
                <w:b/>
              </w:rPr>
            </w:pPr>
            <w:r>
              <w:rPr>
                <w:rFonts w:cs="Arial"/>
                <w:b/>
              </w:rPr>
              <w:t>Provide f</w:t>
            </w:r>
            <w:r w:rsidRPr="00436E00">
              <w:rPr>
                <w:rFonts w:cs="Arial"/>
                <w:b/>
              </w:rPr>
              <w:t>unctionality to generate reports</w:t>
            </w:r>
          </w:p>
          <w:p w14:paraId="5394CA9C" w14:textId="1BA276E2" w:rsidR="0073649C" w:rsidRDefault="0073649C" w:rsidP="0073649C">
            <w:pPr>
              <w:spacing w:before="240" w:line="276" w:lineRule="auto"/>
              <w:ind w:left="720"/>
              <w:rPr>
                <w:rFonts w:cs="Arial"/>
              </w:rPr>
            </w:pPr>
            <w:r w:rsidRPr="00436E00">
              <w:rPr>
                <w:rFonts w:cs="Arial"/>
              </w:rPr>
              <w:t xml:space="preserve">Information about </w:t>
            </w:r>
            <w:r>
              <w:rPr>
                <w:rFonts w:cs="Arial"/>
              </w:rPr>
              <w:t xml:space="preserve">teachers’ </w:t>
            </w:r>
            <w:ins w:id="31" w:author="Michelle Huggins" w:date="2015-08-29T12:28:00Z">
              <w:r w:rsidR="008A5997">
                <w:rPr>
                  <w:rFonts w:cs="Arial"/>
                </w:rPr>
                <w:t>CPTD points</w:t>
              </w:r>
            </w:ins>
            <w:ins w:id="32" w:author="Michelle Huggins" w:date="2015-08-29T12:30:00Z">
              <w:r w:rsidR="008A5997">
                <w:rPr>
                  <w:rFonts w:cs="Arial"/>
                </w:rPr>
                <w:t xml:space="preserve"> will be compiled in a report for schools</w:t>
              </w:r>
            </w:ins>
            <w:ins w:id="33" w:author="Michelle Huggins" w:date="2015-08-29T12:41:00Z">
              <w:r w:rsidR="00F31CC4">
                <w:rPr>
                  <w:rFonts w:cs="Arial"/>
                </w:rPr>
                <w:t xml:space="preserve"> and SACE</w:t>
              </w:r>
            </w:ins>
            <w:ins w:id="34" w:author="Michelle Huggins" w:date="2015-08-29T12:30:00Z">
              <w:r w:rsidR="008A5997">
                <w:rPr>
                  <w:rFonts w:cs="Arial"/>
                </w:rPr>
                <w:t xml:space="preserve"> to see</w:t>
              </w:r>
            </w:ins>
            <w:ins w:id="35" w:author="Michelle Huggins" w:date="2015-08-29T12:28:00Z">
              <w:r w:rsidR="00F31CC4">
                <w:rPr>
                  <w:rFonts w:cs="Arial"/>
                </w:rPr>
                <w:t xml:space="preserve"> </w:t>
              </w:r>
              <w:r w:rsidR="008A5997">
                <w:rPr>
                  <w:rFonts w:cs="Arial"/>
                </w:rPr>
                <w:t>teacher</w:t>
              </w:r>
            </w:ins>
            <w:ins w:id="36" w:author="Michelle Huggins" w:date="2015-08-29T12:31:00Z">
              <w:r w:rsidR="008A5997">
                <w:rPr>
                  <w:rFonts w:cs="Arial"/>
                </w:rPr>
                <w:t>s’ progress</w:t>
              </w:r>
            </w:ins>
            <w:del w:id="37" w:author="Michelle Huggins" w:date="2015-08-29T12:28:00Z">
              <w:r w:rsidDel="008A5997">
                <w:rPr>
                  <w:rFonts w:cs="Arial"/>
                </w:rPr>
                <w:delText>professional development a</w:delText>
              </w:r>
              <w:r w:rsidR="00FF45EC" w:rsidDel="008A5997">
                <w:rPr>
                  <w:rFonts w:cs="Arial"/>
                </w:rPr>
                <w:delText>ssessments</w:delText>
              </w:r>
              <w:r w:rsidDel="008A5997">
                <w:rPr>
                  <w:rFonts w:cs="Arial"/>
                </w:rPr>
                <w:delText xml:space="preserve"> and </w:delText>
              </w:r>
              <w:r w:rsidRPr="00436E00" w:rsidDel="008A5997">
                <w:rPr>
                  <w:rFonts w:cs="Arial"/>
                </w:rPr>
                <w:delText>courses taken and completed by teachers will be compiled in r</w:delText>
              </w:r>
              <w:r w:rsidDel="008A5997">
                <w:rPr>
                  <w:rFonts w:cs="Arial"/>
                </w:rPr>
                <w:delText xml:space="preserve">eports for principals, the </w:delText>
              </w:r>
              <w:r w:rsidRPr="00436E00" w:rsidDel="008A5997">
                <w:rPr>
                  <w:rFonts w:cs="Arial"/>
                </w:rPr>
                <w:delText>S</w:delText>
              </w:r>
              <w:r w:rsidDel="008A5997">
                <w:rPr>
                  <w:rFonts w:cs="Arial"/>
                </w:rPr>
                <w:delText>ACE members</w:delText>
              </w:r>
            </w:del>
            <w:ins w:id="38" w:author="Michelle Huggins" w:date="2015-08-29T12:17:00Z">
              <w:r w:rsidR="000F77AC">
                <w:rPr>
                  <w:rFonts w:cs="Arial"/>
                </w:rPr>
                <w:t>.</w:t>
              </w:r>
            </w:ins>
            <w:del w:id="39" w:author="Michelle Huggins" w:date="2015-08-29T12:17:00Z">
              <w:r w:rsidRPr="00436E00" w:rsidDel="000F77AC">
                <w:rPr>
                  <w:rFonts w:cs="Arial"/>
                </w:rPr>
                <w:delText xml:space="preserve"> and auditors. </w:delText>
              </w:r>
            </w:del>
            <w:del w:id="40" w:author="Michelle Huggins" w:date="2015-08-29T12:40:00Z">
              <w:r w:rsidRPr="00436E00" w:rsidDel="00F31CC4">
                <w:rPr>
                  <w:rFonts w:cs="Arial"/>
                </w:rPr>
                <w:delText>This enables principals to review the performance of their school’s teachers and compare their school’s performance to other schools in South Africa</w:delText>
              </w:r>
            </w:del>
            <w:del w:id="41" w:author="Michelle Huggins" w:date="2015-08-29T12:17:00Z">
              <w:r w:rsidRPr="00436E00" w:rsidDel="000F77AC">
                <w:rPr>
                  <w:rFonts w:cs="Arial"/>
                </w:rPr>
                <w:delText xml:space="preserve"> and to the mean.</w:delText>
              </w:r>
            </w:del>
            <w:del w:id="42" w:author="Michelle Huggins" w:date="2015-08-29T12:40:00Z">
              <w:r w:rsidRPr="00436E00" w:rsidDel="00F31CC4">
                <w:rPr>
                  <w:rFonts w:cs="Arial"/>
                </w:rPr>
                <w:delText xml:space="preserve">  </w:delText>
              </w:r>
            </w:del>
            <w:del w:id="43" w:author="Michelle Huggins" w:date="2015-08-29T11:54:00Z">
              <w:r w:rsidRPr="00436E00" w:rsidDel="00E735AD">
                <w:rPr>
                  <w:rFonts w:cs="Arial"/>
                </w:rPr>
                <w:delText>Auditors will need to see special reports to review legal compliance.</w:delText>
              </w:r>
            </w:del>
          </w:p>
          <w:p w14:paraId="0E2DB012" w14:textId="77777777" w:rsidR="0073649C" w:rsidRPr="00436E00" w:rsidRDefault="0073649C" w:rsidP="0073649C">
            <w:pPr>
              <w:numPr>
                <w:ilvl w:val="0"/>
                <w:numId w:val="5"/>
              </w:numPr>
              <w:spacing w:before="240" w:after="0" w:line="276" w:lineRule="auto"/>
              <w:rPr>
                <w:rFonts w:cs="Arial"/>
                <w:b/>
              </w:rPr>
            </w:pPr>
            <w:r>
              <w:rPr>
                <w:rFonts w:cs="Arial"/>
                <w:b/>
              </w:rPr>
              <w:t>Provide f</w:t>
            </w:r>
            <w:r w:rsidRPr="00436E00">
              <w:rPr>
                <w:rFonts w:cs="Arial"/>
                <w:b/>
              </w:rPr>
              <w:t>unctionality for automatic email notifications to be sent</w:t>
            </w:r>
          </w:p>
          <w:p w14:paraId="09C85D83" w14:textId="6159D686" w:rsidR="0073649C" w:rsidRPr="00436E00" w:rsidRDefault="0073649C" w:rsidP="0073649C">
            <w:pPr>
              <w:spacing w:before="240" w:line="276" w:lineRule="auto"/>
              <w:ind w:left="720"/>
              <w:rPr>
                <w:rFonts w:cs="Arial"/>
              </w:rPr>
            </w:pPr>
            <w:r w:rsidRPr="00436E00">
              <w:rPr>
                <w:rFonts w:cs="Arial"/>
              </w:rPr>
              <w:t xml:space="preserve">Teachers need to be informed </w:t>
            </w:r>
            <w:ins w:id="44" w:author="Michelle Huggins" w:date="2015-08-29T12:04:00Z">
              <w:r w:rsidR="0058660C">
                <w:rPr>
                  <w:rFonts w:cs="Arial"/>
                </w:rPr>
                <w:t xml:space="preserve">when they haven’t been on the system for a </w:t>
              </w:r>
            </w:ins>
            <w:ins w:id="45" w:author="Michelle Huggins" w:date="2015-08-29T12:41:00Z">
              <w:r w:rsidR="00F31CC4">
                <w:rPr>
                  <w:rFonts w:cs="Arial"/>
                </w:rPr>
                <w:t>month (30 days)</w:t>
              </w:r>
            </w:ins>
            <w:ins w:id="46" w:author="Michelle Huggins" w:date="2015-08-29T12:04:00Z">
              <w:r w:rsidR="0058660C">
                <w:rPr>
                  <w:rFonts w:cs="Arial"/>
                </w:rPr>
                <w:t xml:space="preserve">. This makes sure that they are </w:t>
              </w:r>
              <w:proofErr w:type="spellStart"/>
              <w:r w:rsidR="0058660C">
                <w:rPr>
                  <w:rFonts w:cs="Arial"/>
                </w:rPr>
                <w:t>constanly</w:t>
              </w:r>
              <w:proofErr w:type="spellEnd"/>
              <w:r w:rsidR="0058660C">
                <w:rPr>
                  <w:rFonts w:cs="Arial"/>
                </w:rPr>
                <w:t xml:space="preserve"> updating their portfolio. </w:t>
              </w:r>
            </w:ins>
            <w:del w:id="47" w:author="Michelle Huggins" w:date="2015-08-29T12:03:00Z">
              <w:r w:rsidRPr="00436E00" w:rsidDel="0058660C">
                <w:rPr>
                  <w:rFonts w:cs="Arial"/>
                </w:rPr>
                <w:delText xml:space="preserve">of looming deadlines. They should receive </w:delText>
              </w:r>
            </w:del>
            <w:del w:id="48" w:author="Michelle Huggins" w:date="2015-08-29T12:01:00Z">
              <w:r w:rsidRPr="00436E00" w:rsidDel="00E735AD">
                <w:rPr>
                  <w:rFonts w:cs="Arial"/>
                </w:rPr>
                <w:delText xml:space="preserve">emails about outstanding </w:delText>
              </w:r>
              <w:r w:rsidR="00026761" w:rsidDel="00E735AD">
                <w:rPr>
                  <w:rFonts w:cs="Arial"/>
                </w:rPr>
                <w:delText>assessments</w:delText>
              </w:r>
              <w:r w:rsidRPr="00436E00" w:rsidDel="00E735AD">
                <w:rPr>
                  <w:rFonts w:cs="Arial"/>
                </w:rPr>
                <w:delText xml:space="preserve">. On completion of </w:delText>
              </w:r>
              <w:r w:rsidR="00026761" w:rsidDel="00E735AD">
                <w:rPr>
                  <w:rFonts w:cs="Arial"/>
                </w:rPr>
                <w:delText>assessments</w:delText>
              </w:r>
              <w:r w:rsidRPr="00436E00" w:rsidDel="00E735AD">
                <w:rPr>
                  <w:rFonts w:cs="Arial"/>
                </w:rPr>
                <w:delText>, they should also receive notifications.</w:delText>
              </w:r>
            </w:del>
          </w:p>
          <w:p w14:paraId="66B81C31" w14:textId="7829EE6B" w:rsidR="0073649C" w:rsidRPr="00436E00" w:rsidRDefault="0073649C" w:rsidP="0073649C">
            <w:pPr>
              <w:numPr>
                <w:ilvl w:val="0"/>
                <w:numId w:val="5"/>
              </w:numPr>
              <w:spacing w:before="240" w:after="0" w:line="276" w:lineRule="auto"/>
              <w:rPr>
                <w:rFonts w:cs="Arial"/>
                <w:b/>
              </w:rPr>
            </w:pPr>
            <w:r w:rsidRPr="00436E00">
              <w:rPr>
                <w:rFonts w:cs="Arial"/>
                <w:b/>
              </w:rPr>
              <w:t xml:space="preserve">Include gamification </w:t>
            </w:r>
            <w:del w:id="49" w:author="Michelle Huggins" w:date="2015-08-29T11:58:00Z">
              <w:r w:rsidRPr="00436E00" w:rsidDel="00E735AD">
                <w:rPr>
                  <w:rFonts w:cs="Arial"/>
                  <w:b/>
                </w:rPr>
                <w:delText xml:space="preserve">and animation </w:delText>
              </w:r>
            </w:del>
          </w:p>
          <w:p w14:paraId="401E6715" w14:textId="2140C859" w:rsidR="0073649C" w:rsidRPr="00436E00" w:rsidRDefault="0073649C" w:rsidP="0073649C">
            <w:pPr>
              <w:spacing w:before="240" w:after="0" w:line="276" w:lineRule="auto"/>
              <w:ind w:left="720"/>
              <w:rPr>
                <w:rFonts w:cs="Arial"/>
              </w:rPr>
            </w:pPr>
            <w:r w:rsidRPr="00436E00">
              <w:rPr>
                <w:rFonts w:cs="Arial"/>
              </w:rPr>
              <w:t xml:space="preserve">Develop gamification </w:t>
            </w:r>
            <w:del w:id="50" w:author="Michelle Huggins" w:date="2015-08-29T11:58:00Z">
              <w:r w:rsidRPr="00436E00" w:rsidDel="00E735AD">
                <w:rPr>
                  <w:rFonts w:cs="Arial"/>
                </w:rPr>
                <w:delText xml:space="preserve">and animation </w:delText>
              </w:r>
            </w:del>
            <w:r w:rsidRPr="00436E00">
              <w:rPr>
                <w:rFonts w:cs="Arial"/>
              </w:rPr>
              <w:t xml:space="preserve">elements to be included in the website. This is to increase the usability of </w:t>
            </w:r>
            <w:proofErr w:type="spellStart"/>
            <w:r w:rsidR="001556EF" w:rsidRPr="00436E00">
              <w:rPr>
                <w:rFonts w:cs="Arial"/>
              </w:rPr>
              <w:t>edu</w:t>
            </w:r>
            <w:ins w:id="51" w:author="Michelle Huggins" w:date="2015-08-29T11:59:00Z">
              <w:r w:rsidR="00E735AD">
                <w:rPr>
                  <w:rFonts w:cs="Arial"/>
                </w:rPr>
                <w:t>Activ</w:t>
              </w:r>
            </w:ins>
            <w:proofErr w:type="spellEnd"/>
            <w:del w:id="52" w:author="Michelle Huggins" w:date="2015-08-29T11:59:00Z">
              <w:r w:rsidR="001556EF" w:rsidRPr="00436E00" w:rsidDel="00E735AD">
                <w:rPr>
                  <w:rFonts w:cs="Arial"/>
                </w:rPr>
                <w:delText>cative</w:delText>
              </w:r>
            </w:del>
            <w:r w:rsidRPr="00436E00">
              <w:rPr>
                <w:rFonts w:cs="Arial"/>
              </w:rPr>
              <w:t>. This also hopes to make the process of obtaining CP</w:t>
            </w:r>
            <w:r>
              <w:rPr>
                <w:rFonts w:cs="Arial"/>
              </w:rPr>
              <w:t>T</w:t>
            </w:r>
            <w:r w:rsidRPr="00436E00">
              <w:rPr>
                <w:rFonts w:cs="Arial"/>
              </w:rPr>
              <w:t>D points less burdensome, more enjoyable and competitive.</w:t>
            </w:r>
          </w:p>
          <w:p w14:paraId="69655DF4" w14:textId="77777777" w:rsidR="0073649C" w:rsidRPr="00436E00" w:rsidRDefault="0073649C" w:rsidP="0073649C">
            <w:pPr>
              <w:numPr>
                <w:ilvl w:val="0"/>
                <w:numId w:val="5"/>
              </w:numPr>
              <w:spacing w:before="240" w:line="276" w:lineRule="auto"/>
              <w:rPr>
                <w:rFonts w:cs="Arial"/>
                <w:b/>
              </w:rPr>
            </w:pPr>
            <w:r w:rsidRPr="00436E00">
              <w:rPr>
                <w:rFonts w:cs="Arial"/>
                <w:b/>
              </w:rPr>
              <w:t>Create an accessible and responsive website</w:t>
            </w:r>
          </w:p>
          <w:p w14:paraId="70D244DC" w14:textId="4560F6B8" w:rsidR="0073649C" w:rsidRPr="00436E00" w:rsidRDefault="0073649C" w:rsidP="0073649C">
            <w:pPr>
              <w:spacing w:before="240" w:line="276" w:lineRule="auto"/>
              <w:ind w:left="720"/>
              <w:rPr>
                <w:rFonts w:cs="Arial"/>
              </w:rPr>
            </w:pPr>
            <w:r w:rsidRPr="00436E00">
              <w:rPr>
                <w:rFonts w:cs="Arial"/>
              </w:rPr>
              <w:t xml:space="preserve">Develop a website that is accessible for all kinds of schools by catering for various devices including personal computers and </w:t>
            </w:r>
            <w:del w:id="53" w:author="Michelle Huggins" w:date="2015-08-29T12:00:00Z">
              <w:r w:rsidRPr="00436E00" w:rsidDel="00E735AD">
                <w:rPr>
                  <w:rFonts w:cs="Arial"/>
                </w:rPr>
                <w:delText>mobile devices.</w:delText>
              </w:r>
            </w:del>
            <w:ins w:id="54" w:author="Michelle Huggins" w:date="2015-08-29T12:00:00Z">
              <w:r w:rsidR="00E735AD">
                <w:rPr>
                  <w:rFonts w:cs="Arial"/>
                </w:rPr>
                <w:t xml:space="preserve">tablets. </w:t>
              </w:r>
            </w:ins>
          </w:p>
          <w:p w14:paraId="4DA8A95A" w14:textId="77777777" w:rsidR="0073649C" w:rsidRPr="00436E00" w:rsidRDefault="0073649C" w:rsidP="0073649C">
            <w:pPr>
              <w:numPr>
                <w:ilvl w:val="0"/>
                <w:numId w:val="4"/>
              </w:numPr>
              <w:spacing w:before="240" w:line="276" w:lineRule="auto"/>
              <w:rPr>
                <w:rFonts w:cs="Arial"/>
                <w:b/>
              </w:rPr>
            </w:pPr>
            <w:r w:rsidRPr="00436E00">
              <w:rPr>
                <w:rFonts w:cs="Arial"/>
                <w:b/>
              </w:rPr>
              <w:t>Include a prospective member teacher feature</w:t>
            </w:r>
          </w:p>
          <w:p w14:paraId="5A75BE3B" w14:textId="13CD0098" w:rsidR="0073649C" w:rsidRDefault="0073649C" w:rsidP="0073649C">
            <w:pPr>
              <w:spacing w:line="240" w:lineRule="auto"/>
              <w:ind w:left="720"/>
              <w:rPr>
                <w:rFonts w:cs="Arial"/>
              </w:rPr>
            </w:pPr>
            <w:r w:rsidRPr="00436E00">
              <w:rPr>
                <w:rFonts w:cs="Arial"/>
              </w:rPr>
              <w:t>This will allow teachers to view the basic functionality of the websit</w:t>
            </w:r>
            <w:ins w:id="55" w:author="Michelle Huggins" w:date="2015-08-29T12:43:00Z">
              <w:r w:rsidR="00F31CC4">
                <w:rPr>
                  <w:rFonts w:cs="Arial"/>
                </w:rPr>
                <w:t>e from the landing page</w:t>
              </w:r>
            </w:ins>
            <w:del w:id="56" w:author="Michelle Huggins" w:date="2015-08-29T12:43:00Z">
              <w:r w:rsidRPr="00436E00" w:rsidDel="00F31CC4">
                <w:rPr>
                  <w:rFonts w:cs="Arial"/>
                </w:rPr>
                <w:delText>e</w:delText>
              </w:r>
            </w:del>
            <w:r w:rsidRPr="00436E00">
              <w:rPr>
                <w:rFonts w:cs="Arial"/>
              </w:rPr>
              <w:t xml:space="preserve">. </w:t>
            </w:r>
            <w:del w:id="57" w:author="Michelle Huggins" w:date="2015-08-29T12:43:00Z">
              <w:r w:rsidRPr="00436E00" w:rsidDel="00F31CC4">
                <w:rPr>
                  <w:rFonts w:cs="Arial"/>
                </w:rPr>
                <w:delText xml:space="preserve">Only certain links will be available. This is to prevent non-members from accessing the full website. </w:delText>
              </w:r>
            </w:del>
            <w:r w:rsidRPr="00436E00">
              <w:rPr>
                <w:rFonts w:cs="Arial"/>
              </w:rPr>
              <w:t>It also hopes to attract potential members and demonstrate the abilities of the website.</w:t>
            </w:r>
          </w:p>
          <w:p w14:paraId="720FC3C8" w14:textId="77777777" w:rsidR="0073649C" w:rsidRDefault="0073649C" w:rsidP="0073649C">
            <w:pPr>
              <w:spacing w:line="240" w:lineRule="auto"/>
              <w:rPr>
                <w:rFonts w:cs="Arial"/>
              </w:rPr>
            </w:pPr>
          </w:p>
          <w:p w14:paraId="61D6D481" w14:textId="77777777" w:rsidR="0073649C" w:rsidRDefault="0073649C" w:rsidP="0073649C">
            <w:pPr>
              <w:spacing w:line="240" w:lineRule="auto"/>
              <w:rPr>
                <w:rFonts w:cs="Arial"/>
              </w:rPr>
            </w:pPr>
            <w:r>
              <w:rPr>
                <w:rFonts w:cs="Arial"/>
              </w:rPr>
              <w:t>By achieving the system objectives the eduActiv system aims to:</w:t>
            </w:r>
          </w:p>
          <w:p w14:paraId="5527B1B3" w14:textId="26D934F8" w:rsidR="0073649C" w:rsidRPr="00FF45EC" w:rsidRDefault="0073649C" w:rsidP="0073649C">
            <w:pPr>
              <w:pStyle w:val="NormalWeb"/>
              <w:numPr>
                <w:ilvl w:val="0"/>
                <w:numId w:val="6"/>
              </w:numPr>
              <w:spacing w:before="240" w:beforeAutospacing="0" w:after="0" w:afterAutospacing="0" w:line="276" w:lineRule="auto"/>
              <w:rPr>
                <w:rFonts w:ascii="Cambria" w:hAnsi="Cambria"/>
                <w:color w:val="000000"/>
              </w:rPr>
            </w:pPr>
            <w:r>
              <w:rPr>
                <w:rFonts w:ascii="Cambria" w:hAnsi="Cambria"/>
                <w:color w:val="000000"/>
              </w:rPr>
              <w:t>P</w:t>
            </w:r>
            <w:r w:rsidRPr="00436E00">
              <w:rPr>
                <w:rFonts w:ascii="Cambria" w:hAnsi="Cambria"/>
                <w:color w:val="000000"/>
              </w:rPr>
              <w:t xml:space="preserve">rovide the opportunity for teachers to </w:t>
            </w:r>
            <w:ins w:id="58" w:author="Michelle Huggins" w:date="2015-08-31T10:42:00Z">
              <w:r w:rsidR="0070483A">
                <w:rPr>
                  <w:rFonts w:ascii="Cambria" w:hAnsi="Cambria"/>
                  <w:color w:val="000000"/>
                </w:rPr>
                <w:t>upload activities and</w:t>
              </w:r>
            </w:ins>
            <w:del w:id="59" w:author="Michelle Huggins" w:date="2015-08-31T10:42:00Z">
              <w:r w:rsidDel="0070483A">
                <w:rPr>
                  <w:rFonts w:ascii="Cambria" w:hAnsi="Cambria"/>
                  <w:color w:val="000000"/>
                </w:rPr>
                <w:delText xml:space="preserve">obtain CPTD points through </w:delText>
              </w:r>
              <w:r w:rsidRPr="00026761" w:rsidDel="0070483A">
                <w:rPr>
                  <w:rFonts w:ascii="Cambria" w:hAnsi="Cambria"/>
                  <w:color w:val="000000"/>
                </w:rPr>
                <w:delText xml:space="preserve">completing </w:delText>
              </w:r>
              <w:r w:rsidRPr="00026761" w:rsidDel="0070483A">
                <w:rPr>
                  <w:rFonts w:ascii="Cambria" w:hAnsi="Cambria"/>
                </w:rPr>
                <w:delText xml:space="preserve">various </w:delText>
              </w:r>
              <w:r w:rsidR="00026761" w:rsidRPr="00026761" w:rsidDel="0070483A">
                <w:rPr>
                  <w:rFonts w:ascii="Cambria" w:hAnsi="Cambria"/>
                </w:rPr>
                <w:delText xml:space="preserve"> assessments </w:delText>
              </w:r>
              <w:r w:rsidRPr="00026761" w:rsidDel="0070483A">
                <w:rPr>
                  <w:rFonts w:ascii="Cambria" w:hAnsi="Cambria"/>
                </w:rPr>
                <w:delText>online</w:delText>
              </w:r>
              <w:r w:rsidRPr="00026761" w:rsidDel="0070483A">
                <w:rPr>
                  <w:rFonts w:ascii="Cambria" w:hAnsi="Cambria"/>
                  <w:color w:val="000000"/>
                </w:rPr>
                <w:delText xml:space="preserve"> and to effectively</w:delText>
              </w:r>
              <w:r w:rsidDel="0070483A">
                <w:rPr>
                  <w:rFonts w:ascii="Cambria" w:hAnsi="Cambria"/>
                  <w:color w:val="000000"/>
                </w:rPr>
                <w:delText xml:space="preserve"> and</w:delText>
              </w:r>
            </w:del>
            <w:r>
              <w:rPr>
                <w:rFonts w:ascii="Cambria" w:hAnsi="Cambria"/>
                <w:color w:val="000000"/>
              </w:rPr>
              <w:t xml:space="preserve"> easily manage </w:t>
            </w:r>
            <w:r w:rsidRPr="00436E00">
              <w:rPr>
                <w:rFonts w:ascii="Cambria" w:hAnsi="Cambria"/>
                <w:color w:val="000000"/>
              </w:rPr>
              <w:t>their CP</w:t>
            </w:r>
            <w:r>
              <w:rPr>
                <w:rFonts w:ascii="Cambria" w:hAnsi="Cambria"/>
                <w:color w:val="000000"/>
              </w:rPr>
              <w:t>T</w:t>
            </w:r>
            <w:r w:rsidRPr="00436E00">
              <w:rPr>
                <w:rFonts w:ascii="Cambria" w:hAnsi="Cambria"/>
                <w:color w:val="000000"/>
              </w:rPr>
              <w:t xml:space="preserve">D accredited points </w:t>
            </w:r>
            <w:r>
              <w:rPr>
                <w:rFonts w:ascii="Cambria" w:hAnsi="Cambria"/>
                <w:color w:val="000000"/>
              </w:rPr>
              <w:t xml:space="preserve">on a personal </w:t>
            </w:r>
            <w:r>
              <w:rPr>
                <w:rFonts w:cs="Arial"/>
              </w:rPr>
              <w:t>Professional Development Portfolio</w:t>
            </w:r>
            <w:r w:rsidRPr="00436E00">
              <w:rPr>
                <w:rFonts w:ascii="Cambria" w:hAnsi="Cambria"/>
                <w:color w:val="000000"/>
              </w:rPr>
              <w:t xml:space="preserve"> </w:t>
            </w:r>
          </w:p>
          <w:p w14:paraId="6ED9015B" w14:textId="0B7D29E5" w:rsidR="0073649C" w:rsidRPr="00284DDE" w:rsidDel="00F31CC4" w:rsidRDefault="0073649C" w:rsidP="0073649C">
            <w:pPr>
              <w:pStyle w:val="NormalWeb"/>
              <w:numPr>
                <w:ilvl w:val="0"/>
                <w:numId w:val="6"/>
              </w:numPr>
              <w:spacing w:before="240" w:beforeAutospacing="0" w:after="0" w:afterAutospacing="0" w:line="276" w:lineRule="auto"/>
              <w:rPr>
                <w:del w:id="60" w:author="Michelle Huggins" w:date="2015-08-29T12:44:00Z"/>
                <w:rFonts w:ascii="Cambria" w:hAnsi="Cambria"/>
                <w:color w:val="000000"/>
              </w:rPr>
            </w:pPr>
            <w:r>
              <w:rPr>
                <w:rFonts w:ascii="Cambria" w:hAnsi="Cambria"/>
                <w:color w:val="000000"/>
              </w:rPr>
              <w:t xml:space="preserve">Give teachers the opportunity to communicate and share resources related to professional development </w:t>
            </w:r>
            <w:del w:id="61" w:author="Michelle Huggins" w:date="2015-08-31T10:42:00Z">
              <w:r w:rsidR="00026761" w:rsidRPr="00026761" w:rsidDel="0070483A">
                <w:rPr>
                  <w:rFonts w:ascii="Cambria" w:hAnsi="Cambria"/>
                </w:rPr>
                <w:delText>assessment</w:delText>
              </w:r>
            </w:del>
            <w:ins w:id="62" w:author="Michelle Huggins" w:date="2015-08-31T10:42:00Z">
              <w:r w:rsidR="0070483A">
                <w:rPr>
                  <w:rFonts w:ascii="Cambria" w:hAnsi="Cambria"/>
                </w:rPr>
                <w:t>activities</w:t>
              </w:r>
            </w:ins>
            <w:del w:id="63" w:author="Michelle Huggins" w:date="2015-08-31T10:42:00Z">
              <w:r w:rsidR="00026761" w:rsidRPr="00026761" w:rsidDel="0070483A">
                <w:rPr>
                  <w:rFonts w:ascii="Cambria" w:hAnsi="Cambria"/>
                </w:rPr>
                <w:delText>s</w:delText>
              </w:r>
            </w:del>
          </w:p>
          <w:p w14:paraId="737744A4" w14:textId="77777777" w:rsidR="00284DDE" w:rsidRPr="00F31CC4" w:rsidRDefault="00284DDE">
            <w:pPr>
              <w:pStyle w:val="NormalWeb"/>
              <w:spacing w:before="240" w:beforeAutospacing="0" w:after="0" w:afterAutospacing="0" w:line="276" w:lineRule="auto"/>
              <w:ind w:left="720"/>
              <w:rPr>
                <w:rFonts w:ascii="Cambria" w:hAnsi="Cambria"/>
                <w:color w:val="000000"/>
              </w:rPr>
              <w:pPrChange w:id="64" w:author="Michelle Huggins" w:date="2015-08-31T10:42:00Z">
                <w:pPr>
                  <w:pStyle w:val="NormalWeb"/>
                  <w:framePr w:hSpace="180" w:wrap="around" w:vAnchor="text" w:hAnchor="text" w:y="1"/>
                  <w:spacing w:before="240" w:beforeAutospacing="0" w:after="0" w:afterAutospacing="0" w:line="276" w:lineRule="auto"/>
                  <w:ind w:left="720"/>
                  <w:suppressOverlap/>
                </w:pPr>
              </w:pPrChange>
            </w:pPr>
          </w:p>
          <w:p w14:paraId="1615FE64" w14:textId="4E9EA4E7" w:rsidR="0073649C" w:rsidRDefault="0073649C" w:rsidP="0073649C">
            <w:pPr>
              <w:pStyle w:val="NormalWeb"/>
              <w:numPr>
                <w:ilvl w:val="0"/>
                <w:numId w:val="6"/>
              </w:numPr>
              <w:spacing w:before="240" w:beforeAutospacing="0" w:after="0" w:afterAutospacing="0" w:line="276" w:lineRule="auto"/>
              <w:rPr>
                <w:rFonts w:ascii="Cambria" w:hAnsi="Cambria"/>
                <w:color w:val="000000"/>
              </w:rPr>
            </w:pPr>
            <w:r w:rsidRPr="00436E00">
              <w:rPr>
                <w:rFonts w:ascii="Cambria" w:hAnsi="Cambria"/>
                <w:color w:val="000000"/>
              </w:rPr>
              <w:t xml:space="preserve">Make learning </w:t>
            </w:r>
            <w:r>
              <w:rPr>
                <w:rFonts w:ascii="Cambria" w:hAnsi="Cambria"/>
                <w:color w:val="000000"/>
              </w:rPr>
              <w:t xml:space="preserve">and professional development </w:t>
            </w:r>
            <w:r w:rsidRPr="00436E00">
              <w:rPr>
                <w:rFonts w:ascii="Cambria" w:hAnsi="Cambria"/>
                <w:color w:val="000000"/>
              </w:rPr>
              <w:t>for teachers more fun by involving user interaction</w:t>
            </w:r>
            <w:del w:id="65" w:author="Michelle Huggins" w:date="2015-08-31T10:43:00Z">
              <w:r w:rsidRPr="00436E00" w:rsidDel="00013720">
                <w:rPr>
                  <w:rFonts w:ascii="Cambria" w:hAnsi="Cambria"/>
                  <w:color w:val="000000"/>
                </w:rPr>
                <w:delText xml:space="preserve"> throu</w:delText>
              </w:r>
              <w:r w:rsidDel="00013720">
                <w:rPr>
                  <w:rFonts w:ascii="Cambria" w:hAnsi="Cambria"/>
                  <w:color w:val="000000"/>
                </w:rPr>
                <w:delText>gh animation and</w:delText>
              </w:r>
            </w:del>
            <w:r>
              <w:rPr>
                <w:rFonts w:ascii="Cambria" w:hAnsi="Cambria"/>
                <w:color w:val="000000"/>
              </w:rPr>
              <w:t xml:space="preserve"> gamification</w:t>
            </w:r>
          </w:p>
          <w:p w14:paraId="1629FF72" w14:textId="3D8F5952" w:rsidR="0073649C" w:rsidRPr="00D662D0" w:rsidRDefault="0073649C" w:rsidP="0073649C">
            <w:pPr>
              <w:pStyle w:val="NormalWeb"/>
              <w:numPr>
                <w:ilvl w:val="0"/>
                <w:numId w:val="6"/>
              </w:numPr>
              <w:spacing w:before="240" w:beforeAutospacing="0" w:after="0" w:afterAutospacing="0" w:line="276" w:lineRule="auto"/>
              <w:rPr>
                <w:rFonts w:ascii="Cambria" w:hAnsi="Cambria"/>
                <w:color w:val="000000"/>
              </w:rPr>
            </w:pPr>
            <w:r w:rsidRPr="00026761">
              <w:rPr>
                <w:rFonts w:ascii="Cambria" w:hAnsi="Cambria"/>
                <w:color w:val="000000"/>
              </w:rPr>
              <w:t xml:space="preserve">Provide reports for SACE and school principals to review, compare and track teachers' </w:t>
            </w:r>
            <w:r w:rsidRPr="00026761">
              <w:rPr>
                <w:rFonts w:ascii="Cambria" w:hAnsi="Cambria" w:cs="Arial"/>
                <w:szCs w:val="22"/>
              </w:rPr>
              <w:t>p</w:t>
            </w:r>
            <w:r w:rsidRPr="00026761">
              <w:rPr>
                <w:rFonts w:ascii="Cambria" w:hAnsi="Cambria" w:cs="Arial"/>
              </w:rPr>
              <w:t xml:space="preserve">articipation in professional development </w:t>
            </w:r>
            <w:r w:rsidR="00026761" w:rsidRPr="00026761">
              <w:rPr>
                <w:rFonts w:ascii="Cambria" w:hAnsi="Cambria"/>
              </w:rPr>
              <w:t xml:space="preserve"> </w:t>
            </w:r>
            <w:ins w:id="66" w:author="Michelle Huggins" w:date="2015-08-31T10:43:00Z">
              <w:r w:rsidR="00013720">
                <w:rPr>
                  <w:rFonts w:ascii="Cambria" w:hAnsi="Cambria"/>
                </w:rPr>
                <w:t>activities</w:t>
              </w:r>
            </w:ins>
            <w:del w:id="67" w:author="Michelle Huggins" w:date="2015-08-31T10:43:00Z">
              <w:r w:rsidR="00026761" w:rsidRPr="00026761" w:rsidDel="00013720">
                <w:rPr>
                  <w:rFonts w:ascii="Cambria" w:hAnsi="Cambria"/>
                </w:rPr>
                <w:delText>assessments</w:delText>
              </w:r>
            </w:del>
          </w:p>
          <w:p w14:paraId="64CCFF65" w14:textId="2919D919" w:rsidR="00D662D0" w:rsidRPr="00026761" w:rsidRDefault="00D662D0" w:rsidP="00D662D0">
            <w:pPr>
              <w:pStyle w:val="NormalWeb"/>
              <w:spacing w:before="240" w:beforeAutospacing="0" w:after="0" w:afterAutospacing="0" w:line="276" w:lineRule="auto"/>
              <w:ind w:left="720"/>
              <w:rPr>
                <w:rFonts w:ascii="Cambria" w:hAnsi="Cambria"/>
                <w:color w:val="000000"/>
              </w:rPr>
            </w:pPr>
          </w:p>
        </w:tc>
      </w:tr>
      <w:tr w:rsidR="0073649C" w:rsidRPr="00436E00" w14:paraId="5768111A" w14:textId="77777777" w:rsidTr="0073649C">
        <w:trPr>
          <w:trHeight w:val="1137"/>
        </w:trPr>
        <w:tc>
          <w:tcPr>
            <w:tcW w:w="9016" w:type="dxa"/>
            <w:gridSpan w:val="2"/>
          </w:tcPr>
          <w:p w14:paraId="5A21939F" w14:textId="77777777" w:rsidR="0073649C" w:rsidRPr="00436E00" w:rsidRDefault="0073649C" w:rsidP="0073649C">
            <w:pPr>
              <w:spacing w:before="240" w:line="276" w:lineRule="auto"/>
              <w:rPr>
                <w:rFonts w:cs="Arial"/>
              </w:rPr>
            </w:pPr>
            <w:r>
              <w:rPr>
                <w:rFonts w:cs="Arial"/>
                <w:b/>
              </w:rPr>
              <w:lastRenderedPageBreak/>
              <w:t>Priorities</w:t>
            </w:r>
            <w:r w:rsidRPr="00436E00">
              <w:rPr>
                <w:rFonts w:cs="Arial"/>
                <w:b/>
              </w:rPr>
              <w:t>:</w:t>
            </w:r>
          </w:p>
          <w:p w14:paraId="55291294" w14:textId="77777777" w:rsidR="0073649C" w:rsidRDefault="0073649C" w:rsidP="0073649C">
            <w:pPr>
              <w:pStyle w:val="ListParagraph"/>
              <w:numPr>
                <w:ilvl w:val="0"/>
                <w:numId w:val="15"/>
              </w:numPr>
              <w:spacing w:before="240" w:line="276" w:lineRule="auto"/>
              <w:rPr>
                <w:rFonts w:cs="Arial"/>
              </w:rPr>
            </w:pPr>
            <w:r w:rsidRPr="00E95287">
              <w:rPr>
                <w:rFonts w:cs="Arial"/>
                <w:b/>
                <w:i/>
              </w:rPr>
              <w:t>Schedule</w:t>
            </w:r>
            <w:r w:rsidRPr="00E95287">
              <w:rPr>
                <w:rFonts w:cs="Arial"/>
                <w:b/>
              </w:rPr>
              <w:t>:</w:t>
            </w:r>
            <w:r>
              <w:rPr>
                <w:rFonts w:cs="Arial"/>
              </w:rPr>
              <w:t xml:space="preserve"> This is the given the highest priority due to the fixed deadline (11 September 2015) stipulated by the University of Cape Town (UCT) Information Systems Department for the completion of the project. The project has to be completed by this date to ensure that E-Bots successfully complete the INF3003W course.</w:t>
            </w:r>
          </w:p>
          <w:p w14:paraId="23BA8D1C" w14:textId="77777777" w:rsidR="0073649C" w:rsidRDefault="0073649C" w:rsidP="0073649C">
            <w:pPr>
              <w:pStyle w:val="ListParagraph"/>
              <w:spacing w:before="240" w:line="276" w:lineRule="auto"/>
              <w:rPr>
                <w:rFonts w:cs="Arial"/>
              </w:rPr>
            </w:pPr>
          </w:p>
          <w:p w14:paraId="46C440BD" w14:textId="77777777" w:rsidR="0073649C" w:rsidRDefault="0073649C" w:rsidP="0073649C">
            <w:pPr>
              <w:pStyle w:val="ListParagraph"/>
              <w:numPr>
                <w:ilvl w:val="0"/>
                <w:numId w:val="15"/>
              </w:numPr>
              <w:spacing w:before="240" w:line="276" w:lineRule="auto"/>
              <w:rPr>
                <w:rFonts w:cs="Arial"/>
              </w:rPr>
            </w:pPr>
            <w:r w:rsidRPr="00E95287">
              <w:rPr>
                <w:rFonts w:cs="Arial"/>
                <w:b/>
                <w:i/>
              </w:rPr>
              <w:t>Quality:</w:t>
            </w:r>
            <w:r>
              <w:rPr>
                <w:rFonts w:cs="Arial"/>
              </w:rPr>
              <w:t xml:space="preserve">  The overall quality of the eduActiv system is very important, since it is being developed as a pilot project for a real client, Teenactiv, and may be potentially deployed to paying users in the future. It is important that the system works correctly and meets all the requirements. This is to maximise the benefits for Teenactiv and will ensure that they are satisfied with their involvement in this project.</w:t>
            </w:r>
          </w:p>
          <w:p w14:paraId="71F47D21" w14:textId="77777777" w:rsidR="0073649C" w:rsidRPr="00FF2A6F" w:rsidRDefault="0073649C" w:rsidP="0073649C">
            <w:pPr>
              <w:pStyle w:val="ListParagraph"/>
              <w:rPr>
                <w:rFonts w:cs="Arial"/>
              </w:rPr>
            </w:pPr>
          </w:p>
          <w:p w14:paraId="4B715F76" w14:textId="77777777" w:rsidR="0073649C" w:rsidRPr="00C54F7A" w:rsidRDefault="0073649C" w:rsidP="0073649C">
            <w:pPr>
              <w:pStyle w:val="ListParagraph"/>
              <w:numPr>
                <w:ilvl w:val="0"/>
                <w:numId w:val="15"/>
              </w:numPr>
              <w:spacing w:before="240" w:line="276" w:lineRule="auto"/>
              <w:rPr>
                <w:rFonts w:cs="Arial"/>
              </w:rPr>
            </w:pPr>
            <w:r w:rsidRPr="00E95287">
              <w:rPr>
                <w:rFonts w:cs="Arial"/>
                <w:b/>
                <w:i/>
              </w:rPr>
              <w:t>Costs:</w:t>
            </w:r>
            <w:r>
              <w:rPr>
                <w:rFonts w:cs="Arial"/>
              </w:rPr>
              <w:t xml:space="preserve"> For the purpose of this course, there are no major financial considerations. In this project the primary cost refers to man hours and time spent by E-Bots to design and develop the system. Given that the team consists of full-time IS students, costs are not as critical as the schedule and quality of the system.</w:t>
            </w:r>
          </w:p>
        </w:tc>
      </w:tr>
      <w:tr w:rsidR="0073649C" w:rsidRPr="00436E00" w14:paraId="63F82E5A" w14:textId="77777777" w:rsidTr="0073649C">
        <w:trPr>
          <w:trHeight w:val="745"/>
        </w:trPr>
        <w:tc>
          <w:tcPr>
            <w:tcW w:w="9016" w:type="dxa"/>
            <w:gridSpan w:val="2"/>
          </w:tcPr>
          <w:p w14:paraId="4E64E71D" w14:textId="77777777" w:rsidR="0073649C" w:rsidRPr="00436E00" w:rsidRDefault="0073649C" w:rsidP="0073649C">
            <w:pPr>
              <w:spacing w:before="240" w:line="276" w:lineRule="auto"/>
              <w:rPr>
                <w:rFonts w:cs="Arial"/>
                <w:szCs w:val="24"/>
              </w:rPr>
            </w:pPr>
            <w:r>
              <w:rPr>
                <w:rFonts w:cs="Arial"/>
                <w:b/>
                <w:szCs w:val="24"/>
              </w:rPr>
              <w:t>Terms of Reference</w:t>
            </w:r>
            <w:r w:rsidRPr="00436E00">
              <w:rPr>
                <w:rFonts w:cs="Arial"/>
                <w:b/>
                <w:szCs w:val="24"/>
              </w:rPr>
              <w:t xml:space="preserve">: </w:t>
            </w:r>
          </w:p>
          <w:p w14:paraId="1003271E" w14:textId="77777777" w:rsidR="0073649C" w:rsidRPr="00B91E1B" w:rsidRDefault="0073649C" w:rsidP="0073649C">
            <w:pPr>
              <w:numPr>
                <w:ilvl w:val="0"/>
                <w:numId w:val="7"/>
              </w:numPr>
              <w:spacing w:after="0" w:line="276" w:lineRule="auto"/>
              <w:rPr>
                <w:rFonts w:cs="Arial"/>
                <w:szCs w:val="24"/>
                <w:lang w:val="en-US"/>
              </w:rPr>
            </w:pPr>
            <w:r w:rsidRPr="00B91E1B">
              <w:rPr>
                <w:rFonts w:cs="Arial"/>
                <w:szCs w:val="24"/>
                <w:lang w:val="en-US"/>
              </w:rPr>
              <w:t>The predetermined project deadline is 11 September 2015</w:t>
            </w:r>
          </w:p>
          <w:p w14:paraId="64006CBC" w14:textId="5ADA089E" w:rsidR="0073649C" w:rsidRDefault="0073649C" w:rsidP="0073649C">
            <w:pPr>
              <w:numPr>
                <w:ilvl w:val="0"/>
                <w:numId w:val="7"/>
              </w:numPr>
              <w:spacing w:after="0" w:line="276" w:lineRule="auto"/>
              <w:rPr>
                <w:color w:val="000000"/>
              </w:rPr>
            </w:pPr>
            <w:r w:rsidRPr="00B91E1B">
              <w:rPr>
                <w:rFonts w:cs="Arial"/>
                <w:szCs w:val="24"/>
                <w:lang w:val="en-US"/>
              </w:rPr>
              <w:t>eduActiv</w:t>
            </w:r>
            <w:r>
              <w:rPr>
                <w:color w:val="000000"/>
              </w:rPr>
              <w:t xml:space="preserve"> will be designed and developed for Teenactiv as a pilot project, which can then be modified or </w:t>
            </w:r>
            <w:r w:rsidR="00FF45EC">
              <w:rPr>
                <w:color w:val="000000"/>
              </w:rPr>
              <w:t>be used as a model</w:t>
            </w:r>
            <w:r>
              <w:rPr>
                <w:color w:val="000000"/>
              </w:rPr>
              <w:t xml:space="preserve"> for future use</w:t>
            </w:r>
          </w:p>
          <w:p w14:paraId="7F584308" w14:textId="3F6271E3" w:rsidR="0073649C" w:rsidRPr="00553E04" w:rsidRDefault="0073649C" w:rsidP="0073649C">
            <w:pPr>
              <w:numPr>
                <w:ilvl w:val="0"/>
                <w:numId w:val="7"/>
              </w:numPr>
              <w:spacing w:after="0" w:line="276" w:lineRule="auto"/>
              <w:rPr>
                <w:color w:val="000000"/>
              </w:rPr>
            </w:pPr>
            <w:r>
              <w:rPr>
                <w:rFonts w:cs="Arial"/>
                <w:szCs w:val="24"/>
                <w:lang w:val="en-US"/>
              </w:rPr>
              <w:t>eduActiv will be developed as a web-based application, which will be compatible with various devices (personal computers, laptops, and</w:t>
            </w:r>
            <w:ins w:id="68" w:author="Michelle Huggins" w:date="2015-08-31T10:44:00Z">
              <w:r w:rsidR="00013720">
                <w:rPr>
                  <w:rFonts w:cs="Arial"/>
                  <w:szCs w:val="24"/>
                  <w:lang w:val="en-US"/>
                </w:rPr>
                <w:t xml:space="preserve"> tablet computers</w:t>
              </w:r>
            </w:ins>
            <w:del w:id="69" w:author="Michelle Huggins" w:date="2015-08-31T10:44:00Z">
              <w:r w:rsidDel="00013720">
                <w:rPr>
                  <w:rFonts w:cs="Arial"/>
                  <w:szCs w:val="24"/>
                  <w:lang w:val="en-US"/>
                </w:rPr>
                <w:delText xml:space="preserve"> mobil</w:delText>
              </w:r>
            </w:del>
            <w:del w:id="70" w:author="Michelle Huggins" w:date="2015-08-31T10:43:00Z">
              <w:r w:rsidDel="00013720">
                <w:rPr>
                  <w:rFonts w:cs="Arial"/>
                  <w:szCs w:val="24"/>
                  <w:lang w:val="en-US"/>
                </w:rPr>
                <w:delText>e devices</w:delText>
              </w:r>
            </w:del>
            <w:r>
              <w:rPr>
                <w:rFonts w:cs="Arial"/>
                <w:szCs w:val="24"/>
                <w:lang w:val="en-US"/>
              </w:rPr>
              <w:t>)</w:t>
            </w:r>
          </w:p>
          <w:p w14:paraId="781088D5" w14:textId="77777777" w:rsidR="0073649C" w:rsidRPr="00B86B2C" w:rsidRDefault="0073649C" w:rsidP="0073649C">
            <w:pPr>
              <w:numPr>
                <w:ilvl w:val="0"/>
                <w:numId w:val="7"/>
              </w:numPr>
              <w:spacing w:after="0" w:line="276" w:lineRule="auto"/>
              <w:rPr>
                <w:color w:val="000000"/>
              </w:rPr>
            </w:pPr>
            <w:r>
              <w:rPr>
                <w:rFonts w:cs="Arial"/>
                <w:szCs w:val="24"/>
                <w:lang w:val="en-US"/>
              </w:rPr>
              <w:t>All the necessary resources and support required for the successful development of eduActiv are readily available or can be acquired</w:t>
            </w:r>
          </w:p>
          <w:p w14:paraId="2D5E4832" w14:textId="4696587A" w:rsidR="0073649C" w:rsidRPr="001378DD" w:rsidRDefault="0073649C" w:rsidP="0073649C">
            <w:pPr>
              <w:numPr>
                <w:ilvl w:val="0"/>
                <w:numId w:val="7"/>
              </w:numPr>
              <w:spacing w:after="0" w:line="276" w:lineRule="auto"/>
              <w:rPr>
                <w:color w:val="000000"/>
              </w:rPr>
            </w:pPr>
            <w:proofErr w:type="gramStart"/>
            <w:r w:rsidRPr="00745946">
              <w:rPr>
                <w:rFonts w:cs="Arial"/>
                <w:szCs w:val="24"/>
                <w:lang w:val="en-US"/>
              </w:rPr>
              <w:t>eduActiv</w:t>
            </w:r>
            <w:proofErr w:type="gramEnd"/>
            <w:r w:rsidRPr="00745946">
              <w:rPr>
                <w:rFonts w:cs="Arial"/>
                <w:szCs w:val="24"/>
                <w:lang w:val="en-US"/>
              </w:rPr>
              <w:t xml:space="preserve"> will be developed using </w:t>
            </w:r>
            <w:ins w:id="71" w:author="Michelle Huggins" w:date="2015-08-31T10:44:00Z">
              <w:r w:rsidR="00013720">
                <w:rPr>
                  <w:rFonts w:cs="Arial"/>
                  <w:szCs w:val="24"/>
                  <w:lang w:val="en-US"/>
                </w:rPr>
                <w:t xml:space="preserve">ASP.NET MVC5. </w:t>
              </w:r>
            </w:ins>
            <w:del w:id="72" w:author="Michelle Huggins" w:date="2015-08-31T10:44:00Z">
              <w:r w:rsidRPr="00745946" w:rsidDel="00013720">
                <w:rPr>
                  <w:rFonts w:cs="Arial"/>
                  <w:szCs w:val="24"/>
                  <w:lang w:val="en-US"/>
                </w:rPr>
                <w:delText xml:space="preserve">an open source learning </w:delText>
              </w:r>
              <w:r w:rsidDel="00013720">
                <w:rPr>
                  <w:rFonts w:cs="Arial"/>
                  <w:szCs w:val="24"/>
                  <w:lang w:val="en-US"/>
                </w:rPr>
                <w:delText>management system</w:delText>
              </w:r>
              <w:r w:rsidRPr="00745946" w:rsidDel="00013720">
                <w:rPr>
                  <w:rFonts w:cs="Arial"/>
                  <w:szCs w:val="24"/>
                  <w:lang w:val="en-US"/>
                </w:rPr>
                <w:delText>, namely Moodle</w:delText>
              </w:r>
            </w:del>
          </w:p>
          <w:p w14:paraId="15046089" w14:textId="77777777" w:rsidR="0073649C" w:rsidRPr="00436E00" w:rsidRDefault="0073649C" w:rsidP="0073649C">
            <w:pPr>
              <w:spacing w:after="0" w:line="276" w:lineRule="auto"/>
              <w:ind w:left="720"/>
              <w:rPr>
                <w:color w:val="000000"/>
              </w:rPr>
            </w:pPr>
          </w:p>
        </w:tc>
      </w:tr>
      <w:tr w:rsidR="0073649C" w:rsidRPr="00436E00" w14:paraId="513FDF89" w14:textId="77777777" w:rsidTr="0073649C">
        <w:trPr>
          <w:trHeight w:val="745"/>
        </w:trPr>
        <w:tc>
          <w:tcPr>
            <w:tcW w:w="4508" w:type="dxa"/>
          </w:tcPr>
          <w:p w14:paraId="43171095" w14:textId="77777777" w:rsidR="0073649C" w:rsidRDefault="0073649C" w:rsidP="0073649C">
            <w:pPr>
              <w:spacing w:before="240"/>
              <w:rPr>
                <w:rFonts w:cs="Arial"/>
                <w:b/>
                <w:szCs w:val="24"/>
              </w:rPr>
            </w:pPr>
            <w:r>
              <w:rPr>
                <w:rFonts w:cs="Arial"/>
                <w:b/>
                <w:szCs w:val="24"/>
              </w:rPr>
              <w:t>Business Deadline</w:t>
            </w:r>
            <w:r w:rsidRPr="00436E00">
              <w:rPr>
                <w:rFonts w:cs="Arial"/>
                <w:b/>
                <w:szCs w:val="24"/>
              </w:rPr>
              <w:t xml:space="preserve">: </w:t>
            </w:r>
            <w:r>
              <w:rPr>
                <w:rFonts w:cs="Arial"/>
                <w:szCs w:val="24"/>
              </w:rPr>
              <w:t>11/09/2015</w:t>
            </w:r>
          </w:p>
        </w:tc>
        <w:tc>
          <w:tcPr>
            <w:tcW w:w="4508" w:type="dxa"/>
          </w:tcPr>
          <w:p w14:paraId="66E3EE75" w14:textId="77777777" w:rsidR="0073649C" w:rsidRDefault="0073649C" w:rsidP="0073649C">
            <w:pPr>
              <w:spacing w:before="240"/>
              <w:rPr>
                <w:rFonts w:cs="Arial"/>
                <w:b/>
                <w:szCs w:val="24"/>
              </w:rPr>
            </w:pPr>
            <w:r w:rsidRPr="00DB4D68">
              <w:rPr>
                <w:rFonts w:cs="Arial"/>
                <w:b/>
                <w:szCs w:val="24"/>
              </w:rPr>
              <w:t xml:space="preserve">Budget: </w:t>
            </w:r>
            <w:r w:rsidRPr="00DB4D68">
              <w:rPr>
                <w:rFonts w:cs="Arial"/>
                <w:szCs w:val="24"/>
              </w:rPr>
              <w:t>6 Months</w:t>
            </w:r>
          </w:p>
        </w:tc>
      </w:tr>
      <w:tr w:rsidR="0073649C" w:rsidRPr="00436E00" w14:paraId="71B6A66F" w14:textId="77777777" w:rsidTr="0073649C">
        <w:tc>
          <w:tcPr>
            <w:tcW w:w="9016" w:type="dxa"/>
            <w:gridSpan w:val="2"/>
          </w:tcPr>
          <w:p w14:paraId="1A6F6D3A" w14:textId="77777777" w:rsidR="0073649C" w:rsidRPr="00436E00" w:rsidRDefault="0073649C" w:rsidP="0073649C">
            <w:pPr>
              <w:spacing w:before="240" w:line="276" w:lineRule="auto"/>
              <w:rPr>
                <w:rFonts w:cs="Arial"/>
                <w:szCs w:val="24"/>
                <w:lang w:val="en-US"/>
              </w:rPr>
            </w:pPr>
            <w:r w:rsidRPr="00436E00">
              <w:rPr>
                <w:rFonts w:cs="Arial"/>
                <w:b/>
                <w:szCs w:val="24"/>
                <w:lang w:val="en-US"/>
              </w:rPr>
              <w:t xml:space="preserve">Assumptions: </w:t>
            </w:r>
            <w:r w:rsidRPr="00436E00">
              <w:rPr>
                <w:rFonts w:cs="Arial"/>
                <w:szCs w:val="24"/>
                <w:lang w:val="en-US"/>
              </w:rPr>
              <w:t>(</w:t>
            </w:r>
            <w:r w:rsidRPr="00436E00">
              <w:rPr>
                <w:rFonts w:cs="Arial"/>
                <w:i/>
                <w:szCs w:val="24"/>
                <w:lang w:val="en-US"/>
              </w:rPr>
              <w:t>time/budget/resources/technical infrastructure</w:t>
            </w:r>
            <w:r w:rsidRPr="00436E00">
              <w:rPr>
                <w:rFonts w:cs="Arial"/>
                <w:szCs w:val="24"/>
                <w:lang w:val="en-US"/>
              </w:rPr>
              <w:t>)</w:t>
            </w:r>
          </w:p>
          <w:p w14:paraId="3FBE1779" w14:textId="3F10AFE0" w:rsidR="0073649C" w:rsidRDefault="0073649C" w:rsidP="0073649C">
            <w:pPr>
              <w:numPr>
                <w:ilvl w:val="0"/>
                <w:numId w:val="7"/>
              </w:numPr>
              <w:spacing w:after="0" w:line="276" w:lineRule="auto"/>
              <w:rPr>
                <w:rFonts w:cs="Arial"/>
                <w:szCs w:val="24"/>
                <w:lang w:val="en-US"/>
              </w:rPr>
            </w:pPr>
            <w:r w:rsidRPr="00436E00">
              <w:rPr>
                <w:rFonts w:cs="Arial"/>
                <w:szCs w:val="24"/>
                <w:lang w:val="en-US"/>
              </w:rPr>
              <w:lastRenderedPageBreak/>
              <w:t xml:space="preserve">Each teacher will have at least one accessible source to the internet via a personal computer, school computer or </w:t>
            </w:r>
            <w:del w:id="73" w:author="Michelle Huggins" w:date="2015-08-31T10:44:00Z">
              <w:r w:rsidRPr="00436E00" w:rsidDel="00013720">
                <w:rPr>
                  <w:rFonts w:cs="Arial"/>
                  <w:szCs w:val="24"/>
                  <w:lang w:val="en-US"/>
                </w:rPr>
                <w:delText>mobile device</w:delText>
              </w:r>
            </w:del>
            <w:ins w:id="74" w:author="Michelle Huggins" w:date="2015-08-31T10:44:00Z">
              <w:r w:rsidR="00013720">
                <w:rPr>
                  <w:rFonts w:cs="Arial"/>
                  <w:szCs w:val="24"/>
                  <w:lang w:val="en-US"/>
                </w:rPr>
                <w:t>tablet computer</w:t>
              </w:r>
            </w:ins>
          </w:p>
          <w:p w14:paraId="7A9748C8" w14:textId="79897A06" w:rsidR="0073649C" w:rsidRPr="00436E00" w:rsidRDefault="0073649C" w:rsidP="0073649C">
            <w:pPr>
              <w:numPr>
                <w:ilvl w:val="0"/>
                <w:numId w:val="7"/>
              </w:numPr>
              <w:spacing w:after="0" w:line="276" w:lineRule="auto"/>
              <w:rPr>
                <w:rFonts w:cs="Arial"/>
                <w:szCs w:val="24"/>
                <w:lang w:val="en-US"/>
              </w:rPr>
            </w:pPr>
            <w:r>
              <w:rPr>
                <w:rFonts w:cs="Arial"/>
                <w:szCs w:val="24"/>
                <w:lang w:val="en-US"/>
              </w:rPr>
              <w:t xml:space="preserve">The </w:t>
            </w:r>
            <w:r w:rsidRPr="00436E00">
              <w:rPr>
                <w:rFonts w:cs="Arial"/>
                <w:szCs w:val="24"/>
              </w:rPr>
              <w:t>devices used to access the web-based application have the necessary software installed</w:t>
            </w:r>
          </w:p>
          <w:p w14:paraId="18D019F8" w14:textId="77777777" w:rsidR="0073649C" w:rsidRPr="00436E00" w:rsidRDefault="0073649C" w:rsidP="0073649C">
            <w:pPr>
              <w:numPr>
                <w:ilvl w:val="0"/>
                <w:numId w:val="7"/>
              </w:numPr>
              <w:spacing w:after="0" w:line="276" w:lineRule="auto"/>
              <w:rPr>
                <w:rFonts w:cs="Arial"/>
                <w:szCs w:val="24"/>
                <w:lang w:val="en-US"/>
              </w:rPr>
            </w:pPr>
            <w:r w:rsidRPr="00436E00">
              <w:rPr>
                <w:rFonts w:cs="Arial"/>
                <w:szCs w:val="24"/>
                <w:lang w:val="en-US"/>
              </w:rPr>
              <w:t>Users will have a sufficient amount of computer literacy skills</w:t>
            </w:r>
          </w:p>
          <w:p w14:paraId="0280F592" w14:textId="77777777" w:rsidR="0073649C" w:rsidRPr="00436E00" w:rsidRDefault="0073649C" w:rsidP="0073649C">
            <w:pPr>
              <w:numPr>
                <w:ilvl w:val="0"/>
                <w:numId w:val="7"/>
              </w:numPr>
              <w:spacing w:after="0" w:line="276" w:lineRule="auto"/>
              <w:rPr>
                <w:rFonts w:cs="Arial"/>
                <w:szCs w:val="24"/>
                <w:lang w:val="en-US"/>
              </w:rPr>
            </w:pPr>
            <w:r w:rsidRPr="00436E00">
              <w:rPr>
                <w:rFonts w:cs="Arial"/>
                <w:szCs w:val="24"/>
                <w:lang w:val="en-US"/>
              </w:rPr>
              <w:t>Development of system will take 6 months</w:t>
            </w:r>
          </w:p>
          <w:p w14:paraId="2859978A" w14:textId="77777777" w:rsidR="0073649C" w:rsidRPr="00436E00" w:rsidRDefault="0073649C" w:rsidP="0073649C">
            <w:pPr>
              <w:numPr>
                <w:ilvl w:val="0"/>
                <w:numId w:val="7"/>
              </w:numPr>
              <w:spacing w:after="0" w:line="276" w:lineRule="auto"/>
              <w:rPr>
                <w:rFonts w:cs="Arial"/>
                <w:szCs w:val="24"/>
                <w:lang w:val="en-US"/>
              </w:rPr>
            </w:pPr>
            <w:r w:rsidRPr="00436E00">
              <w:rPr>
                <w:rFonts w:cs="Arial"/>
                <w:szCs w:val="24"/>
                <w:lang w:val="en-US"/>
              </w:rPr>
              <w:t>Internet will be available at all times</w:t>
            </w:r>
          </w:p>
          <w:p w14:paraId="10175724" w14:textId="77777777" w:rsidR="0073649C" w:rsidRDefault="0073649C" w:rsidP="0073649C">
            <w:pPr>
              <w:numPr>
                <w:ilvl w:val="0"/>
                <w:numId w:val="7"/>
              </w:numPr>
              <w:spacing w:after="0" w:line="276" w:lineRule="auto"/>
              <w:rPr>
                <w:rFonts w:cs="Arial"/>
                <w:szCs w:val="24"/>
                <w:lang w:val="en-US"/>
              </w:rPr>
            </w:pPr>
            <w:r w:rsidRPr="00CF4E44">
              <w:rPr>
                <w:rFonts w:cs="Arial"/>
                <w:szCs w:val="24"/>
                <w:lang w:val="en-US"/>
              </w:rPr>
              <w:t xml:space="preserve">E-Bots </w:t>
            </w:r>
            <w:r w:rsidRPr="00436E00">
              <w:rPr>
                <w:rFonts w:cs="Arial"/>
                <w:szCs w:val="24"/>
                <w:lang w:val="en-US"/>
              </w:rPr>
              <w:t xml:space="preserve">has </w:t>
            </w:r>
            <w:r>
              <w:rPr>
                <w:rFonts w:cs="Arial"/>
                <w:szCs w:val="24"/>
                <w:lang w:val="en-US"/>
              </w:rPr>
              <w:t xml:space="preserve">the </w:t>
            </w:r>
            <w:r w:rsidRPr="00436E00">
              <w:rPr>
                <w:rFonts w:cs="Arial"/>
                <w:szCs w:val="24"/>
                <w:lang w:val="en-US"/>
              </w:rPr>
              <w:t>full support of the project sponsor</w:t>
            </w:r>
          </w:p>
          <w:p w14:paraId="6A76A790" w14:textId="77777777" w:rsidR="0073649C" w:rsidRPr="00436E00" w:rsidRDefault="0073649C" w:rsidP="0073649C">
            <w:pPr>
              <w:numPr>
                <w:ilvl w:val="0"/>
                <w:numId w:val="7"/>
              </w:numPr>
              <w:spacing w:after="0" w:line="276" w:lineRule="auto"/>
              <w:rPr>
                <w:rFonts w:cs="Arial"/>
                <w:szCs w:val="24"/>
                <w:lang w:val="en-US"/>
              </w:rPr>
            </w:pPr>
            <w:r w:rsidRPr="00436E00">
              <w:rPr>
                <w:rFonts w:cs="Arial"/>
                <w:szCs w:val="24"/>
                <w:lang w:val="en-US"/>
              </w:rPr>
              <w:t>Users are willing to adopt the new system</w:t>
            </w:r>
          </w:p>
          <w:p w14:paraId="650734F3" w14:textId="77777777" w:rsidR="0073649C" w:rsidRDefault="0073649C" w:rsidP="0073649C">
            <w:pPr>
              <w:numPr>
                <w:ilvl w:val="0"/>
                <w:numId w:val="7"/>
              </w:numPr>
              <w:spacing w:after="0" w:line="276" w:lineRule="auto"/>
              <w:rPr>
                <w:rFonts w:cs="Arial"/>
                <w:szCs w:val="24"/>
                <w:lang w:val="en-US"/>
              </w:rPr>
            </w:pPr>
            <w:r w:rsidRPr="00B225AB">
              <w:rPr>
                <w:rFonts w:cs="Arial"/>
                <w:szCs w:val="24"/>
              </w:rPr>
              <w:t>Hardware and software required for the development of the system will be provided</w:t>
            </w:r>
          </w:p>
          <w:p w14:paraId="60872EDC" w14:textId="77777777" w:rsidR="0073649C" w:rsidRPr="00244835" w:rsidRDefault="0073649C" w:rsidP="0073649C">
            <w:pPr>
              <w:numPr>
                <w:ilvl w:val="0"/>
                <w:numId w:val="7"/>
              </w:numPr>
              <w:spacing w:after="0" w:line="276" w:lineRule="auto"/>
              <w:rPr>
                <w:rFonts w:cs="Arial"/>
                <w:szCs w:val="24"/>
                <w:lang w:val="en-US"/>
              </w:rPr>
            </w:pPr>
            <w:r w:rsidRPr="0083728C">
              <w:rPr>
                <w:rFonts w:cs="Arial"/>
                <w:szCs w:val="24"/>
              </w:rPr>
              <w:t xml:space="preserve">All </w:t>
            </w:r>
            <w:r>
              <w:rPr>
                <w:rFonts w:cs="Arial"/>
                <w:szCs w:val="24"/>
              </w:rPr>
              <w:t>test data</w:t>
            </w:r>
            <w:r w:rsidRPr="0083728C">
              <w:rPr>
                <w:rFonts w:cs="Arial"/>
                <w:szCs w:val="24"/>
              </w:rPr>
              <w:t xml:space="preserve"> necessary for the </w:t>
            </w:r>
            <w:r>
              <w:rPr>
                <w:rFonts w:cs="Arial"/>
                <w:szCs w:val="24"/>
              </w:rPr>
              <w:t>pilot</w:t>
            </w:r>
            <w:r w:rsidRPr="0083728C">
              <w:rPr>
                <w:rFonts w:cs="Arial"/>
                <w:szCs w:val="24"/>
              </w:rPr>
              <w:t xml:space="preserve"> implementation of this web-application will be provided by a third-party</w:t>
            </w:r>
          </w:p>
          <w:p w14:paraId="3D1D8CEE" w14:textId="77777777" w:rsidR="0073649C" w:rsidRPr="00244835" w:rsidRDefault="0073649C" w:rsidP="0073649C">
            <w:pPr>
              <w:numPr>
                <w:ilvl w:val="0"/>
                <w:numId w:val="7"/>
              </w:numPr>
              <w:spacing w:after="0" w:line="276" w:lineRule="auto"/>
              <w:rPr>
                <w:rFonts w:cs="Arial"/>
                <w:szCs w:val="24"/>
                <w:lang w:val="en-US"/>
              </w:rPr>
            </w:pPr>
            <w:r w:rsidRPr="00436E00">
              <w:rPr>
                <w:rFonts w:cs="Arial"/>
                <w:szCs w:val="24"/>
                <w:lang w:val="en-US"/>
              </w:rPr>
              <w:t>From 2016 it will be required for all teachers to obtain CP</w:t>
            </w:r>
            <w:r>
              <w:rPr>
                <w:rFonts w:cs="Arial"/>
                <w:szCs w:val="24"/>
                <w:lang w:val="en-US"/>
              </w:rPr>
              <w:t>T</w:t>
            </w:r>
            <w:r w:rsidRPr="00436E00">
              <w:rPr>
                <w:rFonts w:cs="Arial"/>
                <w:szCs w:val="24"/>
                <w:lang w:val="en-US"/>
              </w:rPr>
              <w:t>D points</w:t>
            </w:r>
          </w:p>
          <w:p w14:paraId="31B46C97" w14:textId="77777777" w:rsidR="0073649C" w:rsidRPr="00436E00" w:rsidRDefault="0073649C" w:rsidP="0073649C">
            <w:pPr>
              <w:spacing w:after="0" w:line="276" w:lineRule="auto"/>
              <w:ind w:left="360"/>
              <w:rPr>
                <w:rFonts w:cs="Arial"/>
                <w:szCs w:val="24"/>
                <w:lang w:val="en-US"/>
              </w:rPr>
            </w:pPr>
          </w:p>
        </w:tc>
      </w:tr>
      <w:tr w:rsidR="0073649C" w:rsidRPr="00436E00" w14:paraId="2930EED7" w14:textId="77777777" w:rsidTr="0073649C">
        <w:trPr>
          <w:trHeight w:val="948"/>
        </w:trPr>
        <w:tc>
          <w:tcPr>
            <w:tcW w:w="9016" w:type="dxa"/>
            <w:gridSpan w:val="2"/>
          </w:tcPr>
          <w:p w14:paraId="071BD867" w14:textId="77777777" w:rsidR="0073649C" w:rsidRPr="00436E00" w:rsidRDefault="0073649C" w:rsidP="0073649C">
            <w:pPr>
              <w:spacing w:before="240" w:line="276" w:lineRule="auto"/>
              <w:rPr>
                <w:rFonts w:cs="Arial"/>
                <w:b/>
                <w:szCs w:val="24"/>
              </w:rPr>
            </w:pPr>
            <w:r>
              <w:rPr>
                <w:rFonts w:cs="Arial"/>
                <w:b/>
                <w:szCs w:val="24"/>
              </w:rPr>
              <w:lastRenderedPageBreak/>
              <w:t>Related Projects</w:t>
            </w:r>
            <w:r w:rsidRPr="00436E00">
              <w:rPr>
                <w:rFonts w:cs="Arial"/>
                <w:b/>
                <w:szCs w:val="24"/>
              </w:rPr>
              <w:t>:</w:t>
            </w:r>
          </w:p>
          <w:p w14:paraId="5249A66F" w14:textId="77777777" w:rsidR="0073649C" w:rsidRDefault="0073649C" w:rsidP="0073649C">
            <w:pPr>
              <w:numPr>
                <w:ilvl w:val="0"/>
                <w:numId w:val="8"/>
              </w:numPr>
              <w:spacing w:before="240" w:after="0" w:line="276" w:lineRule="auto"/>
              <w:rPr>
                <w:rFonts w:cs="Arial"/>
                <w:szCs w:val="24"/>
              </w:rPr>
            </w:pPr>
            <w:r>
              <w:rPr>
                <w:rFonts w:cs="Arial"/>
                <w:szCs w:val="24"/>
              </w:rPr>
              <w:t>INF3014F E-Commerce website project</w:t>
            </w:r>
          </w:p>
          <w:p w14:paraId="6E82C0F2" w14:textId="77777777" w:rsidR="0073649C" w:rsidRPr="005750C1" w:rsidRDefault="0073649C" w:rsidP="0073649C">
            <w:pPr>
              <w:spacing w:before="240" w:after="0" w:line="276" w:lineRule="auto"/>
              <w:ind w:left="720"/>
              <w:rPr>
                <w:rFonts w:cs="Arial"/>
                <w:szCs w:val="24"/>
              </w:rPr>
            </w:pPr>
          </w:p>
        </w:tc>
      </w:tr>
      <w:tr w:rsidR="0073649C" w:rsidRPr="00436E00" w14:paraId="59B417A6" w14:textId="77777777" w:rsidTr="0073649C">
        <w:trPr>
          <w:trHeight w:val="412"/>
        </w:trPr>
        <w:tc>
          <w:tcPr>
            <w:tcW w:w="9016" w:type="dxa"/>
            <w:gridSpan w:val="2"/>
          </w:tcPr>
          <w:p w14:paraId="5547695F" w14:textId="77777777" w:rsidR="0073649C" w:rsidRPr="00436E00" w:rsidRDefault="0073649C" w:rsidP="0073649C">
            <w:pPr>
              <w:spacing w:before="240" w:line="276" w:lineRule="auto"/>
              <w:rPr>
                <w:rFonts w:cs="Arial"/>
                <w:b/>
                <w:szCs w:val="24"/>
              </w:rPr>
            </w:pPr>
            <w:r>
              <w:rPr>
                <w:rFonts w:cs="Arial"/>
                <w:b/>
                <w:szCs w:val="24"/>
              </w:rPr>
              <w:t>Moral, Ethics &amp; Legal Issues</w:t>
            </w:r>
            <w:r w:rsidRPr="00436E00">
              <w:rPr>
                <w:rFonts w:cs="Arial"/>
                <w:b/>
                <w:szCs w:val="24"/>
              </w:rPr>
              <w:t>:</w:t>
            </w:r>
          </w:p>
          <w:p w14:paraId="2FA2555A" w14:textId="77777777" w:rsidR="0073649C" w:rsidRDefault="0073649C" w:rsidP="0073649C">
            <w:pPr>
              <w:pStyle w:val="ListParagraph"/>
              <w:numPr>
                <w:ilvl w:val="0"/>
                <w:numId w:val="9"/>
              </w:numPr>
              <w:spacing w:before="240" w:after="0" w:line="276" w:lineRule="auto"/>
              <w:rPr>
                <w:rFonts w:cs="Arial"/>
                <w:szCs w:val="24"/>
              </w:rPr>
            </w:pPr>
            <w:r>
              <w:rPr>
                <w:rFonts w:cs="Arial"/>
                <w:szCs w:val="24"/>
              </w:rPr>
              <w:t xml:space="preserve">Insurance of privacy of users’ confidential details </w:t>
            </w:r>
          </w:p>
          <w:p w14:paraId="01B1307F" w14:textId="77777777" w:rsidR="0073649C" w:rsidRDefault="0073649C" w:rsidP="0073649C">
            <w:pPr>
              <w:pStyle w:val="ListParagraph"/>
              <w:numPr>
                <w:ilvl w:val="0"/>
                <w:numId w:val="9"/>
              </w:numPr>
              <w:spacing w:before="240" w:after="0" w:line="276" w:lineRule="auto"/>
              <w:rPr>
                <w:rFonts w:cs="Arial"/>
                <w:szCs w:val="24"/>
              </w:rPr>
            </w:pPr>
            <w:r>
              <w:rPr>
                <w:rFonts w:cs="Arial"/>
                <w:szCs w:val="24"/>
              </w:rPr>
              <w:t>Maintain integrity of data (reporting is based on current, complete and accurate data)</w:t>
            </w:r>
          </w:p>
          <w:p w14:paraId="059E209A" w14:textId="77777777" w:rsidR="0073649C" w:rsidDel="00013720" w:rsidRDefault="0073649C" w:rsidP="0073649C">
            <w:pPr>
              <w:pStyle w:val="ListParagraph"/>
              <w:numPr>
                <w:ilvl w:val="0"/>
                <w:numId w:val="9"/>
              </w:numPr>
              <w:spacing w:before="240" w:after="0" w:line="276" w:lineRule="auto"/>
              <w:rPr>
                <w:del w:id="75" w:author="Michelle Huggins" w:date="2015-08-31T10:45:00Z"/>
                <w:rFonts w:cs="Arial"/>
                <w:szCs w:val="24"/>
              </w:rPr>
            </w:pPr>
            <w:r>
              <w:rPr>
                <w:rFonts w:cs="Arial"/>
                <w:szCs w:val="24"/>
              </w:rPr>
              <w:t xml:space="preserve">Test data provided by Teenactiv and third parties will be kept securely and will not be used for other </w:t>
            </w:r>
            <w:proofErr w:type="spellStart"/>
            <w:r>
              <w:rPr>
                <w:rFonts w:cs="Arial"/>
                <w:szCs w:val="24"/>
              </w:rPr>
              <w:t>purposes</w:t>
            </w:r>
          </w:p>
          <w:p w14:paraId="1E556AB9" w14:textId="4BAAB570" w:rsidR="0073649C" w:rsidRPr="00013720" w:rsidDel="00013720" w:rsidRDefault="0073649C">
            <w:pPr>
              <w:pStyle w:val="ListParagraph"/>
              <w:numPr>
                <w:ilvl w:val="0"/>
                <w:numId w:val="9"/>
              </w:numPr>
              <w:spacing w:before="240" w:after="0" w:line="276" w:lineRule="auto"/>
              <w:rPr>
                <w:del w:id="76" w:author="Michelle Huggins" w:date="2015-08-31T10:45:00Z"/>
                <w:rFonts w:cs="Arial"/>
                <w:szCs w:val="24"/>
                <w:rPrChange w:id="77" w:author="Michelle Huggins" w:date="2015-08-31T10:45:00Z">
                  <w:rPr>
                    <w:del w:id="78" w:author="Michelle Huggins" w:date="2015-08-31T10:45:00Z"/>
                  </w:rPr>
                </w:rPrChange>
              </w:rPr>
              <w:pPrChange w:id="79" w:author="Michelle Huggins" w:date="2015-08-31T10:45:00Z">
                <w:pPr>
                  <w:pStyle w:val="ListParagraph"/>
                  <w:framePr w:hSpace="180" w:wrap="around" w:vAnchor="text" w:hAnchor="text" w:y="1"/>
                  <w:numPr>
                    <w:numId w:val="9"/>
                  </w:numPr>
                  <w:spacing w:before="240" w:after="0" w:line="276" w:lineRule="auto"/>
                  <w:ind w:hanging="360"/>
                  <w:suppressOverlap/>
                </w:pPr>
              </w:pPrChange>
            </w:pPr>
            <w:del w:id="80" w:author="Michelle Huggins" w:date="2015-08-31T10:45:00Z">
              <w:r w:rsidRPr="00013720" w:rsidDel="00013720">
                <w:rPr>
                  <w:rFonts w:cs="Arial"/>
                  <w:szCs w:val="24"/>
                  <w:rPrChange w:id="81" w:author="Michelle Huggins" w:date="2015-08-31T10:45:00Z">
                    <w:rPr/>
                  </w:rPrChange>
                </w:rPr>
                <w:delText xml:space="preserve">The course content and assessments comply to the rules and regulations stipulated by the </w:delText>
              </w:r>
              <w:r w:rsidRPr="00013720" w:rsidDel="00013720">
                <w:rPr>
                  <w:rFonts w:cs="Arial"/>
                  <w:rPrChange w:id="82" w:author="Michelle Huggins" w:date="2015-08-31T10:45:00Z">
                    <w:rPr/>
                  </w:rPrChange>
                </w:rPr>
                <w:delText>SACE</w:delText>
              </w:r>
            </w:del>
          </w:p>
          <w:p w14:paraId="4DEBFD35" w14:textId="77777777" w:rsidR="0073649C" w:rsidRPr="00A51958" w:rsidRDefault="0073649C">
            <w:pPr>
              <w:pStyle w:val="ListParagraph"/>
              <w:numPr>
                <w:ilvl w:val="0"/>
                <w:numId w:val="9"/>
              </w:numPr>
              <w:spacing w:before="240" w:after="0" w:line="276" w:lineRule="auto"/>
              <w:pPrChange w:id="83" w:author="Michelle Huggins" w:date="2015-08-31T10:45:00Z">
                <w:pPr>
                  <w:pStyle w:val="ListParagraph"/>
                  <w:framePr w:hSpace="180" w:wrap="around" w:vAnchor="text" w:hAnchor="text" w:y="1"/>
                  <w:numPr>
                    <w:numId w:val="9"/>
                  </w:numPr>
                  <w:spacing w:before="240" w:after="0" w:line="276" w:lineRule="auto"/>
                  <w:ind w:hanging="360"/>
                  <w:suppressOverlap/>
                </w:pPr>
              </w:pPrChange>
            </w:pPr>
            <w:r>
              <w:t>eduAct</w:t>
            </w:r>
            <w:proofErr w:type="spellEnd"/>
            <w:r>
              <w:t>iv remains the property of UCT</w:t>
            </w:r>
          </w:p>
          <w:p w14:paraId="715DCC2E" w14:textId="77777777" w:rsidR="0073649C" w:rsidRPr="0055691A" w:rsidRDefault="0073649C" w:rsidP="0073649C">
            <w:pPr>
              <w:pStyle w:val="ListParagraph"/>
              <w:numPr>
                <w:ilvl w:val="0"/>
                <w:numId w:val="9"/>
              </w:numPr>
              <w:spacing w:before="240" w:after="0" w:line="276" w:lineRule="auto"/>
              <w:rPr>
                <w:rFonts w:cs="Arial"/>
                <w:szCs w:val="24"/>
              </w:rPr>
            </w:pPr>
            <w:r>
              <w:rPr>
                <w:rFonts w:cs="Arial"/>
              </w:rPr>
              <w:t>Teenactiv is not obliged to implement and use eduActiv upon completion of development</w:t>
            </w:r>
          </w:p>
          <w:p w14:paraId="366EF4DA" w14:textId="77777777" w:rsidR="0073649C" w:rsidRPr="00344ACC" w:rsidRDefault="0073649C" w:rsidP="0073649C">
            <w:pPr>
              <w:pStyle w:val="ListParagraph"/>
              <w:numPr>
                <w:ilvl w:val="0"/>
                <w:numId w:val="9"/>
              </w:numPr>
              <w:spacing w:before="240" w:after="0" w:line="276" w:lineRule="auto"/>
              <w:rPr>
                <w:rFonts w:cs="Arial"/>
                <w:szCs w:val="24"/>
              </w:rPr>
            </w:pPr>
            <w:r>
              <w:rPr>
                <w:rFonts w:cs="Arial"/>
              </w:rPr>
              <w:t>Should Teenactiv decide to implement any part of the eduActiv pilot system, E-Bots and UCT are not be liable for any maintenance, damages or costs</w:t>
            </w:r>
          </w:p>
        </w:tc>
      </w:tr>
    </w:tbl>
    <w:p w14:paraId="2F411582" w14:textId="77777777" w:rsidR="00015D34" w:rsidRDefault="00015D34">
      <w:r>
        <w:br w:type="page"/>
      </w:r>
    </w:p>
    <w:p w14:paraId="5C04EFDE" w14:textId="389C65CD" w:rsidR="00015D34" w:rsidDel="004D1124" w:rsidRDefault="00015D34" w:rsidP="00015D34">
      <w:pPr>
        <w:pStyle w:val="Heading1"/>
        <w:rPr>
          <w:del w:id="84" w:author="Genya Gluckman" w:date="2015-09-01T11:08:00Z"/>
        </w:rPr>
      </w:pPr>
      <w:bookmarkStart w:id="85" w:name="_Toc418840282"/>
      <w:del w:id="86" w:author="Genya Gluckman" w:date="2015-09-01T11:08:00Z">
        <w:r w:rsidDel="004D1124">
          <w:rPr>
            <w:color w:val="auto"/>
          </w:rPr>
          <w:lastRenderedPageBreak/>
          <w:delText>2</w:delText>
        </w:r>
        <w:r w:rsidDel="004D1124">
          <w:delText>. Staff Management Subsystem</w:delText>
        </w:r>
        <w:bookmarkEnd w:id="85"/>
      </w:del>
    </w:p>
    <w:p w14:paraId="447304AB" w14:textId="3C7B525C" w:rsidR="00015D34" w:rsidDel="004D1124" w:rsidRDefault="00015D34" w:rsidP="00015D34">
      <w:pPr>
        <w:rPr>
          <w:del w:id="87" w:author="Genya Gluckman" w:date="2015-09-01T11:08:00Z"/>
        </w:rPr>
      </w:pPr>
    </w:p>
    <w:p w14:paraId="0B86F8FA" w14:textId="0041F96D" w:rsidR="00015D34" w:rsidDel="004D1124" w:rsidRDefault="00015D34" w:rsidP="00015D34">
      <w:pPr>
        <w:rPr>
          <w:del w:id="88" w:author="Genya Gluckman" w:date="2015-09-01T11:08:00Z"/>
          <w:lang w:val="en-US"/>
        </w:rPr>
      </w:pPr>
      <w:del w:id="89" w:author="Genya Gluckman" w:date="2015-09-01T11:08:00Z">
        <w:r w:rsidDel="004D1124">
          <w:rPr>
            <w:lang w:val="en-US"/>
          </w:rPr>
          <w:delText xml:space="preserve">The Staff Management subsystem allows a staff member to manage their profile. It also </w:delText>
        </w:r>
        <w:r w:rsidR="00A2706A" w:rsidDel="004D1124">
          <w:rPr>
            <w:lang w:val="en-US"/>
          </w:rPr>
          <w:delText>assigns</w:delText>
        </w:r>
        <w:r w:rsidDel="004D1124">
          <w:rPr>
            <w:lang w:val="en-US"/>
          </w:rPr>
          <w:delText xml:space="preserve"> them special </w:delText>
        </w:r>
        <w:r w:rsidR="00A2706A" w:rsidDel="004D1124">
          <w:rPr>
            <w:lang w:val="en-US"/>
          </w:rPr>
          <w:delText>rights</w:delText>
        </w:r>
        <w:r w:rsidDel="004D1124">
          <w:rPr>
            <w:lang w:val="en-US"/>
          </w:rPr>
          <w:delText xml:space="preserve"> to perform specific actions within the eduActiv system (i.e. administrative rights).</w:delText>
        </w:r>
      </w:del>
    </w:p>
    <w:p w14:paraId="5806BDD0" w14:textId="5C1C9D4C" w:rsidR="00015D34" w:rsidDel="004D1124" w:rsidRDefault="00015D34" w:rsidP="00015D34">
      <w:pPr>
        <w:pStyle w:val="Heading2"/>
        <w:rPr>
          <w:del w:id="90" w:author="Genya Gluckman" w:date="2015-09-01T11:08:00Z"/>
          <w:lang w:val="en-US"/>
        </w:rPr>
      </w:pPr>
      <w:bookmarkStart w:id="91" w:name="_Toc290574111"/>
      <w:bookmarkStart w:id="92" w:name="_Toc418840283"/>
      <w:del w:id="93" w:author="Genya Gluckman" w:date="2015-09-01T11:08:00Z">
        <w:r w:rsidDel="004D1124">
          <w:rPr>
            <w:color w:val="auto"/>
            <w:lang w:val="en-US"/>
          </w:rPr>
          <w:delText>2</w:delText>
        </w:r>
        <w:r w:rsidDel="004D1124">
          <w:rPr>
            <w:lang w:val="en-US"/>
          </w:rPr>
          <w:delText>.1 Activity Diagram</w:delText>
        </w:r>
        <w:bookmarkEnd w:id="91"/>
        <w:bookmarkEnd w:id="92"/>
        <w:r w:rsidDel="004D1124">
          <w:rPr>
            <w:lang w:val="en-US"/>
          </w:rPr>
          <w:delText xml:space="preserve"> </w:delText>
        </w:r>
      </w:del>
    </w:p>
    <w:p w14:paraId="15ACB586" w14:textId="76FBE585" w:rsidR="00015D34" w:rsidDel="004D1124" w:rsidRDefault="00015D34" w:rsidP="00015D34">
      <w:pPr>
        <w:pStyle w:val="Heading3"/>
        <w:rPr>
          <w:del w:id="94" w:author="Genya Gluckman" w:date="2015-09-01T11:08:00Z"/>
          <w:lang w:val="en-US"/>
        </w:rPr>
      </w:pPr>
      <w:bookmarkStart w:id="95" w:name="_Toc290574112"/>
      <w:bookmarkStart w:id="96" w:name="_Toc418840284"/>
      <w:del w:id="97" w:author="Genya Gluckman" w:date="2015-09-01T11:08:00Z">
        <w:r w:rsidDel="004D1124">
          <w:delText>2</w:delText>
        </w:r>
        <w:r w:rsidRPr="002A2573" w:rsidDel="004D1124">
          <w:delText>.1.1</w:delText>
        </w:r>
        <w:r w:rsidDel="004D1124">
          <w:delText xml:space="preserve"> </w:delText>
        </w:r>
        <w:r w:rsidR="0073649C" w:rsidDel="004D1124">
          <w:delText>Login and e</w:delText>
        </w:r>
        <w:r w:rsidR="00965A03" w:rsidDel="004D1124">
          <w:delText xml:space="preserve">dit </w:delText>
        </w:r>
        <w:r w:rsidDel="004D1124">
          <w:delText>profile</w:delText>
        </w:r>
        <w:bookmarkEnd w:id="95"/>
        <w:bookmarkEnd w:id="96"/>
      </w:del>
    </w:p>
    <w:p w14:paraId="50951965" w14:textId="1793FCBA" w:rsidR="004C428B" w:rsidDel="004D1124" w:rsidRDefault="00015D34" w:rsidP="004C428B">
      <w:pPr>
        <w:rPr>
          <w:del w:id="98" w:author="Genya Gluckman" w:date="2015-09-01T11:08:00Z"/>
        </w:rPr>
      </w:pPr>
      <w:del w:id="99" w:author="Genya Gluckman" w:date="2015-09-01T11:08:00Z">
        <w:r w:rsidDel="004D1124">
          <w:delText>Below is the TO-BE Staff Management activity diagram showing the staff member’s interaction with the system and the system’s responses for changing their profile.</w:delText>
        </w:r>
        <w:r w:rsidR="00216828" w:rsidDel="004D1124">
          <w:delText xml:space="preserve"> This activity diagram also includes the process of a user logging in, which is applicable for the school and teacher subsystems as well (although not depicted there).</w:delText>
        </w:r>
      </w:del>
    </w:p>
    <w:p w14:paraId="6525D25B" w14:textId="7727669E" w:rsidR="00015D34" w:rsidDel="004D1124" w:rsidRDefault="008D1BBF" w:rsidP="004C428B">
      <w:pPr>
        <w:jc w:val="center"/>
        <w:rPr>
          <w:del w:id="100" w:author="Genya Gluckman" w:date="2015-09-01T11:08:00Z"/>
        </w:rPr>
      </w:pPr>
      <w:del w:id="101" w:author="Genya Gluckman" w:date="2015-09-01T11:08:00Z">
        <w:r w:rsidDel="004D1124">
          <w:object w:dxaOrig="12991" w:dyaOrig="19035" w14:anchorId="3177C2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16.45pt;height:462.2pt" o:ole="">
              <v:imagedata r:id="rId16" o:title=""/>
            </v:shape>
            <o:OLEObject Type="Embed" ProgID="Visio.Drawing.15" ShapeID="_x0000_i1052" DrawAspect="Content" ObjectID="_1502620028" r:id="rId17"/>
          </w:object>
        </w:r>
      </w:del>
    </w:p>
    <w:p w14:paraId="6A8A0DD7" w14:textId="5AC9B676" w:rsidR="00015D34" w:rsidRPr="00015D34" w:rsidDel="004D1124" w:rsidRDefault="00015D34" w:rsidP="00015D34">
      <w:pPr>
        <w:jc w:val="center"/>
        <w:rPr>
          <w:del w:id="102" w:author="Genya Gluckman" w:date="2015-09-01T11:08:00Z"/>
          <w:i/>
          <w:lang w:val="en-US"/>
        </w:rPr>
      </w:pPr>
      <w:del w:id="103" w:author="Genya Gluckman" w:date="2015-09-01T11:08:00Z">
        <w:r w:rsidDel="004D1124">
          <w:rPr>
            <w:i/>
            <w:lang w:val="en-US"/>
          </w:rPr>
          <w:delText xml:space="preserve">Figure 2.1 Activity diagram for staff </w:delText>
        </w:r>
        <w:r w:rsidR="00216828" w:rsidDel="004D1124">
          <w:rPr>
            <w:i/>
            <w:lang w:val="en-US"/>
          </w:rPr>
          <w:delText xml:space="preserve">editing </w:delText>
        </w:r>
        <w:r w:rsidDel="004D1124">
          <w:rPr>
            <w:i/>
            <w:lang w:val="en-US"/>
          </w:rPr>
          <w:delText xml:space="preserve">profile  </w:delText>
        </w:r>
        <w:r w:rsidDel="004D1124">
          <w:br w:type="page"/>
        </w:r>
      </w:del>
    </w:p>
    <w:p w14:paraId="4D41E29F" w14:textId="562073CF" w:rsidR="00015D34" w:rsidDel="004D1124" w:rsidRDefault="00015D34" w:rsidP="00015D34">
      <w:pPr>
        <w:pStyle w:val="Heading2"/>
        <w:rPr>
          <w:del w:id="104" w:author="Genya Gluckman" w:date="2015-09-01T11:08:00Z"/>
        </w:rPr>
      </w:pPr>
      <w:bookmarkStart w:id="105" w:name="_Toc290574113"/>
      <w:bookmarkStart w:id="106" w:name="_Toc418840285"/>
      <w:del w:id="107" w:author="Genya Gluckman" w:date="2015-09-01T11:08:00Z">
        <w:r w:rsidDel="004D1124">
          <w:rPr>
            <w:color w:val="auto"/>
          </w:rPr>
          <w:delText>2</w:delText>
        </w:r>
        <w:r w:rsidRPr="00616F95" w:rsidDel="004D1124">
          <w:rPr>
            <w:color w:val="auto"/>
          </w:rPr>
          <w:delText>.</w:delText>
        </w:r>
        <w:r w:rsidDel="004D1124">
          <w:delText>2 Use Case Diagram</w:delText>
        </w:r>
        <w:bookmarkEnd w:id="105"/>
        <w:bookmarkEnd w:id="106"/>
      </w:del>
    </w:p>
    <w:p w14:paraId="739FCEB7" w14:textId="602F2F70" w:rsidR="00015D34" w:rsidDel="004D1124" w:rsidRDefault="00015D34" w:rsidP="00015D34">
      <w:pPr>
        <w:rPr>
          <w:del w:id="108" w:author="Genya Gluckman" w:date="2015-09-01T11:08:00Z"/>
        </w:rPr>
      </w:pPr>
      <w:del w:id="109" w:author="Genya Gluckman" w:date="2015-09-01T11:08:00Z">
        <w:r w:rsidDel="004D1124">
          <w:delText>The use case diagram below shows who the actors are in the Staff Management subsystem and what each actor does.</w:delText>
        </w:r>
      </w:del>
    </w:p>
    <w:p w14:paraId="54CA4455" w14:textId="0D3BCF28" w:rsidR="00015D34" w:rsidDel="004D1124" w:rsidRDefault="00015D34" w:rsidP="00015D34">
      <w:pPr>
        <w:rPr>
          <w:del w:id="110" w:author="Genya Gluckman" w:date="2015-09-01T11:08:00Z"/>
        </w:rPr>
      </w:pPr>
    </w:p>
    <w:p w14:paraId="1AEC1257" w14:textId="22CBD530" w:rsidR="00777510" w:rsidDel="004D1124" w:rsidRDefault="00777510" w:rsidP="00015D34">
      <w:pPr>
        <w:rPr>
          <w:del w:id="111" w:author="Genya Gluckman" w:date="2015-09-01T11:08:00Z"/>
        </w:rPr>
      </w:pPr>
      <w:del w:id="112" w:author="Genya Gluckman" w:date="2015-09-01T11:08:00Z">
        <w:r w:rsidDel="004D1124">
          <w:object w:dxaOrig="9180" w:dyaOrig="7261" w14:anchorId="202461EA">
            <v:shape id="_x0000_i1025" type="#_x0000_t75" style="width:374.2pt;height:295.1pt" o:ole="">
              <v:imagedata r:id="rId18" o:title=""/>
            </v:shape>
            <o:OLEObject Type="Embed" ProgID="Visio.Drawing.15" ShapeID="_x0000_i1025" DrawAspect="Content" ObjectID="_1502620029" r:id="rId19"/>
          </w:object>
        </w:r>
      </w:del>
    </w:p>
    <w:p w14:paraId="6EAC4279" w14:textId="6795B8EB" w:rsidR="00015D34" w:rsidDel="004D1124" w:rsidRDefault="00015D34" w:rsidP="00015D34">
      <w:pPr>
        <w:jc w:val="center"/>
        <w:rPr>
          <w:del w:id="113" w:author="Genya Gluckman" w:date="2015-09-01T11:08:00Z"/>
          <w:i/>
          <w:noProof/>
          <w:lang w:eastAsia="en-ZA"/>
        </w:rPr>
      </w:pPr>
      <w:del w:id="114" w:author="Genya Gluckman" w:date="2015-09-01T11:08:00Z">
        <w:r w:rsidRPr="00616F95" w:rsidDel="004D1124">
          <w:rPr>
            <w:i/>
            <w:noProof/>
            <w:lang w:eastAsia="en-ZA"/>
          </w:rPr>
          <w:delText xml:space="preserve">Figure </w:delText>
        </w:r>
        <w:r w:rsidDel="004D1124">
          <w:rPr>
            <w:i/>
            <w:noProof/>
            <w:lang w:eastAsia="en-ZA"/>
          </w:rPr>
          <w:delText>2</w:delText>
        </w:r>
        <w:r w:rsidRPr="00616F95" w:rsidDel="004D1124">
          <w:rPr>
            <w:i/>
            <w:noProof/>
            <w:lang w:eastAsia="en-ZA"/>
          </w:rPr>
          <w:delText>.2</w:delText>
        </w:r>
        <w:r w:rsidDel="004D1124">
          <w:rPr>
            <w:i/>
            <w:noProof/>
            <w:lang w:eastAsia="en-ZA"/>
          </w:rPr>
          <w:delText xml:space="preserve"> Use case diagram for Staff Management subsytem</w:delText>
        </w:r>
      </w:del>
    </w:p>
    <w:p w14:paraId="617F14BD" w14:textId="75E3EA7B" w:rsidR="00015D34" w:rsidDel="004D1124" w:rsidRDefault="00015D34" w:rsidP="00015D34">
      <w:pPr>
        <w:rPr>
          <w:del w:id="115" w:author="Genya Gluckman" w:date="2015-09-01T11:08:00Z"/>
        </w:rPr>
      </w:pPr>
    </w:p>
    <w:p w14:paraId="634B8F5E" w14:textId="08EA8E7E" w:rsidR="00015D34" w:rsidDel="004D1124" w:rsidRDefault="00015D34" w:rsidP="00015D34">
      <w:pPr>
        <w:rPr>
          <w:del w:id="116" w:author="Genya Gluckman" w:date="2015-09-01T11:08:00Z"/>
        </w:rPr>
      </w:pPr>
      <w:del w:id="117" w:author="Genya Gluckman" w:date="2015-09-01T11:08:00Z">
        <w:r w:rsidDel="004D1124">
          <w:br w:type="page"/>
        </w:r>
      </w:del>
    </w:p>
    <w:p w14:paraId="64C7FAE3" w14:textId="40A04884" w:rsidR="00015D34" w:rsidDel="004D1124" w:rsidRDefault="00015D34" w:rsidP="00015D34">
      <w:pPr>
        <w:pStyle w:val="Heading2"/>
        <w:rPr>
          <w:del w:id="118" w:author="Genya Gluckman" w:date="2015-09-01T11:08:00Z"/>
        </w:rPr>
      </w:pPr>
      <w:bookmarkStart w:id="119" w:name="_Toc290574114"/>
      <w:bookmarkStart w:id="120" w:name="_Toc418840286"/>
      <w:del w:id="121" w:author="Genya Gluckman" w:date="2015-09-01T11:08:00Z">
        <w:r w:rsidDel="004D1124">
          <w:rPr>
            <w:color w:val="auto"/>
          </w:rPr>
          <w:delText>2</w:delText>
        </w:r>
        <w:r w:rsidRPr="00616F95" w:rsidDel="004D1124">
          <w:rPr>
            <w:color w:val="auto"/>
          </w:rPr>
          <w:delText>.</w:delText>
        </w:r>
        <w:r w:rsidDel="004D1124">
          <w:delText>3 Extended Use Case Narrative</w:delText>
        </w:r>
        <w:bookmarkEnd w:id="119"/>
        <w:bookmarkEnd w:id="120"/>
      </w:del>
    </w:p>
    <w:p w14:paraId="66F0CC53" w14:textId="6CA78ED2" w:rsidR="00015D34" w:rsidDel="004D1124" w:rsidRDefault="00015D34" w:rsidP="00015D34">
      <w:pPr>
        <w:pStyle w:val="Heading2"/>
        <w:rPr>
          <w:del w:id="122" w:author="Genya Gluckman" w:date="2015-09-01T11:08:00Z"/>
          <w:sz w:val="24"/>
          <w:szCs w:val="24"/>
        </w:rPr>
      </w:pPr>
      <w:bookmarkStart w:id="123" w:name="_Toc290574115"/>
      <w:bookmarkStart w:id="124" w:name="_Toc418840287"/>
      <w:del w:id="125" w:author="Genya Gluckman" w:date="2015-09-01T11:08:00Z">
        <w:r w:rsidDel="004D1124">
          <w:rPr>
            <w:color w:val="auto"/>
            <w:sz w:val="24"/>
            <w:szCs w:val="24"/>
          </w:rPr>
          <w:delText>2</w:delText>
        </w:r>
        <w:r w:rsidRPr="004C450B" w:rsidDel="004D1124">
          <w:rPr>
            <w:sz w:val="24"/>
            <w:szCs w:val="24"/>
          </w:rPr>
          <w:delText xml:space="preserve">.3.1 </w:delText>
        </w:r>
        <w:bookmarkEnd w:id="123"/>
        <w:r w:rsidR="00780355" w:rsidDel="004D1124">
          <w:rPr>
            <w:sz w:val="24"/>
            <w:szCs w:val="24"/>
          </w:rPr>
          <w:delText>Edit Profile</w:delText>
        </w:r>
        <w:bookmarkEnd w:id="124"/>
      </w:del>
    </w:p>
    <w:p w14:paraId="3EDB81A4" w14:textId="56EE7DBA" w:rsidR="00015D34" w:rsidRPr="004C450B" w:rsidDel="004D1124" w:rsidRDefault="00015D34" w:rsidP="00015D34">
      <w:pPr>
        <w:rPr>
          <w:del w:id="126" w:author="Genya Gluckman" w:date="2015-09-01T11:08:00Z"/>
          <w:b/>
        </w:rPr>
      </w:pPr>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7"/>
        <w:gridCol w:w="1861"/>
        <w:gridCol w:w="787"/>
        <w:gridCol w:w="3721"/>
      </w:tblGrid>
      <w:tr w:rsidR="006575CE" w:rsidRPr="006575CE" w:rsidDel="004D1124" w14:paraId="15012DDF" w14:textId="17DF5E44" w:rsidTr="00015D34">
        <w:trPr>
          <w:trHeight w:val="1119"/>
          <w:del w:id="127" w:author="Genya Gluckman" w:date="2015-09-01T11:08:00Z"/>
        </w:trPr>
        <w:tc>
          <w:tcPr>
            <w:tcW w:w="2647" w:type="dxa"/>
            <w:shd w:val="clear" w:color="auto" w:fill="auto"/>
          </w:tcPr>
          <w:p w14:paraId="0609433A" w14:textId="1D6DAAB8" w:rsidR="00015D34" w:rsidRPr="006575CE" w:rsidDel="004D1124" w:rsidRDefault="00015D34" w:rsidP="00015D34">
            <w:pPr>
              <w:pStyle w:val="Subtitle"/>
              <w:spacing w:before="240"/>
              <w:rPr>
                <w:del w:id="128" w:author="Genya Gluckman" w:date="2015-09-01T11:08:00Z"/>
                <w:rStyle w:val="SubtleEmphasis"/>
                <w:color w:val="auto"/>
                <w:sz w:val="24"/>
              </w:rPr>
            </w:pPr>
            <w:del w:id="129" w:author="Genya Gluckman" w:date="2015-09-01T11:08:00Z">
              <w:r w:rsidRPr="006575CE" w:rsidDel="004D1124">
                <w:rPr>
                  <w:rStyle w:val="SubtleEmphasis"/>
                  <w:color w:val="auto"/>
                  <w:sz w:val="24"/>
                </w:rPr>
                <w:delText xml:space="preserve">Use Case Name: </w:delText>
              </w:r>
            </w:del>
          </w:p>
          <w:p w14:paraId="2C64C8F6" w14:textId="5F6F6D46" w:rsidR="00015D34" w:rsidRPr="006575CE" w:rsidDel="004D1124" w:rsidRDefault="00780355" w:rsidP="00015D34">
            <w:pPr>
              <w:pStyle w:val="Subtitle"/>
              <w:spacing w:before="240"/>
              <w:rPr>
                <w:del w:id="130" w:author="Genya Gluckman" w:date="2015-09-01T11:08:00Z"/>
                <w:rStyle w:val="SubtleEmphasis"/>
                <w:b w:val="0"/>
                <w:i w:val="0"/>
                <w:color w:val="auto"/>
                <w:sz w:val="24"/>
              </w:rPr>
            </w:pPr>
            <w:del w:id="131" w:author="Genya Gluckman" w:date="2015-09-01T11:08:00Z">
              <w:r w:rsidRPr="006575CE" w:rsidDel="004D1124">
                <w:rPr>
                  <w:rStyle w:val="SubtleEmphasis"/>
                  <w:b w:val="0"/>
                  <w:i w:val="0"/>
                  <w:color w:val="auto"/>
                  <w:sz w:val="24"/>
                </w:rPr>
                <w:delText>Edit Profile</w:delText>
              </w:r>
            </w:del>
          </w:p>
        </w:tc>
        <w:tc>
          <w:tcPr>
            <w:tcW w:w="2648" w:type="dxa"/>
            <w:gridSpan w:val="2"/>
            <w:shd w:val="clear" w:color="auto" w:fill="auto"/>
          </w:tcPr>
          <w:p w14:paraId="317E4462" w14:textId="6E51BA29" w:rsidR="00015D34" w:rsidRPr="006575CE" w:rsidDel="004D1124" w:rsidRDefault="00015D34" w:rsidP="00015D34">
            <w:pPr>
              <w:pStyle w:val="Subtitle"/>
              <w:spacing w:before="240"/>
              <w:rPr>
                <w:del w:id="132" w:author="Genya Gluckman" w:date="2015-09-01T11:08:00Z"/>
                <w:rStyle w:val="SubtleEmphasis"/>
                <w:color w:val="auto"/>
                <w:sz w:val="24"/>
              </w:rPr>
            </w:pPr>
            <w:del w:id="133" w:author="Genya Gluckman" w:date="2015-09-01T11:08:00Z">
              <w:r w:rsidRPr="006575CE" w:rsidDel="004D1124">
                <w:rPr>
                  <w:rStyle w:val="SubtleEmphasis"/>
                  <w:color w:val="auto"/>
                  <w:sz w:val="24"/>
                </w:rPr>
                <w:delText xml:space="preserve">ID: </w:delText>
              </w:r>
            </w:del>
          </w:p>
          <w:p w14:paraId="54123439" w14:textId="7E3A62DD" w:rsidR="00015D34" w:rsidRPr="006575CE" w:rsidDel="004D1124" w:rsidRDefault="00940112" w:rsidP="00015D34">
            <w:pPr>
              <w:pStyle w:val="Subtitle"/>
              <w:spacing w:before="240"/>
              <w:rPr>
                <w:del w:id="134" w:author="Genya Gluckman" w:date="2015-09-01T11:08:00Z"/>
                <w:rStyle w:val="SubtleEmphasis"/>
                <w:b w:val="0"/>
                <w:i w:val="0"/>
                <w:color w:val="auto"/>
                <w:sz w:val="24"/>
              </w:rPr>
            </w:pPr>
            <w:del w:id="135" w:author="Genya Gluckman" w:date="2015-09-01T11:08:00Z">
              <w:r w:rsidRPr="006575CE" w:rsidDel="004D1124">
                <w:rPr>
                  <w:rStyle w:val="SubtleEmphasis"/>
                  <w:b w:val="0"/>
                  <w:i w:val="0"/>
                  <w:color w:val="auto"/>
                  <w:sz w:val="24"/>
                </w:rPr>
                <w:delText>4.4</w:delText>
              </w:r>
            </w:del>
          </w:p>
        </w:tc>
        <w:tc>
          <w:tcPr>
            <w:tcW w:w="3721" w:type="dxa"/>
            <w:shd w:val="clear" w:color="auto" w:fill="auto"/>
          </w:tcPr>
          <w:p w14:paraId="596A59A1" w14:textId="278E04D8" w:rsidR="00015D34" w:rsidRPr="006575CE" w:rsidDel="004D1124" w:rsidRDefault="00015D34" w:rsidP="00015D34">
            <w:pPr>
              <w:pStyle w:val="Subtitle"/>
              <w:spacing w:before="240"/>
              <w:rPr>
                <w:del w:id="136" w:author="Genya Gluckman" w:date="2015-09-01T11:08:00Z"/>
                <w:rStyle w:val="SubtleEmphasis"/>
                <w:color w:val="auto"/>
                <w:sz w:val="24"/>
              </w:rPr>
            </w:pPr>
            <w:del w:id="137" w:author="Genya Gluckman" w:date="2015-09-01T11:08:00Z">
              <w:r w:rsidRPr="006575CE" w:rsidDel="004D1124">
                <w:rPr>
                  <w:rStyle w:val="SubtleEmphasis"/>
                  <w:color w:val="auto"/>
                  <w:sz w:val="24"/>
                </w:rPr>
                <w:delText xml:space="preserve">Importance Level: </w:delText>
              </w:r>
            </w:del>
          </w:p>
          <w:p w14:paraId="5FFD570B" w14:textId="1476426F" w:rsidR="00015D34" w:rsidRPr="006575CE" w:rsidDel="004D1124" w:rsidRDefault="00015D34" w:rsidP="00015D34">
            <w:pPr>
              <w:pStyle w:val="Subtitle"/>
              <w:spacing w:before="240"/>
              <w:rPr>
                <w:del w:id="138" w:author="Genya Gluckman" w:date="2015-09-01T11:08:00Z"/>
                <w:rStyle w:val="SubtleEmphasis"/>
                <w:b w:val="0"/>
                <w:i w:val="0"/>
                <w:color w:val="auto"/>
                <w:sz w:val="24"/>
              </w:rPr>
            </w:pPr>
            <w:del w:id="139" w:author="Genya Gluckman" w:date="2015-09-01T11:08:00Z">
              <w:r w:rsidRPr="006575CE" w:rsidDel="004D1124">
                <w:rPr>
                  <w:rStyle w:val="SubtleEmphasis"/>
                  <w:b w:val="0"/>
                  <w:i w:val="0"/>
                  <w:color w:val="auto"/>
                  <w:sz w:val="24"/>
                </w:rPr>
                <w:delText>Medium</w:delText>
              </w:r>
            </w:del>
          </w:p>
        </w:tc>
      </w:tr>
      <w:tr w:rsidR="006575CE" w:rsidRPr="006575CE" w:rsidDel="004D1124" w14:paraId="4209AD20" w14:textId="0E280E06" w:rsidTr="00015D34">
        <w:trPr>
          <w:trHeight w:val="726"/>
          <w:del w:id="140" w:author="Genya Gluckman" w:date="2015-09-01T11:08:00Z"/>
        </w:trPr>
        <w:tc>
          <w:tcPr>
            <w:tcW w:w="9016" w:type="dxa"/>
            <w:gridSpan w:val="4"/>
            <w:shd w:val="clear" w:color="auto" w:fill="auto"/>
          </w:tcPr>
          <w:p w14:paraId="69497490" w14:textId="226169E4" w:rsidR="00015D34" w:rsidRPr="006575CE" w:rsidDel="004D1124" w:rsidRDefault="00015D34" w:rsidP="00931C32">
            <w:pPr>
              <w:pStyle w:val="Subtitle"/>
              <w:spacing w:before="240"/>
              <w:rPr>
                <w:del w:id="141" w:author="Genya Gluckman" w:date="2015-09-01T11:08:00Z"/>
                <w:rStyle w:val="SubtleEmphasis"/>
                <w:b w:val="0"/>
                <w:i w:val="0"/>
                <w:color w:val="auto"/>
                <w:sz w:val="24"/>
              </w:rPr>
            </w:pPr>
            <w:del w:id="142" w:author="Genya Gluckman" w:date="2015-09-01T11:08:00Z">
              <w:r w:rsidRPr="006575CE" w:rsidDel="004D1124">
                <w:rPr>
                  <w:rStyle w:val="SubtleEmphasis"/>
                  <w:color w:val="auto"/>
                  <w:sz w:val="24"/>
                </w:rPr>
                <w:delText xml:space="preserve">Primary Actor: </w:delText>
              </w:r>
              <w:r w:rsidR="00931C32" w:rsidRPr="006575CE" w:rsidDel="004D1124">
                <w:rPr>
                  <w:rStyle w:val="SubtleEmphasis"/>
                  <w:b w:val="0"/>
                  <w:i w:val="0"/>
                  <w:color w:val="auto"/>
                  <w:sz w:val="24"/>
                </w:rPr>
                <w:delText>Staff Member</w:delText>
              </w:r>
            </w:del>
          </w:p>
        </w:tc>
      </w:tr>
      <w:tr w:rsidR="006575CE" w:rsidRPr="006575CE" w:rsidDel="004D1124" w14:paraId="215D0123" w14:textId="5CEBB124" w:rsidTr="00DA1C05">
        <w:trPr>
          <w:trHeight w:val="737"/>
          <w:del w:id="143" w:author="Genya Gluckman" w:date="2015-09-01T11:08:00Z"/>
        </w:trPr>
        <w:tc>
          <w:tcPr>
            <w:tcW w:w="9016" w:type="dxa"/>
            <w:gridSpan w:val="4"/>
            <w:shd w:val="clear" w:color="auto" w:fill="auto"/>
          </w:tcPr>
          <w:p w14:paraId="08438549" w14:textId="1875091F" w:rsidR="00015D34" w:rsidRPr="006575CE" w:rsidDel="004D1124" w:rsidRDefault="00015D34" w:rsidP="00015D34">
            <w:pPr>
              <w:pStyle w:val="Subtitle"/>
              <w:spacing w:before="240"/>
              <w:rPr>
                <w:del w:id="144" w:author="Genya Gluckman" w:date="2015-09-01T11:08:00Z"/>
                <w:rStyle w:val="SubtleEmphasis"/>
                <w:b w:val="0"/>
                <w:i w:val="0"/>
                <w:color w:val="auto"/>
                <w:sz w:val="24"/>
              </w:rPr>
            </w:pPr>
            <w:del w:id="145" w:author="Genya Gluckman" w:date="2015-09-01T11:08:00Z">
              <w:r w:rsidRPr="006575CE" w:rsidDel="004D1124">
                <w:rPr>
                  <w:rStyle w:val="SubtleEmphasis"/>
                  <w:color w:val="auto"/>
                  <w:sz w:val="24"/>
                </w:rPr>
                <w:delText xml:space="preserve">Purpose: </w:delText>
              </w:r>
              <w:r w:rsidRPr="006575CE" w:rsidDel="004D1124">
                <w:rPr>
                  <w:rStyle w:val="SubtleEmphasis"/>
                  <w:b w:val="0"/>
                  <w:i w:val="0"/>
                  <w:color w:val="auto"/>
                  <w:sz w:val="24"/>
                </w:rPr>
                <w:delText>To ensure the staff members’ profiles are up to date with current information.</w:delText>
              </w:r>
            </w:del>
          </w:p>
        </w:tc>
      </w:tr>
      <w:tr w:rsidR="006575CE" w:rsidRPr="006575CE" w:rsidDel="004D1124" w14:paraId="36812E61" w14:textId="5E3F79E5" w:rsidTr="00015D34">
        <w:trPr>
          <w:trHeight w:val="743"/>
          <w:del w:id="146" w:author="Genya Gluckman" w:date="2015-09-01T11:08:00Z"/>
        </w:trPr>
        <w:tc>
          <w:tcPr>
            <w:tcW w:w="9016" w:type="dxa"/>
            <w:gridSpan w:val="4"/>
            <w:shd w:val="clear" w:color="auto" w:fill="auto"/>
          </w:tcPr>
          <w:p w14:paraId="0801575D" w14:textId="4C010591" w:rsidR="00015D34" w:rsidRPr="006575CE" w:rsidDel="004D1124" w:rsidRDefault="00015D34" w:rsidP="00015D34">
            <w:pPr>
              <w:pStyle w:val="Subtitle"/>
              <w:spacing w:before="240"/>
              <w:rPr>
                <w:del w:id="147" w:author="Genya Gluckman" w:date="2015-09-01T11:08:00Z"/>
                <w:rStyle w:val="SubtleEmphasis"/>
                <w:b w:val="0"/>
                <w:i w:val="0"/>
                <w:color w:val="auto"/>
                <w:sz w:val="24"/>
              </w:rPr>
            </w:pPr>
            <w:del w:id="148" w:author="Genya Gluckman" w:date="2015-09-01T11:08:00Z">
              <w:r w:rsidRPr="006575CE" w:rsidDel="004D1124">
                <w:rPr>
                  <w:rStyle w:val="SubtleEmphasis"/>
                  <w:color w:val="auto"/>
                  <w:sz w:val="24"/>
                </w:rPr>
                <w:delText xml:space="preserve">Stakeholders and Interests: </w:delText>
              </w:r>
              <w:r w:rsidRPr="006575CE" w:rsidDel="004D1124">
                <w:rPr>
                  <w:rStyle w:val="SubtleEmphasis"/>
                  <w:b w:val="0"/>
                  <w:i w:val="0"/>
                  <w:color w:val="auto"/>
                  <w:sz w:val="24"/>
                </w:rPr>
                <w:delText>eduActiv, staff members</w:delText>
              </w:r>
              <w:r w:rsidRPr="006575CE" w:rsidDel="004D1124">
                <w:rPr>
                  <w:rStyle w:val="SubtleEmphasis"/>
                  <w:b w:val="0"/>
                  <w:color w:val="auto"/>
                  <w:sz w:val="24"/>
                </w:rPr>
                <w:delText xml:space="preserve"> </w:delText>
              </w:r>
            </w:del>
          </w:p>
        </w:tc>
      </w:tr>
      <w:tr w:rsidR="006575CE" w:rsidRPr="006575CE" w:rsidDel="004D1124" w14:paraId="7CF335A8" w14:textId="5B2727D8" w:rsidTr="00015D34">
        <w:trPr>
          <w:trHeight w:val="1119"/>
          <w:del w:id="149" w:author="Genya Gluckman" w:date="2015-09-01T11:08:00Z"/>
        </w:trPr>
        <w:tc>
          <w:tcPr>
            <w:tcW w:w="9016" w:type="dxa"/>
            <w:gridSpan w:val="4"/>
            <w:shd w:val="clear" w:color="auto" w:fill="auto"/>
          </w:tcPr>
          <w:p w14:paraId="14DCFD6F" w14:textId="37B5F93B" w:rsidR="00015D34" w:rsidRPr="006575CE" w:rsidDel="004D1124" w:rsidRDefault="00015D34" w:rsidP="00780355">
            <w:pPr>
              <w:pStyle w:val="Subtitle"/>
              <w:spacing w:before="240"/>
              <w:rPr>
                <w:del w:id="150" w:author="Genya Gluckman" w:date="2015-09-01T11:08:00Z"/>
                <w:rStyle w:val="SubtleEmphasis"/>
                <w:b w:val="0"/>
                <w:i w:val="0"/>
                <w:color w:val="auto"/>
                <w:sz w:val="24"/>
              </w:rPr>
            </w:pPr>
            <w:del w:id="151" w:author="Genya Gluckman" w:date="2015-09-01T11:08:00Z">
              <w:r w:rsidRPr="006575CE" w:rsidDel="004D1124">
                <w:rPr>
                  <w:rStyle w:val="SubtleEmphasis"/>
                  <w:color w:val="auto"/>
                  <w:sz w:val="24"/>
                </w:rPr>
                <w:delText xml:space="preserve">Brief Description: </w:delText>
              </w:r>
              <w:r w:rsidRPr="006575CE" w:rsidDel="004D1124">
                <w:rPr>
                  <w:rStyle w:val="SubtleEmphasis"/>
                  <w:b w:val="0"/>
                  <w:i w:val="0"/>
                  <w:color w:val="auto"/>
                  <w:sz w:val="24"/>
                </w:rPr>
                <w:delText xml:space="preserve">A </w:delText>
              </w:r>
              <w:r w:rsidR="00780355" w:rsidRPr="006575CE" w:rsidDel="004D1124">
                <w:rPr>
                  <w:rStyle w:val="SubtleEmphasis"/>
                  <w:b w:val="0"/>
                  <w:i w:val="0"/>
                  <w:color w:val="auto"/>
                  <w:sz w:val="24"/>
                </w:rPr>
                <w:delText xml:space="preserve">staff member logs into the </w:delText>
              </w:r>
              <w:r w:rsidRPr="006575CE" w:rsidDel="004D1124">
                <w:rPr>
                  <w:rStyle w:val="SubtleEmphasis"/>
                  <w:b w:val="0"/>
                  <w:i w:val="0"/>
                  <w:color w:val="auto"/>
                  <w:sz w:val="24"/>
                </w:rPr>
                <w:delText xml:space="preserve">system and updates </w:delText>
              </w:r>
              <w:r w:rsidR="00780355" w:rsidRPr="006575CE" w:rsidDel="004D1124">
                <w:rPr>
                  <w:rStyle w:val="SubtleEmphasis"/>
                  <w:b w:val="0"/>
                  <w:i w:val="0"/>
                  <w:color w:val="auto"/>
                  <w:sz w:val="24"/>
                </w:rPr>
                <w:delText>their</w:delText>
              </w:r>
              <w:r w:rsidRPr="006575CE" w:rsidDel="004D1124">
                <w:rPr>
                  <w:rStyle w:val="SubtleEmphasis"/>
                  <w:b w:val="0"/>
                  <w:i w:val="0"/>
                  <w:color w:val="auto"/>
                  <w:sz w:val="24"/>
                </w:rPr>
                <w:delText xml:space="preserve"> profile. This is to ensure that his/her profile is up to date.</w:delText>
              </w:r>
              <w:r w:rsidRPr="006575CE" w:rsidDel="004D1124">
                <w:rPr>
                  <w:rStyle w:val="SubtleEmphasis"/>
                  <w:b w:val="0"/>
                  <w:color w:val="auto"/>
                  <w:sz w:val="24"/>
                </w:rPr>
                <w:delText xml:space="preserve">  </w:delText>
              </w:r>
            </w:del>
          </w:p>
        </w:tc>
      </w:tr>
      <w:tr w:rsidR="006575CE" w:rsidRPr="006575CE" w:rsidDel="004D1124" w14:paraId="50A86C0B" w14:textId="6A3F1A88" w:rsidTr="00015D34">
        <w:trPr>
          <w:trHeight w:val="1119"/>
          <w:del w:id="152" w:author="Genya Gluckman" w:date="2015-09-01T11:08:00Z"/>
        </w:trPr>
        <w:tc>
          <w:tcPr>
            <w:tcW w:w="9016" w:type="dxa"/>
            <w:gridSpan w:val="4"/>
            <w:shd w:val="clear" w:color="auto" w:fill="auto"/>
          </w:tcPr>
          <w:p w14:paraId="195E5FED" w14:textId="46D3F78A" w:rsidR="00015D34" w:rsidRPr="006575CE" w:rsidDel="004D1124" w:rsidRDefault="00015D34" w:rsidP="00015D34">
            <w:pPr>
              <w:pStyle w:val="Subtitle"/>
              <w:tabs>
                <w:tab w:val="left" w:pos="6779"/>
              </w:tabs>
              <w:spacing w:before="240"/>
              <w:rPr>
                <w:del w:id="153" w:author="Genya Gluckman" w:date="2015-09-01T11:08:00Z"/>
                <w:rStyle w:val="SubtleEmphasis"/>
                <w:color w:val="auto"/>
                <w:sz w:val="24"/>
              </w:rPr>
            </w:pPr>
            <w:del w:id="154" w:author="Genya Gluckman" w:date="2015-09-01T11:08:00Z">
              <w:r w:rsidRPr="006575CE" w:rsidDel="004D1124">
                <w:rPr>
                  <w:rStyle w:val="SubtleEmphasis"/>
                  <w:color w:val="auto"/>
                  <w:sz w:val="24"/>
                </w:rPr>
                <w:delText xml:space="preserve">Preconditions: </w:delText>
              </w:r>
            </w:del>
          </w:p>
          <w:p w14:paraId="1C9664DE" w14:textId="24D06854" w:rsidR="00015D34" w:rsidRPr="006575CE" w:rsidDel="004D1124" w:rsidRDefault="00015D34" w:rsidP="00015D34">
            <w:pPr>
              <w:pStyle w:val="Subtitle"/>
              <w:numPr>
                <w:ilvl w:val="0"/>
                <w:numId w:val="26"/>
              </w:numPr>
              <w:tabs>
                <w:tab w:val="left" w:pos="6779"/>
              </w:tabs>
              <w:spacing w:before="240"/>
              <w:rPr>
                <w:del w:id="155" w:author="Genya Gluckman" w:date="2015-09-01T11:08:00Z"/>
                <w:b w:val="0"/>
                <w:i/>
                <w:iCs/>
                <w:sz w:val="24"/>
              </w:rPr>
            </w:pPr>
            <w:del w:id="156" w:author="Genya Gluckman" w:date="2015-09-01T11:08:00Z">
              <w:r w:rsidRPr="006575CE" w:rsidDel="004D1124">
                <w:rPr>
                  <w:rStyle w:val="SubtleEmphasis"/>
                  <w:b w:val="0"/>
                  <w:i w:val="0"/>
                  <w:color w:val="auto"/>
                  <w:sz w:val="24"/>
                </w:rPr>
                <w:delText xml:space="preserve">The </w:delText>
              </w:r>
              <w:r w:rsidR="00780355" w:rsidRPr="006575CE" w:rsidDel="004D1124">
                <w:rPr>
                  <w:rStyle w:val="SubtleEmphasis"/>
                  <w:b w:val="0"/>
                  <w:i w:val="0"/>
                  <w:color w:val="auto"/>
                  <w:sz w:val="24"/>
                </w:rPr>
                <w:delText xml:space="preserve">staff member </w:delText>
              </w:r>
              <w:r w:rsidRPr="006575CE" w:rsidDel="004D1124">
                <w:rPr>
                  <w:rStyle w:val="SubtleEmphasis"/>
                  <w:b w:val="0"/>
                  <w:i w:val="0"/>
                  <w:color w:val="auto"/>
                  <w:sz w:val="24"/>
                </w:rPr>
                <w:delText>must be logged in to the system</w:delText>
              </w:r>
            </w:del>
          </w:p>
        </w:tc>
      </w:tr>
      <w:tr w:rsidR="006575CE" w:rsidRPr="006575CE" w:rsidDel="004D1124" w14:paraId="204D2E9B" w14:textId="0123F07E" w:rsidTr="00015D34">
        <w:trPr>
          <w:trHeight w:val="1119"/>
          <w:del w:id="157" w:author="Genya Gluckman" w:date="2015-09-01T11:08:00Z"/>
        </w:trPr>
        <w:tc>
          <w:tcPr>
            <w:tcW w:w="9016" w:type="dxa"/>
            <w:gridSpan w:val="4"/>
            <w:shd w:val="clear" w:color="auto" w:fill="auto"/>
          </w:tcPr>
          <w:p w14:paraId="6845C234" w14:textId="4F7F5AD7" w:rsidR="00015D34" w:rsidRPr="006575CE" w:rsidDel="004D1124" w:rsidRDefault="00015D34" w:rsidP="00015D34">
            <w:pPr>
              <w:pStyle w:val="Subtitle"/>
              <w:spacing w:before="240"/>
              <w:rPr>
                <w:del w:id="158" w:author="Genya Gluckman" w:date="2015-09-01T11:08:00Z"/>
                <w:rStyle w:val="SubtleEmphasis"/>
                <w:color w:val="auto"/>
                <w:sz w:val="24"/>
              </w:rPr>
            </w:pPr>
            <w:del w:id="159" w:author="Genya Gluckman" w:date="2015-09-01T11:08:00Z">
              <w:r w:rsidRPr="006575CE" w:rsidDel="004D1124">
                <w:rPr>
                  <w:rStyle w:val="SubtleEmphasis"/>
                  <w:color w:val="auto"/>
                  <w:sz w:val="24"/>
                </w:rPr>
                <w:delText xml:space="preserve">Post Condition: </w:delText>
              </w:r>
            </w:del>
          </w:p>
          <w:p w14:paraId="5738276C" w14:textId="406F1921" w:rsidR="00015D34" w:rsidRPr="006575CE" w:rsidDel="004D1124" w:rsidRDefault="00015D34" w:rsidP="00015D34">
            <w:pPr>
              <w:pStyle w:val="Subtitle"/>
              <w:numPr>
                <w:ilvl w:val="0"/>
                <w:numId w:val="26"/>
              </w:numPr>
              <w:spacing w:before="240"/>
              <w:rPr>
                <w:del w:id="160" w:author="Genya Gluckman" w:date="2015-09-01T11:08:00Z"/>
                <w:b w:val="0"/>
                <w:i/>
                <w:iCs/>
                <w:sz w:val="24"/>
                <w:u w:val="single"/>
              </w:rPr>
            </w:pPr>
            <w:del w:id="161" w:author="Genya Gluckman" w:date="2015-09-01T11:08:00Z">
              <w:r w:rsidRPr="006575CE" w:rsidDel="004D1124">
                <w:rPr>
                  <w:rStyle w:val="SubtleEmphasis"/>
                  <w:b w:val="0"/>
                  <w:i w:val="0"/>
                  <w:color w:val="auto"/>
                  <w:sz w:val="24"/>
                </w:rPr>
                <w:delText>Reflect changes in the database</w:delText>
              </w:r>
            </w:del>
          </w:p>
        </w:tc>
      </w:tr>
      <w:tr w:rsidR="006575CE" w:rsidRPr="006575CE" w:rsidDel="004D1124" w14:paraId="2744392C" w14:textId="4A5C2D13" w:rsidTr="00015D34">
        <w:trPr>
          <w:trHeight w:val="1119"/>
          <w:del w:id="162" w:author="Genya Gluckman" w:date="2015-09-01T11:08:00Z"/>
        </w:trPr>
        <w:tc>
          <w:tcPr>
            <w:tcW w:w="9016" w:type="dxa"/>
            <w:gridSpan w:val="4"/>
            <w:shd w:val="clear" w:color="auto" w:fill="auto"/>
          </w:tcPr>
          <w:p w14:paraId="4C01B804" w14:textId="21A50A7B" w:rsidR="00015D34" w:rsidRPr="006575CE" w:rsidDel="004D1124" w:rsidRDefault="00015D34" w:rsidP="00015D34">
            <w:pPr>
              <w:pStyle w:val="Subtitle"/>
              <w:spacing w:before="240"/>
              <w:rPr>
                <w:del w:id="163" w:author="Genya Gluckman" w:date="2015-09-01T11:08:00Z"/>
                <w:rStyle w:val="SubtleEmphasis"/>
                <w:color w:val="auto"/>
                <w:sz w:val="24"/>
              </w:rPr>
            </w:pPr>
            <w:del w:id="164" w:author="Genya Gluckman" w:date="2015-09-01T11:08:00Z">
              <w:r w:rsidRPr="006575CE" w:rsidDel="004D1124">
                <w:rPr>
                  <w:rStyle w:val="SubtleEmphasis"/>
                  <w:color w:val="auto"/>
                  <w:sz w:val="24"/>
                </w:rPr>
                <w:delText>Related Use Cases:</w:delText>
              </w:r>
            </w:del>
          </w:p>
          <w:p w14:paraId="78FD44C5" w14:textId="69FA820D" w:rsidR="00412FF7" w:rsidRPr="006575CE" w:rsidDel="004D1124" w:rsidRDefault="00D455E7" w:rsidP="00FE0019">
            <w:pPr>
              <w:pStyle w:val="Subtitle"/>
              <w:spacing w:before="240"/>
              <w:rPr>
                <w:del w:id="165" w:author="Genya Gluckman" w:date="2015-09-01T11:08:00Z"/>
                <w:i/>
              </w:rPr>
            </w:pPr>
            <w:del w:id="166" w:author="Genya Gluckman" w:date="2015-09-01T11:08:00Z">
              <w:r w:rsidRPr="006575CE" w:rsidDel="004D1124">
                <w:rPr>
                  <w:rStyle w:val="SubtleEmphasis"/>
                  <w:b w:val="0"/>
                  <w:i w:val="0"/>
                  <w:color w:val="auto"/>
                  <w:sz w:val="24"/>
                </w:rPr>
                <w:delText xml:space="preserve">&lt;&lt;include&gt;&gt; </w:delText>
              </w:r>
              <w:r w:rsidR="00412FF7" w:rsidRPr="006575CE" w:rsidDel="004D1124">
                <w:rPr>
                  <w:rStyle w:val="SubtleEmphasis"/>
                  <w:b w:val="0"/>
                  <w:i w:val="0"/>
                  <w:color w:val="auto"/>
                  <w:sz w:val="24"/>
                </w:rPr>
                <w:delText>4.</w:delText>
              </w:r>
              <w:r w:rsidR="00A24EFC" w:rsidRPr="006575CE" w:rsidDel="004D1124">
                <w:rPr>
                  <w:rStyle w:val="SubtleEmphasis"/>
                  <w:b w:val="0"/>
                  <w:i w:val="0"/>
                  <w:color w:val="auto"/>
                  <w:sz w:val="24"/>
                </w:rPr>
                <w:delText>5</w:delText>
              </w:r>
              <w:r w:rsidR="00412FF7" w:rsidRPr="006575CE" w:rsidDel="004D1124">
                <w:rPr>
                  <w:rStyle w:val="SubtleEmphasis"/>
                  <w:b w:val="0"/>
                  <w:i w:val="0"/>
                  <w:color w:val="auto"/>
                  <w:sz w:val="24"/>
                </w:rPr>
                <w:delText xml:space="preserve"> </w:delText>
              </w:r>
              <w:r w:rsidRPr="006575CE" w:rsidDel="004D1124">
                <w:rPr>
                  <w:rStyle w:val="SubtleEmphasis"/>
                  <w:b w:val="0"/>
                  <w:i w:val="0"/>
                  <w:color w:val="auto"/>
                  <w:sz w:val="24"/>
                </w:rPr>
                <w:delText>Send automatic email notification</w:delText>
              </w:r>
            </w:del>
          </w:p>
        </w:tc>
      </w:tr>
      <w:tr w:rsidR="006575CE" w:rsidRPr="006575CE" w:rsidDel="004D1124" w14:paraId="09D6EA4C" w14:textId="7702E4A2" w:rsidTr="00015D34">
        <w:trPr>
          <w:trHeight w:val="714"/>
          <w:del w:id="167" w:author="Genya Gluckman" w:date="2015-09-01T11:08:00Z"/>
        </w:trPr>
        <w:tc>
          <w:tcPr>
            <w:tcW w:w="9016" w:type="dxa"/>
            <w:gridSpan w:val="4"/>
            <w:shd w:val="clear" w:color="auto" w:fill="auto"/>
          </w:tcPr>
          <w:p w14:paraId="7F520D58" w14:textId="47BE9FBD" w:rsidR="00015D34" w:rsidRPr="006575CE" w:rsidDel="004D1124" w:rsidRDefault="00015D34" w:rsidP="00015D34">
            <w:pPr>
              <w:pStyle w:val="Subtitle"/>
              <w:spacing w:before="240"/>
              <w:rPr>
                <w:del w:id="168" w:author="Genya Gluckman" w:date="2015-09-01T11:08:00Z"/>
                <w:i/>
                <w:iCs/>
                <w:sz w:val="24"/>
              </w:rPr>
            </w:pPr>
            <w:del w:id="169" w:author="Genya Gluckman" w:date="2015-09-01T11:08:00Z">
              <w:r w:rsidRPr="006575CE" w:rsidDel="004D1124">
                <w:rPr>
                  <w:rStyle w:val="SubtleEmphasis"/>
                  <w:color w:val="auto"/>
                  <w:sz w:val="24"/>
                </w:rPr>
                <w:delText>Normal Flow of Events:</w:delText>
              </w:r>
            </w:del>
          </w:p>
        </w:tc>
      </w:tr>
      <w:tr w:rsidR="006575CE" w:rsidRPr="006575CE" w:rsidDel="004D1124" w14:paraId="661E9E8F" w14:textId="7D561958" w:rsidTr="00D901B7">
        <w:trPr>
          <w:trHeight w:val="698"/>
          <w:del w:id="170" w:author="Genya Gluckman" w:date="2015-09-01T11:08:00Z"/>
        </w:trPr>
        <w:tc>
          <w:tcPr>
            <w:tcW w:w="4508" w:type="dxa"/>
            <w:gridSpan w:val="2"/>
            <w:shd w:val="clear" w:color="auto" w:fill="auto"/>
          </w:tcPr>
          <w:p w14:paraId="03B11087" w14:textId="2C921E4E" w:rsidR="00015D34" w:rsidRPr="006575CE" w:rsidDel="004D1124" w:rsidRDefault="00015D34" w:rsidP="00D901B7">
            <w:pPr>
              <w:pStyle w:val="Subtitle"/>
              <w:spacing w:before="240"/>
              <w:jc w:val="center"/>
              <w:rPr>
                <w:del w:id="171" w:author="Genya Gluckman" w:date="2015-09-01T11:08:00Z"/>
              </w:rPr>
            </w:pPr>
            <w:del w:id="172" w:author="Genya Gluckman" w:date="2015-09-01T11:08:00Z">
              <w:r w:rsidRPr="006575CE" w:rsidDel="004D1124">
                <w:rPr>
                  <w:rStyle w:val="SubtleEmphasis"/>
                  <w:color w:val="auto"/>
                  <w:sz w:val="24"/>
                </w:rPr>
                <w:delText>User</w:delText>
              </w:r>
            </w:del>
          </w:p>
        </w:tc>
        <w:tc>
          <w:tcPr>
            <w:tcW w:w="4508" w:type="dxa"/>
            <w:gridSpan w:val="2"/>
            <w:shd w:val="clear" w:color="auto" w:fill="auto"/>
          </w:tcPr>
          <w:p w14:paraId="3AD3B048" w14:textId="5542C395" w:rsidR="00015D34" w:rsidRPr="006575CE" w:rsidDel="004D1124" w:rsidRDefault="00015D34" w:rsidP="00015D34">
            <w:pPr>
              <w:pStyle w:val="Subtitle"/>
              <w:spacing w:before="240"/>
              <w:jc w:val="center"/>
              <w:rPr>
                <w:del w:id="173" w:author="Genya Gluckman" w:date="2015-09-01T11:08:00Z"/>
                <w:rStyle w:val="SubtleEmphasis"/>
                <w:color w:val="auto"/>
                <w:sz w:val="24"/>
              </w:rPr>
            </w:pPr>
            <w:del w:id="174" w:author="Genya Gluckman" w:date="2015-09-01T11:08:00Z">
              <w:r w:rsidRPr="006575CE" w:rsidDel="004D1124">
                <w:rPr>
                  <w:rStyle w:val="SubtleEmphasis"/>
                  <w:color w:val="auto"/>
                  <w:sz w:val="24"/>
                </w:rPr>
                <w:delText>System</w:delText>
              </w:r>
            </w:del>
          </w:p>
        </w:tc>
      </w:tr>
      <w:tr w:rsidR="006575CE" w:rsidRPr="006575CE" w:rsidDel="004D1124" w14:paraId="625D6BCE" w14:textId="5202AD42" w:rsidTr="00015D34">
        <w:trPr>
          <w:trHeight w:val="805"/>
          <w:del w:id="175" w:author="Genya Gluckman" w:date="2015-09-01T11:08:00Z"/>
        </w:trPr>
        <w:tc>
          <w:tcPr>
            <w:tcW w:w="4508" w:type="dxa"/>
            <w:gridSpan w:val="2"/>
            <w:shd w:val="clear" w:color="auto" w:fill="auto"/>
          </w:tcPr>
          <w:p w14:paraId="70C370CF" w14:textId="77E20E00" w:rsidR="00346D7E" w:rsidRPr="006575CE" w:rsidDel="004D1124" w:rsidRDefault="00346D7E" w:rsidP="00FB6357">
            <w:pPr>
              <w:pStyle w:val="Subtitle"/>
              <w:spacing w:before="240"/>
              <w:rPr>
                <w:del w:id="176" w:author="Genya Gluckman" w:date="2015-09-01T11:08:00Z"/>
                <w:rStyle w:val="SubtleEmphasis"/>
                <w:b w:val="0"/>
                <w:color w:val="auto"/>
                <w:sz w:val="24"/>
              </w:rPr>
            </w:pPr>
            <w:del w:id="177" w:author="Genya Gluckman" w:date="2015-09-01T11:08:00Z">
              <w:r w:rsidRPr="006575CE" w:rsidDel="004D1124">
                <w:rPr>
                  <w:rStyle w:val="SubtleEmphasis"/>
                  <w:b w:val="0"/>
                  <w:i w:val="0"/>
                  <w:color w:val="auto"/>
                  <w:sz w:val="24"/>
                </w:rPr>
                <w:delText>1. Staff member logs into system</w:delText>
              </w:r>
            </w:del>
          </w:p>
        </w:tc>
        <w:tc>
          <w:tcPr>
            <w:tcW w:w="4508" w:type="dxa"/>
            <w:gridSpan w:val="2"/>
            <w:shd w:val="clear" w:color="auto" w:fill="auto"/>
          </w:tcPr>
          <w:p w14:paraId="14CB9D47" w14:textId="36400B6A" w:rsidR="00346D7E" w:rsidRPr="006575CE" w:rsidDel="004D1124" w:rsidRDefault="00346D7E" w:rsidP="00346D7E">
            <w:pPr>
              <w:pStyle w:val="Subtitle"/>
              <w:spacing w:before="240"/>
              <w:rPr>
                <w:del w:id="178" w:author="Genya Gluckman" w:date="2015-09-01T11:08:00Z"/>
                <w:rStyle w:val="SubtleEmphasis"/>
                <w:b w:val="0"/>
                <w:color w:val="auto"/>
                <w:sz w:val="24"/>
              </w:rPr>
            </w:pPr>
          </w:p>
        </w:tc>
      </w:tr>
      <w:tr w:rsidR="006575CE" w:rsidRPr="006575CE" w:rsidDel="004D1124" w14:paraId="5ACD59E9" w14:textId="0FDD9FFE" w:rsidTr="00015D34">
        <w:trPr>
          <w:trHeight w:val="805"/>
          <w:del w:id="179" w:author="Genya Gluckman" w:date="2015-09-01T11:08:00Z"/>
        </w:trPr>
        <w:tc>
          <w:tcPr>
            <w:tcW w:w="4508" w:type="dxa"/>
            <w:gridSpan w:val="2"/>
            <w:shd w:val="clear" w:color="auto" w:fill="auto"/>
          </w:tcPr>
          <w:p w14:paraId="3A2355AC" w14:textId="4BBDAF51" w:rsidR="00015D34" w:rsidRPr="006575CE" w:rsidDel="004D1124" w:rsidRDefault="00015D34" w:rsidP="00FB6357">
            <w:pPr>
              <w:pStyle w:val="Subtitle"/>
              <w:spacing w:before="240"/>
              <w:rPr>
                <w:del w:id="180" w:author="Genya Gluckman" w:date="2015-09-01T11:08:00Z"/>
              </w:rPr>
            </w:pPr>
          </w:p>
        </w:tc>
        <w:tc>
          <w:tcPr>
            <w:tcW w:w="4508" w:type="dxa"/>
            <w:gridSpan w:val="2"/>
            <w:shd w:val="clear" w:color="auto" w:fill="auto"/>
          </w:tcPr>
          <w:p w14:paraId="789A842B" w14:textId="3F71E7FD" w:rsidR="00015D34" w:rsidRPr="006575CE" w:rsidDel="004D1124" w:rsidRDefault="00346D7E" w:rsidP="00346D7E">
            <w:pPr>
              <w:pStyle w:val="Subtitle"/>
              <w:spacing w:before="240"/>
              <w:rPr>
                <w:del w:id="181" w:author="Genya Gluckman" w:date="2015-09-01T11:08:00Z"/>
                <w:b w:val="0"/>
                <w:iCs/>
                <w:sz w:val="24"/>
              </w:rPr>
            </w:pPr>
            <w:del w:id="182" w:author="Genya Gluckman" w:date="2015-09-01T11:08:00Z">
              <w:r w:rsidRPr="006575CE" w:rsidDel="004D1124">
                <w:rPr>
                  <w:rStyle w:val="SubtleEmphasis"/>
                  <w:b w:val="0"/>
                  <w:i w:val="0"/>
                  <w:color w:val="auto"/>
                  <w:sz w:val="24"/>
                </w:rPr>
                <w:delText xml:space="preserve">2. </w:delText>
              </w:r>
              <w:r w:rsidR="00015D34" w:rsidRPr="006575CE" w:rsidDel="004D1124">
                <w:rPr>
                  <w:rStyle w:val="SubtleEmphasis"/>
                  <w:b w:val="0"/>
                  <w:i w:val="0"/>
                  <w:color w:val="auto"/>
                  <w:sz w:val="24"/>
                </w:rPr>
                <w:delText>Verifies login details</w:delText>
              </w:r>
            </w:del>
          </w:p>
        </w:tc>
      </w:tr>
      <w:tr w:rsidR="006575CE" w:rsidRPr="006575CE" w:rsidDel="004D1124" w14:paraId="5840407B" w14:textId="6CFCB14D" w:rsidTr="00015D34">
        <w:trPr>
          <w:trHeight w:val="186"/>
          <w:del w:id="183" w:author="Genya Gluckman" w:date="2015-09-01T11:08:00Z"/>
        </w:trPr>
        <w:tc>
          <w:tcPr>
            <w:tcW w:w="4508" w:type="dxa"/>
            <w:gridSpan w:val="2"/>
            <w:shd w:val="clear" w:color="auto" w:fill="auto"/>
          </w:tcPr>
          <w:p w14:paraId="12FF15E4" w14:textId="29BA4030" w:rsidR="00015D34" w:rsidRPr="006575CE" w:rsidDel="004D1124" w:rsidRDefault="00346D7E" w:rsidP="00FB6357">
            <w:pPr>
              <w:pStyle w:val="Subtitle"/>
              <w:spacing w:before="240"/>
              <w:rPr>
                <w:del w:id="184" w:author="Genya Gluckman" w:date="2015-09-01T11:08:00Z"/>
                <w:rStyle w:val="SubtleEmphasis"/>
                <w:b w:val="0"/>
                <w:i w:val="0"/>
                <w:color w:val="auto"/>
                <w:sz w:val="24"/>
              </w:rPr>
            </w:pPr>
            <w:del w:id="185" w:author="Genya Gluckman" w:date="2015-09-01T11:08:00Z">
              <w:r w:rsidRPr="006575CE" w:rsidDel="004D1124">
                <w:rPr>
                  <w:rStyle w:val="SubtleEmphasis"/>
                  <w:b w:val="0"/>
                  <w:i w:val="0"/>
                  <w:color w:val="auto"/>
                  <w:sz w:val="24"/>
                </w:rPr>
                <w:delText>3</w:delText>
              </w:r>
              <w:r w:rsidR="00015D34" w:rsidRPr="006575CE" w:rsidDel="004D1124">
                <w:rPr>
                  <w:rStyle w:val="SubtleEmphasis"/>
                  <w:b w:val="0"/>
                  <w:i w:val="0"/>
                  <w:color w:val="auto"/>
                  <w:sz w:val="24"/>
                </w:rPr>
                <w:delText xml:space="preserve">. </w:delText>
              </w:r>
              <w:r w:rsidR="00FB6357" w:rsidRPr="006575CE" w:rsidDel="004D1124">
                <w:rPr>
                  <w:rStyle w:val="SubtleEmphasis"/>
                  <w:b w:val="0"/>
                  <w:i w:val="0"/>
                  <w:color w:val="auto"/>
                  <w:sz w:val="24"/>
                </w:rPr>
                <w:delText>Staff member selects option to edit</w:delText>
              </w:r>
              <w:r w:rsidR="00FB6357" w:rsidRPr="006575CE" w:rsidDel="004D1124">
                <w:rPr>
                  <w:rStyle w:val="SubtleEmphasis"/>
                  <w:b w:val="0"/>
                  <w:color w:val="auto"/>
                  <w:sz w:val="24"/>
                </w:rPr>
                <w:delText xml:space="preserve"> profile</w:delText>
              </w:r>
            </w:del>
          </w:p>
        </w:tc>
        <w:tc>
          <w:tcPr>
            <w:tcW w:w="4508" w:type="dxa"/>
            <w:gridSpan w:val="2"/>
            <w:shd w:val="clear" w:color="auto" w:fill="auto"/>
          </w:tcPr>
          <w:p w14:paraId="5EF781ED" w14:textId="693D3A91" w:rsidR="00015D34" w:rsidRPr="006575CE" w:rsidDel="004D1124" w:rsidRDefault="00015D34" w:rsidP="00FB6357">
            <w:pPr>
              <w:pStyle w:val="Subtitle"/>
              <w:spacing w:before="240"/>
              <w:rPr>
                <w:del w:id="186" w:author="Genya Gluckman" w:date="2015-09-01T11:08:00Z"/>
                <w:rStyle w:val="SubtleEmphasis"/>
                <w:b w:val="0"/>
                <w:i w:val="0"/>
                <w:color w:val="auto"/>
                <w:sz w:val="24"/>
              </w:rPr>
            </w:pPr>
          </w:p>
        </w:tc>
      </w:tr>
      <w:tr w:rsidR="006575CE" w:rsidRPr="006575CE" w:rsidDel="004D1124" w14:paraId="7A1249FB" w14:textId="4B1D5561" w:rsidTr="00015D34">
        <w:trPr>
          <w:trHeight w:val="186"/>
          <w:del w:id="187" w:author="Genya Gluckman" w:date="2015-09-01T11:08:00Z"/>
        </w:trPr>
        <w:tc>
          <w:tcPr>
            <w:tcW w:w="4508" w:type="dxa"/>
            <w:gridSpan w:val="2"/>
            <w:shd w:val="clear" w:color="auto" w:fill="auto"/>
          </w:tcPr>
          <w:p w14:paraId="2ADB7978" w14:textId="352AD501" w:rsidR="00346D7E" w:rsidRPr="006575CE" w:rsidDel="004D1124" w:rsidRDefault="00346D7E" w:rsidP="00015D34">
            <w:pPr>
              <w:pStyle w:val="Subtitle"/>
              <w:spacing w:before="240"/>
              <w:rPr>
                <w:del w:id="188" w:author="Genya Gluckman" w:date="2015-09-01T11:08:00Z"/>
                <w:rStyle w:val="SubtleEmphasis"/>
                <w:b w:val="0"/>
                <w:color w:val="auto"/>
                <w:sz w:val="24"/>
              </w:rPr>
            </w:pPr>
          </w:p>
        </w:tc>
        <w:tc>
          <w:tcPr>
            <w:tcW w:w="4508" w:type="dxa"/>
            <w:gridSpan w:val="2"/>
            <w:shd w:val="clear" w:color="auto" w:fill="auto"/>
          </w:tcPr>
          <w:p w14:paraId="40CFAC50" w14:textId="22F2791F" w:rsidR="00346D7E" w:rsidRPr="006575CE" w:rsidDel="004D1124" w:rsidRDefault="00346D7E" w:rsidP="00015D34">
            <w:pPr>
              <w:pStyle w:val="Subtitle"/>
              <w:spacing w:before="240"/>
              <w:rPr>
                <w:del w:id="189" w:author="Genya Gluckman" w:date="2015-09-01T11:08:00Z"/>
                <w:rStyle w:val="SubtleEmphasis"/>
                <w:b w:val="0"/>
                <w:i w:val="0"/>
                <w:color w:val="auto"/>
                <w:sz w:val="24"/>
              </w:rPr>
            </w:pPr>
            <w:del w:id="190" w:author="Genya Gluckman" w:date="2015-09-01T11:08:00Z">
              <w:r w:rsidRPr="006575CE" w:rsidDel="004D1124">
                <w:rPr>
                  <w:rStyle w:val="SubtleEmphasis"/>
                  <w:b w:val="0"/>
                  <w:i w:val="0"/>
                  <w:color w:val="auto"/>
                  <w:sz w:val="24"/>
                </w:rPr>
                <w:delText>4. System displays editable profile</w:delText>
              </w:r>
            </w:del>
          </w:p>
        </w:tc>
      </w:tr>
      <w:tr w:rsidR="006575CE" w:rsidRPr="006575CE" w:rsidDel="004D1124" w14:paraId="6F340583" w14:textId="5A519F54" w:rsidTr="00015D34">
        <w:trPr>
          <w:trHeight w:val="186"/>
          <w:del w:id="191" w:author="Genya Gluckman" w:date="2015-09-01T11:08:00Z"/>
        </w:trPr>
        <w:tc>
          <w:tcPr>
            <w:tcW w:w="4508" w:type="dxa"/>
            <w:gridSpan w:val="2"/>
            <w:shd w:val="clear" w:color="auto" w:fill="auto"/>
          </w:tcPr>
          <w:p w14:paraId="0EE22596" w14:textId="2FBDA0A3" w:rsidR="00346D7E" w:rsidRPr="006575CE" w:rsidDel="004D1124" w:rsidRDefault="00CA12BC" w:rsidP="00015D34">
            <w:pPr>
              <w:pStyle w:val="Subtitle"/>
              <w:spacing w:before="240"/>
              <w:rPr>
                <w:del w:id="192" w:author="Genya Gluckman" w:date="2015-09-01T11:08:00Z"/>
                <w:rStyle w:val="SubtleEmphasis"/>
                <w:b w:val="0"/>
                <w:color w:val="auto"/>
                <w:sz w:val="24"/>
              </w:rPr>
            </w:pPr>
            <w:del w:id="193" w:author="Genya Gluckman" w:date="2015-09-01T11:08:00Z">
              <w:r w:rsidRPr="006575CE" w:rsidDel="004D1124">
                <w:rPr>
                  <w:rStyle w:val="SubtleEmphasis"/>
                  <w:b w:val="0"/>
                  <w:color w:val="auto"/>
                  <w:sz w:val="24"/>
                </w:rPr>
                <w:delText>5</w:delText>
              </w:r>
              <w:r w:rsidR="00346D7E" w:rsidRPr="006575CE" w:rsidDel="004D1124">
                <w:rPr>
                  <w:rStyle w:val="SubtleEmphasis"/>
                  <w:b w:val="0"/>
                  <w:color w:val="auto"/>
                  <w:sz w:val="24"/>
                </w:rPr>
                <w:delText xml:space="preserve">. </w:delText>
              </w:r>
              <w:r w:rsidR="00346D7E" w:rsidRPr="006575CE" w:rsidDel="004D1124">
                <w:rPr>
                  <w:rStyle w:val="SubtleEmphasis"/>
                  <w:b w:val="0"/>
                  <w:i w:val="0"/>
                  <w:color w:val="auto"/>
                  <w:sz w:val="24"/>
                </w:rPr>
                <w:delText xml:space="preserve"> Changes applicable fields</w:delText>
              </w:r>
            </w:del>
          </w:p>
        </w:tc>
        <w:tc>
          <w:tcPr>
            <w:tcW w:w="4508" w:type="dxa"/>
            <w:gridSpan w:val="2"/>
            <w:shd w:val="clear" w:color="auto" w:fill="auto"/>
          </w:tcPr>
          <w:p w14:paraId="14C89CCC" w14:textId="18C86183" w:rsidR="00346D7E" w:rsidRPr="006575CE" w:rsidDel="004D1124" w:rsidRDefault="00346D7E" w:rsidP="00015D34">
            <w:pPr>
              <w:pStyle w:val="Subtitle"/>
              <w:spacing w:before="240"/>
              <w:rPr>
                <w:del w:id="194" w:author="Genya Gluckman" w:date="2015-09-01T11:08:00Z"/>
                <w:rStyle w:val="SubtleEmphasis"/>
                <w:b w:val="0"/>
                <w:i w:val="0"/>
                <w:color w:val="auto"/>
                <w:sz w:val="24"/>
              </w:rPr>
            </w:pPr>
          </w:p>
        </w:tc>
      </w:tr>
      <w:tr w:rsidR="006575CE" w:rsidRPr="006575CE" w:rsidDel="004D1124" w14:paraId="0EDDDBB1" w14:textId="26864DE4" w:rsidTr="00015D34">
        <w:trPr>
          <w:trHeight w:val="186"/>
          <w:del w:id="195" w:author="Genya Gluckman" w:date="2015-09-01T11:08:00Z"/>
        </w:trPr>
        <w:tc>
          <w:tcPr>
            <w:tcW w:w="4508" w:type="dxa"/>
            <w:gridSpan w:val="2"/>
            <w:shd w:val="clear" w:color="auto" w:fill="auto"/>
          </w:tcPr>
          <w:p w14:paraId="2F7E16C6" w14:textId="085A30F6" w:rsidR="00346D7E" w:rsidRPr="006575CE" w:rsidDel="004D1124" w:rsidRDefault="00346D7E" w:rsidP="00015D34">
            <w:pPr>
              <w:pStyle w:val="Subtitle"/>
              <w:spacing w:before="240"/>
              <w:rPr>
                <w:del w:id="196" w:author="Genya Gluckman" w:date="2015-09-01T11:08:00Z"/>
                <w:rStyle w:val="SubtleEmphasis"/>
                <w:b w:val="0"/>
                <w:color w:val="auto"/>
                <w:sz w:val="24"/>
              </w:rPr>
            </w:pPr>
          </w:p>
        </w:tc>
        <w:tc>
          <w:tcPr>
            <w:tcW w:w="4508" w:type="dxa"/>
            <w:gridSpan w:val="2"/>
            <w:shd w:val="clear" w:color="auto" w:fill="auto"/>
          </w:tcPr>
          <w:p w14:paraId="133C643B" w14:textId="4BA8D1D2" w:rsidR="00346D7E" w:rsidRPr="006575CE" w:rsidDel="004D1124" w:rsidRDefault="00326585" w:rsidP="00015D34">
            <w:pPr>
              <w:pStyle w:val="Subtitle"/>
              <w:spacing w:before="240"/>
              <w:rPr>
                <w:del w:id="197" w:author="Genya Gluckman" w:date="2015-09-01T11:08:00Z"/>
                <w:rStyle w:val="SubtleEmphasis"/>
                <w:b w:val="0"/>
                <w:i w:val="0"/>
                <w:color w:val="auto"/>
                <w:sz w:val="24"/>
              </w:rPr>
            </w:pPr>
            <w:del w:id="198" w:author="Genya Gluckman" w:date="2015-09-01T11:08:00Z">
              <w:r w:rsidRPr="006575CE" w:rsidDel="004D1124">
                <w:rPr>
                  <w:rStyle w:val="SubtleEmphasis"/>
                  <w:b w:val="0"/>
                  <w:i w:val="0"/>
                  <w:color w:val="auto"/>
                  <w:sz w:val="24"/>
                </w:rPr>
                <w:delText>6. Validate changes</w:delText>
              </w:r>
            </w:del>
          </w:p>
        </w:tc>
      </w:tr>
      <w:tr w:rsidR="006575CE" w:rsidRPr="006575CE" w:rsidDel="004D1124" w14:paraId="0559114C" w14:textId="33761972" w:rsidTr="00015D34">
        <w:trPr>
          <w:trHeight w:val="186"/>
          <w:del w:id="199" w:author="Genya Gluckman" w:date="2015-09-01T11:08:00Z"/>
        </w:trPr>
        <w:tc>
          <w:tcPr>
            <w:tcW w:w="4508" w:type="dxa"/>
            <w:gridSpan w:val="2"/>
            <w:shd w:val="clear" w:color="auto" w:fill="auto"/>
          </w:tcPr>
          <w:p w14:paraId="33F6914A" w14:textId="0966ED30" w:rsidR="00015D34" w:rsidRPr="006575CE" w:rsidDel="004D1124" w:rsidRDefault="00015D34" w:rsidP="00015D34">
            <w:pPr>
              <w:pStyle w:val="Subtitle"/>
              <w:spacing w:before="240"/>
              <w:rPr>
                <w:del w:id="200" w:author="Genya Gluckman" w:date="2015-09-01T11:08:00Z"/>
                <w:rStyle w:val="SubtleEmphasis"/>
                <w:b w:val="0"/>
                <w:i w:val="0"/>
                <w:color w:val="auto"/>
                <w:sz w:val="24"/>
              </w:rPr>
            </w:pPr>
          </w:p>
        </w:tc>
        <w:tc>
          <w:tcPr>
            <w:tcW w:w="4508" w:type="dxa"/>
            <w:gridSpan w:val="2"/>
            <w:shd w:val="clear" w:color="auto" w:fill="auto"/>
          </w:tcPr>
          <w:p w14:paraId="15309F39" w14:textId="1EB2265A" w:rsidR="00015D34" w:rsidRPr="006575CE" w:rsidDel="004D1124" w:rsidRDefault="00326585" w:rsidP="00B80BDE">
            <w:pPr>
              <w:pStyle w:val="Subtitle"/>
              <w:spacing w:before="240"/>
              <w:rPr>
                <w:del w:id="201" w:author="Genya Gluckman" w:date="2015-09-01T11:08:00Z"/>
                <w:rStyle w:val="SubtleEmphasis"/>
                <w:b w:val="0"/>
                <w:i w:val="0"/>
                <w:color w:val="auto"/>
                <w:sz w:val="24"/>
              </w:rPr>
            </w:pPr>
            <w:del w:id="202" w:author="Genya Gluckman" w:date="2015-09-01T11:08:00Z">
              <w:r w:rsidRPr="006575CE" w:rsidDel="004D1124">
                <w:rPr>
                  <w:rStyle w:val="SubtleEmphasis"/>
                  <w:b w:val="0"/>
                  <w:i w:val="0"/>
                  <w:color w:val="auto"/>
                  <w:sz w:val="24"/>
                </w:rPr>
                <w:delText xml:space="preserve">7. </w:delText>
              </w:r>
              <w:r w:rsidR="00B80BDE" w:rsidRPr="006575CE" w:rsidDel="004D1124">
                <w:rPr>
                  <w:rStyle w:val="SubtleEmphasis"/>
                  <w:b w:val="0"/>
                  <w:i w:val="0"/>
                  <w:color w:val="auto"/>
                  <w:sz w:val="24"/>
                </w:rPr>
                <w:delText>S</w:delText>
              </w:r>
              <w:r w:rsidRPr="006575CE" w:rsidDel="004D1124">
                <w:rPr>
                  <w:rStyle w:val="SubtleEmphasis"/>
                  <w:b w:val="0"/>
                  <w:i w:val="0"/>
                  <w:color w:val="auto"/>
                  <w:sz w:val="24"/>
                </w:rPr>
                <w:delText>ave changes to database</w:delText>
              </w:r>
              <w:r w:rsidR="00346D7E" w:rsidRPr="006575CE" w:rsidDel="004D1124">
                <w:rPr>
                  <w:rStyle w:val="SubtleEmphasis"/>
                  <w:b w:val="0"/>
                  <w:i w:val="0"/>
                  <w:color w:val="auto"/>
                  <w:sz w:val="24"/>
                </w:rPr>
                <w:delText xml:space="preserve"> </w:delText>
              </w:r>
              <w:r w:rsidR="00B80BDE" w:rsidRPr="006575CE" w:rsidDel="004D1124">
                <w:rPr>
                  <w:rStyle w:val="SubtleEmphasis"/>
                  <w:b w:val="0"/>
                  <w:i w:val="0"/>
                  <w:color w:val="auto"/>
                  <w:sz w:val="24"/>
                </w:rPr>
                <w:delText>and display confirmation</w:delText>
              </w:r>
            </w:del>
          </w:p>
        </w:tc>
      </w:tr>
      <w:tr w:rsidR="006575CE" w:rsidRPr="006575CE" w:rsidDel="004D1124" w14:paraId="356A1973" w14:textId="1F64A115" w:rsidTr="00015D34">
        <w:trPr>
          <w:trHeight w:val="186"/>
          <w:del w:id="203" w:author="Genya Gluckman" w:date="2015-09-01T11:08:00Z"/>
        </w:trPr>
        <w:tc>
          <w:tcPr>
            <w:tcW w:w="9016" w:type="dxa"/>
            <w:gridSpan w:val="4"/>
            <w:shd w:val="clear" w:color="auto" w:fill="auto"/>
          </w:tcPr>
          <w:p w14:paraId="44F93DF1" w14:textId="251229A0" w:rsidR="00015D34" w:rsidRPr="006575CE" w:rsidDel="004D1124" w:rsidRDefault="00015D34" w:rsidP="00015D34">
            <w:pPr>
              <w:pStyle w:val="Subtitle"/>
              <w:spacing w:before="240"/>
              <w:rPr>
                <w:del w:id="204" w:author="Genya Gluckman" w:date="2015-09-01T11:08:00Z"/>
                <w:rStyle w:val="SubtleEmphasis"/>
                <w:color w:val="auto"/>
                <w:sz w:val="24"/>
              </w:rPr>
            </w:pPr>
            <w:del w:id="205" w:author="Genya Gluckman" w:date="2015-09-01T11:08:00Z">
              <w:r w:rsidRPr="006575CE" w:rsidDel="004D1124">
                <w:rPr>
                  <w:rStyle w:val="SubtleEmphasis"/>
                  <w:color w:val="auto"/>
                  <w:sz w:val="24"/>
                </w:rPr>
                <w:delText>Alternative/Exceptional Flow of Events:</w:delText>
              </w:r>
            </w:del>
          </w:p>
          <w:p w14:paraId="28CA1C45" w14:textId="078FB5B0" w:rsidR="00015D34" w:rsidRPr="006575CE" w:rsidDel="004D1124" w:rsidRDefault="00F4469D" w:rsidP="00015D34">
            <w:pPr>
              <w:rPr>
                <w:del w:id="206" w:author="Genya Gluckman" w:date="2015-09-01T11:08:00Z"/>
                <w:szCs w:val="24"/>
                <w:lang w:val="en-US"/>
              </w:rPr>
            </w:pPr>
            <w:del w:id="207" w:author="Genya Gluckman" w:date="2015-09-01T11:08:00Z">
              <w:r w:rsidRPr="006575CE" w:rsidDel="004D1124">
                <w:rPr>
                  <w:szCs w:val="24"/>
                  <w:lang w:val="en-US"/>
                </w:rPr>
                <w:delText>2</w:delText>
              </w:r>
              <w:r w:rsidR="00015D34" w:rsidRPr="006575CE" w:rsidDel="004D1124">
                <w:rPr>
                  <w:szCs w:val="24"/>
                  <w:lang w:val="en-US"/>
                </w:rPr>
                <w:delText>a Login details cannot be verified</w:delText>
              </w:r>
            </w:del>
          </w:p>
          <w:p w14:paraId="24D33B3B" w14:textId="2F177C82" w:rsidR="005D484D" w:rsidRPr="006575CE" w:rsidDel="004D1124" w:rsidRDefault="005D484D" w:rsidP="005D484D">
            <w:pPr>
              <w:ind w:left="720"/>
              <w:rPr>
                <w:del w:id="208" w:author="Genya Gluckman" w:date="2015-09-01T11:08:00Z"/>
                <w:szCs w:val="24"/>
                <w:lang w:val="en-US"/>
              </w:rPr>
            </w:pPr>
            <w:del w:id="209" w:author="Genya Gluckman" w:date="2015-09-01T11:08:00Z">
              <w:r w:rsidDel="004D1124">
                <w:rPr>
                  <w:szCs w:val="24"/>
                  <w:lang w:val="en-US"/>
                </w:rPr>
                <w:delText xml:space="preserve">2.1 </w:delText>
              </w:r>
              <w:r w:rsidRPr="006575CE" w:rsidDel="004D1124">
                <w:rPr>
                  <w:szCs w:val="24"/>
                  <w:lang w:val="en-US"/>
                </w:rPr>
                <w:delText xml:space="preserve"> Staff member enters the incorrect login details</w:delText>
              </w:r>
            </w:del>
          </w:p>
          <w:p w14:paraId="03ED0F68" w14:textId="4DE273CB" w:rsidR="00015D34" w:rsidRPr="006575CE" w:rsidDel="004D1124" w:rsidRDefault="00F94C60" w:rsidP="005D484D">
            <w:pPr>
              <w:ind w:left="720"/>
              <w:rPr>
                <w:del w:id="210" w:author="Genya Gluckman" w:date="2015-09-01T11:08:00Z"/>
                <w:szCs w:val="24"/>
                <w:lang w:val="en-US"/>
              </w:rPr>
            </w:pPr>
            <w:del w:id="211" w:author="Genya Gluckman" w:date="2015-09-01T11:08:00Z">
              <w:r w:rsidRPr="006575CE" w:rsidDel="004D1124">
                <w:rPr>
                  <w:szCs w:val="24"/>
                  <w:lang w:val="en-US"/>
                </w:rPr>
                <w:delText>2</w:delText>
              </w:r>
              <w:r w:rsidR="00015D34" w:rsidRPr="006575CE" w:rsidDel="004D1124">
                <w:rPr>
                  <w:szCs w:val="24"/>
                  <w:lang w:val="en-US"/>
                </w:rPr>
                <w:delText xml:space="preserve">.2 The system does not log the </w:delText>
              </w:r>
              <w:r w:rsidRPr="006575CE" w:rsidDel="004D1124">
                <w:rPr>
                  <w:szCs w:val="24"/>
                  <w:lang w:val="en-US"/>
                </w:rPr>
                <w:delText>user</w:delText>
              </w:r>
              <w:r w:rsidR="00015D34" w:rsidRPr="006575CE" w:rsidDel="004D1124">
                <w:rPr>
                  <w:szCs w:val="24"/>
                  <w:lang w:val="en-US"/>
                </w:rPr>
                <w:delText xml:space="preserve"> into the system and the login screen is refreshed with an error message displayed</w:delText>
              </w:r>
            </w:del>
          </w:p>
          <w:p w14:paraId="3874C28D" w14:textId="03810B8A" w:rsidR="00015D34" w:rsidRPr="006575CE" w:rsidDel="004D1124" w:rsidRDefault="00015D34" w:rsidP="00015D34">
            <w:pPr>
              <w:rPr>
                <w:del w:id="212" w:author="Genya Gluckman" w:date="2015-09-01T11:08:00Z"/>
                <w:szCs w:val="24"/>
                <w:lang w:val="en-US"/>
              </w:rPr>
            </w:pPr>
          </w:p>
          <w:p w14:paraId="725876C8" w14:textId="79B427FD" w:rsidR="00015D34" w:rsidRPr="006575CE" w:rsidDel="004D1124" w:rsidRDefault="00F94C60" w:rsidP="00015D34">
            <w:pPr>
              <w:rPr>
                <w:del w:id="213" w:author="Genya Gluckman" w:date="2015-09-01T11:08:00Z"/>
                <w:szCs w:val="24"/>
                <w:lang w:val="en-US"/>
              </w:rPr>
            </w:pPr>
            <w:del w:id="214" w:author="Genya Gluckman" w:date="2015-09-01T11:08:00Z">
              <w:r w:rsidRPr="006575CE" w:rsidDel="004D1124">
                <w:rPr>
                  <w:szCs w:val="24"/>
                  <w:lang w:val="en-US"/>
                </w:rPr>
                <w:delText>6</w:delText>
              </w:r>
              <w:r w:rsidR="00015D34" w:rsidRPr="006575CE" w:rsidDel="004D1124">
                <w:rPr>
                  <w:szCs w:val="24"/>
                  <w:lang w:val="en-US"/>
                </w:rPr>
                <w:delText xml:space="preserve">a </w:delText>
              </w:r>
              <w:r w:rsidRPr="006575CE" w:rsidDel="004D1124">
                <w:rPr>
                  <w:szCs w:val="24"/>
                  <w:lang w:val="en-US"/>
                </w:rPr>
                <w:delText>Changes cannot be validated</w:delText>
              </w:r>
            </w:del>
          </w:p>
          <w:p w14:paraId="46D1D582" w14:textId="2B7667B0" w:rsidR="00015D34" w:rsidRPr="006575CE" w:rsidDel="004D1124" w:rsidRDefault="00F94C60" w:rsidP="005D484D">
            <w:pPr>
              <w:ind w:left="720"/>
              <w:rPr>
                <w:del w:id="215" w:author="Genya Gluckman" w:date="2015-09-01T11:08:00Z"/>
                <w:szCs w:val="24"/>
                <w:lang w:val="en-US"/>
              </w:rPr>
            </w:pPr>
            <w:del w:id="216" w:author="Genya Gluckman" w:date="2015-09-01T11:08:00Z">
              <w:r w:rsidRPr="006575CE" w:rsidDel="004D1124">
                <w:rPr>
                  <w:szCs w:val="24"/>
                  <w:lang w:val="en-US"/>
                </w:rPr>
                <w:delText>6</w:delText>
              </w:r>
              <w:r w:rsidR="00015D34" w:rsidRPr="006575CE" w:rsidDel="004D1124">
                <w:rPr>
                  <w:szCs w:val="24"/>
                  <w:lang w:val="en-US"/>
                </w:rPr>
                <w:delText xml:space="preserve">.1 </w:delText>
              </w:r>
              <w:r w:rsidRPr="006575CE" w:rsidDel="004D1124">
                <w:rPr>
                  <w:szCs w:val="24"/>
                  <w:lang w:val="en-US"/>
                </w:rPr>
                <w:delText>Change is made in incorrect format (e.g. string instead of int for phone number)</w:delText>
              </w:r>
            </w:del>
          </w:p>
          <w:p w14:paraId="17AB953D" w14:textId="1F2DDF82" w:rsidR="00015D34" w:rsidRPr="006575CE" w:rsidDel="004D1124" w:rsidRDefault="00F94C60" w:rsidP="005D484D">
            <w:pPr>
              <w:ind w:left="720"/>
              <w:rPr>
                <w:del w:id="217" w:author="Genya Gluckman" w:date="2015-09-01T11:08:00Z"/>
                <w:szCs w:val="24"/>
                <w:lang w:val="en-US"/>
              </w:rPr>
            </w:pPr>
            <w:del w:id="218" w:author="Genya Gluckman" w:date="2015-09-01T11:08:00Z">
              <w:r w:rsidRPr="006575CE" w:rsidDel="004D1124">
                <w:rPr>
                  <w:szCs w:val="24"/>
                  <w:lang w:val="en-US"/>
                </w:rPr>
                <w:delText>6</w:delText>
              </w:r>
              <w:r w:rsidR="00015D34" w:rsidRPr="006575CE" w:rsidDel="004D1124">
                <w:rPr>
                  <w:szCs w:val="24"/>
                  <w:lang w:val="en-US"/>
                </w:rPr>
                <w:delText>.2 The system does not update the staff details with the incorrect information and displays a meaningful error message</w:delText>
              </w:r>
            </w:del>
          </w:p>
          <w:p w14:paraId="7AF8C9FE" w14:textId="76F490D1" w:rsidR="00D81F15" w:rsidRPr="006575CE" w:rsidDel="004D1124" w:rsidRDefault="00D81F15" w:rsidP="005D484D">
            <w:pPr>
              <w:ind w:left="720"/>
              <w:rPr>
                <w:del w:id="219" w:author="Genya Gluckman" w:date="2015-09-01T11:08:00Z"/>
                <w:lang w:val="en-US"/>
              </w:rPr>
            </w:pPr>
            <w:del w:id="220" w:author="Genya Gluckman" w:date="2015-09-01T11:08:00Z">
              <w:r w:rsidRPr="006575CE" w:rsidDel="004D1124">
                <w:rPr>
                  <w:szCs w:val="24"/>
                  <w:lang w:val="en-US"/>
                </w:rPr>
                <w:delText>6.3 User can then make another change</w:delText>
              </w:r>
            </w:del>
          </w:p>
        </w:tc>
      </w:tr>
    </w:tbl>
    <w:p w14:paraId="425F1423" w14:textId="5B524B2F" w:rsidR="00015D34" w:rsidDel="004D1124" w:rsidRDefault="00015D34" w:rsidP="00015D34">
      <w:pPr>
        <w:rPr>
          <w:del w:id="221" w:author="Genya Gluckman" w:date="2015-09-01T11:08:00Z"/>
        </w:rPr>
      </w:pPr>
      <w:del w:id="222" w:author="Genya Gluckman" w:date="2015-09-01T11:08:00Z">
        <w:r w:rsidDel="004D1124">
          <w:br w:type="page"/>
        </w:r>
      </w:del>
    </w:p>
    <w:p w14:paraId="540A5507" w14:textId="6B67FDA2" w:rsidR="00015D34" w:rsidDel="004D1124" w:rsidRDefault="00015D34" w:rsidP="00015D34">
      <w:pPr>
        <w:pStyle w:val="Heading2"/>
        <w:rPr>
          <w:del w:id="223" w:author="Genya Gluckman" w:date="2015-09-01T11:08:00Z"/>
          <w:lang w:val="en-US"/>
        </w:rPr>
      </w:pPr>
      <w:bookmarkStart w:id="224" w:name="_Toc418840288"/>
      <w:del w:id="225" w:author="Genya Gluckman" w:date="2015-09-01T11:08:00Z">
        <w:r w:rsidDel="004D1124">
          <w:rPr>
            <w:color w:val="auto"/>
            <w:lang w:val="en-US"/>
          </w:rPr>
          <w:delText>2</w:delText>
        </w:r>
        <w:r w:rsidDel="004D1124">
          <w:rPr>
            <w:lang w:val="en-US"/>
          </w:rPr>
          <w:delText>.4 Sequence Diagram</w:delText>
        </w:r>
        <w:bookmarkEnd w:id="224"/>
        <w:r w:rsidDel="004D1124">
          <w:rPr>
            <w:lang w:val="en-US"/>
          </w:rPr>
          <w:delText xml:space="preserve"> </w:delText>
        </w:r>
      </w:del>
    </w:p>
    <w:p w14:paraId="2B6CCEF4" w14:textId="0512C342" w:rsidR="00015D34" w:rsidDel="004D1124" w:rsidRDefault="00015D34" w:rsidP="00015D34">
      <w:pPr>
        <w:pStyle w:val="Heading3"/>
        <w:rPr>
          <w:del w:id="226" w:author="Genya Gluckman" w:date="2015-09-01T11:08:00Z"/>
          <w:lang w:val="en-US"/>
        </w:rPr>
      </w:pPr>
      <w:bookmarkStart w:id="227" w:name="_Toc418840289"/>
      <w:del w:id="228" w:author="Genya Gluckman" w:date="2015-09-01T11:08:00Z">
        <w:r w:rsidDel="004D1124">
          <w:delText>2</w:delText>
        </w:r>
        <w:r w:rsidRPr="002A2573" w:rsidDel="004D1124">
          <w:delText>.</w:delText>
        </w:r>
        <w:r w:rsidDel="004D1124">
          <w:delText>4</w:delText>
        </w:r>
        <w:r w:rsidRPr="002A2573" w:rsidDel="004D1124">
          <w:delText>.1</w:delText>
        </w:r>
        <w:r w:rsidDel="004D1124">
          <w:delText xml:space="preserve"> </w:delText>
        </w:r>
        <w:r w:rsidR="0073649C" w:rsidDel="004D1124">
          <w:delText>Login and edit</w:delText>
        </w:r>
        <w:r w:rsidDel="004D1124">
          <w:delText xml:space="preserve"> profile</w:delText>
        </w:r>
        <w:bookmarkEnd w:id="227"/>
      </w:del>
    </w:p>
    <w:p w14:paraId="084C1F37" w14:textId="3A038324" w:rsidR="00015D34" w:rsidDel="004D1124" w:rsidRDefault="00015D34" w:rsidP="00015D34">
      <w:pPr>
        <w:rPr>
          <w:del w:id="229" w:author="Genya Gluckman" w:date="2015-09-01T11:08:00Z"/>
        </w:rPr>
      </w:pPr>
      <w:del w:id="230" w:author="Genya Gluckman" w:date="2015-09-01T11:08:00Z">
        <w:r w:rsidDel="004D1124">
          <w:delText>The Staff Management sequence diagram below shows the staff me</w:delText>
        </w:r>
        <w:r w:rsidR="00C71FED" w:rsidDel="004D1124">
          <w:delText>mber’s interaction with the eduActiv</w:delText>
        </w:r>
        <w:r w:rsidDel="004D1124">
          <w:delText xml:space="preserve"> system and the responses from the GUI, staff controller and staff class. The sequence diagram below shows a </w:delText>
        </w:r>
        <w:r w:rsidR="00C71FED" w:rsidDel="004D1124">
          <w:delText xml:space="preserve">staff member </w:delText>
        </w:r>
        <w:r w:rsidDel="004D1124">
          <w:delText>logging into the system and changing their profile. The process of logging in will only be shown in this sequence diagram, even though the process will also occur in other subsystems (namely the teacher and school subsystems).</w:delText>
        </w:r>
        <w:r w:rsidR="00A2706A" w:rsidDel="004D1124">
          <w:delText xml:space="preserve"> The process of logging in is the same across the staff management, teacher and school subsystem.</w:delText>
        </w:r>
      </w:del>
    </w:p>
    <w:p w14:paraId="6B5639C6" w14:textId="33CAC00A" w:rsidR="00015D34" w:rsidDel="004D1124" w:rsidRDefault="00015D34" w:rsidP="00015D34">
      <w:pPr>
        <w:rPr>
          <w:del w:id="231" w:author="Genya Gluckman" w:date="2015-09-01T11:08:00Z"/>
        </w:rPr>
      </w:pPr>
    </w:p>
    <w:p w14:paraId="65F354FE" w14:textId="04360FCF" w:rsidR="00015D34" w:rsidDel="004D1124" w:rsidRDefault="00015D34" w:rsidP="00015D34">
      <w:pPr>
        <w:jc w:val="center"/>
        <w:rPr>
          <w:del w:id="232" w:author="Genya Gluckman" w:date="2015-09-01T11:08:00Z"/>
        </w:rPr>
      </w:pPr>
    </w:p>
    <w:p w14:paraId="43107C0D" w14:textId="3DDD2821" w:rsidR="00015D34" w:rsidDel="004D1124" w:rsidRDefault="00015D34" w:rsidP="004D1124">
      <w:pPr>
        <w:jc w:val="center"/>
        <w:rPr>
          <w:del w:id="233" w:author="Genya Gluckman" w:date="2015-09-01T11:08:00Z"/>
        </w:rPr>
        <w:pPrChange w:id="234" w:author="Genya Gluckman" w:date="2015-09-01T11:08:00Z">
          <w:pPr>
            <w:jc w:val="center"/>
          </w:pPr>
        </w:pPrChange>
      </w:pPr>
      <w:del w:id="235" w:author="Genya Gluckman" w:date="2015-09-01T11:08:00Z">
        <w:r w:rsidDel="004D1124">
          <w:rPr>
            <w:noProof/>
            <w:lang w:eastAsia="en-ZA"/>
          </w:rPr>
          <w:drawing>
            <wp:anchor distT="0" distB="0" distL="114300" distR="114300" simplePos="0" relativeHeight="251655168" behindDoc="0" locked="0" layoutInCell="1" allowOverlap="1" wp14:anchorId="6CA8D086" wp14:editId="6859522D">
              <wp:simplePos x="0" y="0"/>
              <wp:positionH relativeFrom="column">
                <wp:posOffset>-982980</wp:posOffset>
              </wp:positionH>
              <wp:positionV relativeFrom="paragraph">
                <wp:posOffset>349885</wp:posOffset>
              </wp:positionV>
              <wp:extent cx="7124065" cy="5198745"/>
              <wp:effectExtent l="0" t="8890" r="0" b="0"/>
              <wp:wrapTight wrapText="bothSides">
                <wp:wrapPolygon edited="0">
                  <wp:start x="21627" y="16817"/>
                  <wp:lineTo x="21569" y="9297"/>
                  <wp:lineTo x="21223" y="5103"/>
                  <wp:lineTo x="17873" y="5103"/>
                  <wp:lineTo x="16948" y="1541"/>
                  <wp:lineTo x="16024" y="1541"/>
                  <wp:lineTo x="15100" y="4548"/>
                  <wp:lineTo x="13252" y="4548"/>
                  <wp:lineTo x="12328" y="1541"/>
                  <wp:lineTo x="10479" y="1541"/>
                  <wp:lineTo x="9555" y="3836"/>
                  <wp:lineTo x="7649" y="3836"/>
                  <wp:lineTo x="6783" y="1541"/>
                  <wp:lineTo x="5801" y="1541"/>
                  <wp:lineTo x="4935" y="3045"/>
                  <wp:lineTo x="3029" y="3045"/>
                  <wp:lineTo x="2162" y="1541"/>
                  <wp:lineTo x="2104" y="1462"/>
                  <wp:lineTo x="1238" y="37"/>
                  <wp:lineTo x="1180" y="37"/>
                  <wp:lineTo x="314" y="1462"/>
                  <wp:lineTo x="83" y="1541"/>
                  <wp:lineTo x="83" y="2965"/>
                  <wp:lineTo x="83" y="3045"/>
                  <wp:lineTo x="314" y="14046"/>
                  <wp:lineTo x="314" y="14126"/>
                  <wp:lineTo x="1238" y="14759"/>
                  <wp:lineTo x="2162" y="14680"/>
                  <wp:lineTo x="3202" y="15075"/>
                  <wp:lineTo x="4935" y="15075"/>
                  <wp:lineTo x="4935" y="14680"/>
                  <wp:lineTo x="5859" y="14680"/>
                  <wp:lineTo x="5859" y="18637"/>
                  <wp:lineTo x="6783" y="19745"/>
                  <wp:lineTo x="6783" y="17925"/>
                  <wp:lineTo x="11404" y="17925"/>
                  <wp:lineTo x="11404" y="19191"/>
                  <wp:lineTo x="12328" y="19191"/>
                  <wp:lineTo x="12328" y="18083"/>
                  <wp:lineTo x="16024" y="17767"/>
                  <wp:lineTo x="16024" y="19824"/>
                  <wp:lineTo x="16948" y="19824"/>
                  <wp:lineTo x="16948" y="18004"/>
                  <wp:lineTo x="17873" y="18004"/>
                  <wp:lineTo x="17873" y="17450"/>
                  <wp:lineTo x="21627" y="17450"/>
                  <wp:lineTo x="21627" y="1681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rotWithShape="1">
                      <a:blip r:embed="rId20">
                        <a:extLst>
                          <a:ext uri="{28A0092B-C50C-407E-A947-70E740481C1C}">
                            <a14:useLocalDpi xmlns:a14="http://schemas.microsoft.com/office/drawing/2010/main" val="0"/>
                          </a:ext>
                        </a:extLst>
                      </a:blip>
                      <a:srcRect r="654"/>
                      <a:stretch/>
                    </pic:blipFill>
                    <pic:spPr bwMode="auto">
                      <a:xfrm rot="16200000">
                        <a:off x="0" y="0"/>
                        <a:ext cx="7124065" cy="519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6A73C826" w14:textId="51D87BAD" w:rsidR="00015D34" w:rsidDel="004D1124" w:rsidRDefault="00015D34" w:rsidP="004D1124">
      <w:pPr>
        <w:jc w:val="center"/>
        <w:rPr>
          <w:del w:id="236" w:author="Genya Gluckman" w:date="2015-09-01T11:08:00Z"/>
        </w:rPr>
        <w:pPrChange w:id="237" w:author="Genya Gluckman" w:date="2015-09-01T11:08:00Z">
          <w:pPr>
            <w:jc w:val="center"/>
          </w:pPr>
        </w:pPrChange>
      </w:pPr>
    </w:p>
    <w:p w14:paraId="76D25A4E" w14:textId="790D7862" w:rsidR="00015D34" w:rsidDel="004D1124" w:rsidRDefault="00015D34" w:rsidP="004D1124">
      <w:pPr>
        <w:jc w:val="center"/>
        <w:rPr>
          <w:del w:id="238" w:author="Genya Gluckman" w:date="2015-09-01T11:08:00Z"/>
        </w:rPr>
        <w:pPrChange w:id="239" w:author="Genya Gluckman" w:date="2015-09-01T11:08:00Z">
          <w:pPr>
            <w:jc w:val="center"/>
          </w:pPr>
        </w:pPrChange>
      </w:pPr>
    </w:p>
    <w:p w14:paraId="7EDF4FE1" w14:textId="14D02DF5" w:rsidR="00015D34" w:rsidDel="004D1124" w:rsidRDefault="00015D34" w:rsidP="004D1124">
      <w:pPr>
        <w:jc w:val="center"/>
        <w:rPr>
          <w:del w:id="240" w:author="Genya Gluckman" w:date="2015-09-01T11:08:00Z"/>
        </w:rPr>
        <w:pPrChange w:id="241" w:author="Genya Gluckman" w:date="2015-09-01T11:08:00Z">
          <w:pPr>
            <w:jc w:val="center"/>
          </w:pPr>
        </w:pPrChange>
      </w:pPr>
    </w:p>
    <w:p w14:paraId="58085A28" w14:textId="117FC847" w:rsidR="00015D34" w:rsidDel="004D1124" w:rsidRDefault="00015D34" w:rsidP="004D1124">
      <w:pPr>
        <w:jc w:val="center"/>
        <w:rPr>
          <w:del w:id="242" w:author="Genya Gluckman" w:date="2015-09-01T11:08:00Z"/>
        </w:rPr>
        <w:pPrChange w:id="243" w:author="Genya Gluckman" w:date="2015-09-01T11:08:00Z">
          <w:pPr>
            <w:jc w:val="center"/>
          </w:pPr>
        </w:pPrChange>
      </w:pPr>
    </w:p>
    <w:p w14:paraId="53778E44" w14:textId="6E330F13" w:rsidR="00015D34" w:rsidDel="004D1124" w:rsidRDefault="00015D34" w:rsidP="004D1124">
      <w:pPr>
        <w:jc w:val="center"/>
        <w:rPr>
          <w:del w:id="244" w:author="Genya Gluckman" w:date="2015-09-01T11:08:00Z"/>
        </w:rPr>
        <w:pPrChange w:id="245" w:author="Genya Gluckman" w:date="2015-09-01T11:08:00Z">
          <w:pPr>
            <w:jc w:val="center"/>
          </w:pPr>
        </w:pPrChange>
      </w:pPr>
    </w:p>
    <w:p w14:paraId="2C99A976" w14:textId="37D65074" w:rsidR="00015D34" w:rsidDel="004D1124" w:rsidRDefault="00015D34" w:rsidP="004D1124">
      <w:pPr>
        <w:jc w:val="center"/>
        <w:rPr>
          <w:del w:id="246" w:author="Genya Gluckman" w:date="2015-09-01T11:08:00Z"/>
        </w:rPr>
        <w:pPrChange w:id="247" w:author="Genya Gluckman" w:date="2015-09-01T11:08:00Z">
          <w:pPr>
            <w:jc w:val="center"/>
          </w:pPr>
        </w:pPrChange>
      </w:pPr>
    </w:p>
    <w:p w14:paraId="1E06D6C8" w14:textId="33D9320E" w:rsidR="00015D34" w:rsidDel="004D1124" w:rsidRDefault="00015D34" w:rsidP="004D1124">
      <w:pPr>
        <w:jc w:val="center"/>
        <w:rPr>
          <w:del w:id="248" w:author="Genya Gluckman" w:date="2015-09-01T11:08:00Z"/>
        </w:rPr>
        <w:pPrChange w:id="249" w:author="Genya Gluckman" w:date="2015-09-01T11:08:00Z">
          <w:pPr>
            <w:jc w:val="center"/>
          </w:pPr>
        </w:pPrChange>
      </w:pPr>
    </w:p>
    <w:p w14:paraId="076A7201" w14:textId="0B846959" w:rsidR="00015D34" w:rsidDel="004D1124" w:rsidRDefault="00015D34" w:rsidP="004D1124">
      <w:pPr>
        <w:jc w:val="center"/>
        <w:rPr>
          <w:del w:id="250" w:author="Genya Gluckman" w:date="2015-09-01T11:08:00Z"/>
        </w:rPr>
        <w:pPrChange w:id="251" w:author="Genya Gluckman" w:date="2015-09-01T11:08:00Z">
          <w:pPr>
            <w:jc w:val="center"/>
          </w:pPr>
        </w:pPrChange>
      </w:pPr>
      <w:del w:id="252" w:author="Genya Gluckman" w:date="2015-09-01T11:08:00Z">
        <w:r w:rsidDel="004D1124">
          <w:rPr>
            <w:noProof/>
            <w:lang w:eastAsia="en-ZA"/>
          </w:rPr>
          <mc:AlternateContent>
            <mc:Choice Requires="wps">
              <w:drawing>
                <wp:anchor distT="0" distB="0" distL="114300" distR="114300" simplePos="0" relativeHeight="251657216" behindDoc="0" locked="0" layoutInCell="1" allowOverlap="1" wp14:anchorId="7E2CE78A" wp14:editId="1421486E">
                  <wp:simplePos x="0" y="0"/>
                  <wp:positionH relativeFrom="column">
                    <wp:posOffset>3288665</wp:posOffset>
                  </wp:positionH>
                  <wp:positionV relativeFrom="paragraph">
                    <wp:posOffset>38735</wp:posOffset>
                  </wp:positionV>
                  <wp:extent cx="3886200" cy="571500"/>
                  <wp:effectExtent l="6350" t="0" r="6350" b="0"/>
                  <wp:wrapSquare wrapText="bothSides"/>
                  <wp:docPr id="5" name="Text Box 5"/>
                  <wp:cNvGraphicFramePr/>
                  <a:graphic xmlns:a="http://schemas.openxmlformats.org/drawingml/2006/main">
                    <a:graphicData uri="http://schemas.microsoft.com/office/word/2010/wordprocessingShape">
                      <wps:wsp>
                        <wps:cNvSpPr txBox="1"/>
                        <wps:spPr>
                          <a:xfrm rot="16200000">
                            <a:off x="0" y="0"/>
                            <a:ext cx="38862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33907B" w14:textId="6CA3DB03" w:rsidR="00C92EC4" w:rsidRDefault="00C92EC4" w:rsidP="00015D34">
                              <w:r>
                                <w:rPr>
                                  <w:i/>
                                  <w:lang w:val="en-US"/>
                                </w:rPr>
                                <w:t xml:space="preserve">Figure 2.4 Sequence diagram for staff managing profile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E2CE78A" id="_x0000_t202" coordsize="21600,21600" o:spt="202" path="m,l,21600r21600,l21600,xe">
                  <v:stroke joinstyle="miter"/>
                  <v:path gradientshapeok="t" o:connecttype="rect"/>
                </v:shapetype>
                <v:shape id="Text Box 5" o:spid="_x0000_s1028" type="#_x0000_t202" style="position:absolute;left:0;text-align:left;margin-left:258.95pt;margin-top:3.05pt;width:306pt;height:45pt;rotation:-90;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" filled="f" stroked="f">
                  <v:textbox>
                    <w:txbxContent>
                      <w:p w14:paraId="7433907B" w14:textId="6CA3DB03" w:rsidR="00C92EC4" w:rsidRDefault="00C92EC4" w:rsidP="00015D34">
                        <w:r>
                          <w:rPr>
                            <w:i/>
                            <w:lang w:val="en-US"/>
                          </w:rPr>
                          <w:t xml:space="preserve">Figure 2.4 Sequence diagram for staff managing profile  </w:t>
                        </w:r>
                      </w:p>
                    </w:txbxContent>
                  </v:textbox>
                  <w10:wrap type="square"/>
                </v:shape>
              </w:pict>
            </mc:Fallback>
          </mc:AlternateContent>
        </w:r>
      </w:del>
    </w:p>
    <w:p w14:paraId="19A43E72" w14:textId="1E956382" w:rsidR="00015D34" w:rsidDel="004D1124" w:rsidRDefault="00015D34" w:rsidP="004D1124">
      <w:pPr>
        <w:jc w:val="center"/>
        <w:rPr>
          <w:del w:id="253" w:author="Genya Gluckman" w:date="2015-09-01T11:08:00Z"/>
        </w:rPr>
        <w:pPrChange w:id="254" w:author="Genya Gluckman" w:date="2015-09-01T11:08:00Z">
          <w:pPr>
            <w:jc w:val="center"/>
          </w:pPr>
        </w:pPrChange>
      </w:pPr>
    </w:p>
    <w:p w14:paraId="4CFC6A17" w14:textId="641723C1" w:rsidR="00015D34" w:rsidDel="004D1124" w:rsidRDefault="00015D34" w:rsidP="004D1124">
      <w:pPr>
        <w:jc w:val="center"/>
        <w:rPr>
          <w:del w:id="255" w:author="Genya Gluckman" w:date="2015-09-01T11:08:00Z"/>
        </w:rPr>
        <w:pPrChange w:id="256" w:author="Genya Gluckman" w:date="2015-09-01T11:08:00Z">
          <w:pPr>
            <w:jc w:val="center"/>
          </w:pPr>
        </w:pPrChange>
      </w:pPr>
    </w:p>
    <w:p w14:paraId="0A7EC38F" w14:textId="66C37F6C" w:rsidR="00015D34" w:rsidDel="004D1124" w:rsidRDefault="00015D34" w:rsidP="004D1124">
      <w:pPr>
        <w:jc w:val="center"/>
        <w:rPr>
          <w:del w:id="257" w:author="Genya Gluckman" w:date="2015-09-01T11:08:00Z"/>
        </w:rPr>
        <w:pPrChange w:id="258" w:author="Genya Gluckman" w:date="2015-09-01T11:08:00Z">
          <w:pPr>
            <w:jc w:val="center"/>
          </w:pPr>
        </w:pPrChange>
      </w:pPr>
    </w:p>
    <w:p w14:paraId="3C20F833" w14:textId="74FC4A0B" w:rsidR="00015D34" w:rsidDel="004D1124" w:rsidRDefault="00015D34" w:rsidP="004D1124">
      <w:pPr>
        <w:jc w:val="center"/>
        <w:rPr>
          <w:del w:id="259" w:author="Genya Gluckman" w:date="2015-09-01T11:08:00Z"/>
        </w:rPr>
        <w:pPrChange w:id="260" w:author="Genya Gluckman" w:date="2015-09-01T11:08:00Z">
          <w:pPr>
            <w:jc w:val="center"/>
          </w:pPr>
        </w:pPrChange>
      </w:pPr>
    </w:p>
    <w:p w14:paraId="57DE9FA8" w14:textId="0DB172D9" w:rsidR="00015D34" w:rsidDel="004D1124" w:rsidRDefault="00015D34" w:rsidP="004D1124">
      <w:pPr>
        <w:jc w:val="center"/>
        <w:rPr>
          <w:del w:id="261" w:author="Genya Gluckman" w:date="2015-09-01T11:08:00Z"/>
        </w:rPr>
        <w:pPrChange w:id="262" w:author="Genya Gluckman" w:date="2015-09-01T11:08:00Z">
          <w:pPr>
            <w:jc w:val="center"/>
          </w:pPr>
        </w:pPrChange>
      </w:pPr>
    </w:p>
    <w:p w14:paraId="129FD5C9" w14:textId="6B8FA334" w:rsidR="00015D34" w:rsidDel="004D1124" w:rsidRDefault="00015D34" w:rsidP="004D1124">
      <w:pPr>
        <w:jc w:val="center"/>
        <w:rPr>
          <w:del w:id="263" w:author="Genya Gluckman" w:date="2015-09-01T11:08:00Z"/>
        </w:rPr>
        <w:pPrChange w:id="264" w:author="Genya Gluckman" w:date="2015-09-01T11:08:00Z">
          <w:pPr>
            <w:jc w:val="center"/>
          </w:pPr>
        </w:pPrChange>
      </w:pPr>
    </w:p>
    <w:p w14:paraId="18D94D20" w14:textId="007500D3" w:rsidR="00015D34" w:rsidDel="004D1124" w:rsidRDefault="00015D34" w:rsidP="004D1124">
      <w:pPr>
        <w:jc w:val="center"/>
        <w:rPr>
          <w:del w:id="265" w:author="Genya Gluckman" w:date="2015-09-01T11:08:00Z"/>
        </w:rPr>
        <w:pPrChange w:id="266" w:author="Genya Gluckman" w:date="2015-09-01T11:08:00Z">
          <w:pPr/>
        </w:pPrChange>
      </w:pPr>
    </w:p>
    <w:p w14:paraId="63707494" w14:textId="497FA152" w:rsidR="00015D34" w:rsidDel="004D1124" w:rsidRDefault="00015D34" w:rsidP="004D1124">
      <w:pPr>
        <w:jc w:val="center"/>
        <w:rPr>
          <w:del w:id="267" w:author="Genya Gluckman" w:date="2015-09-01T11:08:00Z"/>
          <w:rFonts w:eastAsiaTheme="majorEastAsia" w:cstheme="majorBidi"/>
          <w:b/>
          <w:color w:val="000000" w:themeColor="text1"/>
          <w:sz w:val="28"/>
          <w:szCs w:val="26"/>
        </w:rPr>
        <w:pPrChange w:id="268" w:author="Genya Gluckman" w:date="2015-09-01T11:08:00Z">
          <w:pPr>
            <w:jc w:val="center"/>
          </w:pPr>
        </w:pPrChange>
      </w:pPr>
      <w:del w:id="269" w:author="Genya Gluckman" w:date="2015-09-01T11:08:00Z">
        <w:r w:rsidDel="004D1124">
          <w:br w:type="page"/>
        </w:r>
      </w:del>
    </w:p>
    <w:p w14:paraId="6C353531" w14:textId="553CCBD8" w:rsidR="00015D34" w:rsidDel="004D1124" w:rsidRDefault="00015D34" w:rsidP="004D1124">
      <w:pPr>
        <w:jc w:val="center"/>
        <w:rPr>
          <w:del w:id="270" w:author="Genya Gluckman" w:date="2015-09-01T11:08:00Z"/>
        </w:rPr>
        <w:pPrChange w:id="271" w:author="Genya Gluckman" w:date="2015-09-01T11:08:00Z">
          <w:pPr>
            <w:pStyle w:val="Heading2"/>
          </w:pPr>
        </w:pPrChange>
      </w:pPr>
      <w:bookmarkStart w:id="272" w:name="_Toc418840290"/>
      <w:del w:id="273" w:author="Genya Gluckman" w:date="2015-09-01T11:08:00Z">
        <w:r w:rsidDel="004D1124">
          <w:delText>2</w:delText>
        </w:r>
        <w:r w:rsidRPr="00616F95" w:rsidDel="004D1124">
          <w:delText>.</w:delText>
        </w:r>
        <w:r w:rsidDel="004D1124">
          <w:delText>5 State Machine Diagram</w:delText>
        </w:r>
        <w:bookmarkEnd w:id="272"/>
      </w:del>
    </w:p>
    <w:p w14:paraId="50469A6D" w14:textId="6402649A" w:rsidR="00015D34" w:rsidDel="004D1124" w:rsidRDefault="00015D34" w:rsidP="004D1124">
      <w:pPr>
        <w:jc w:val="center"/>
        <w:rPr>
          <w:del w:id="274" w:author="Genya Gluckman" w:date="2015-09-01T11:08:00Z"/>
        </w:rPr>
        <w:pPrChange w:id="275" w:author="Genya Gluckman" w:date="2015-09-01T11:08:00Z">
          <w:pPr/>
        </w:pPrChange>
      </w:pPr>
      <w:del w:id="276" w:author="Genya Gluckman" w:date="2015-09-01T11:08:00Z">
        <w:r w:rsidDel="004D1124">
          <w:delText>The state machine diagram below shows the different states which a staff object can be in and how it transitions between each state.</w:delText>
        </w:r>
      </w:del>
    </w:p>
    <w:p w14:paraId="3F9F2ABA" w14:textId="4ADA66A6" w:rsidR="00015D34" w:rsidDel="004D1124" w:rsidRDefault="00015D34" w:rsidP="004D1124">
      <w:pPr>
        <w:jc w:val="center"/>
        <w:rPr>
          <w:del w:id="277" w:author="Genya Gluckman" w:date="2015-09-01T11:08:00Z"/>
        </w:rPr>
        <w:pPrChange w:id="278" w:author="Genya Gluckman" w:date="2015-09-01T11:08:00Z">
          <w:pPr/>
        </w:pPrChange>
      </w:pPr>
    </w:p>
    <w:p w14:paraId="58370752" w14:textId="313A605E" w:rsidR="00015D34" w:rsidDel="004D1124" w:rsidRDefault="00015D34" w:rsidP="004D1124">
      <w:pPr>
        <w:jc w:val="center"/>
        <w:rPr>
          <w:del w:id="279" w:author="Genya Gluckman" w:date="2015-09-01T11:08:00Z"/>
        </w:rPr>
        <w:pPrChange w:id="280" w:author="Genya Gluckman" w:date="2015-09-01T11:08:00Z">
          <w:pPr>
            <w:jc w:val="center"/>
          </w:pPr>
        </w:pPrChange>
      </w:pPr>
      <w:del w:id="281" w:author="Genya Gluckman" w:date="2015-09-01T11:08:00Z">
        <w:r w:rsidDel="004D1124">
          <w:object w:dxaOrig="8446" w:dyaOrig="4590" w14:anchorId="3628923A">
            <v:shape id="_x0000_i1026" type="#_x0000_t75" style="width:424pt;height:229.35pt" o:ole="">
              <v:imagedata r:id="rId21" o:title=""/>
            </v:shape>
            <o:OLEObject Type="Embed" ProgID="Visio.Drawing.15" ShapeID="_x0000_i1026" DrawAspect="Content" ObjectID="_1502620030" r:id="rId22"/>
          </w:object>
        </w:r>
      </w:del>
    </w:p>
    <w:p w14:paraId="5220C841" w14:textId="278FC5B9" w:rsidR="00015D34" w:rsidDel="004D1124" w:rsidRDefault="00015D34" w:rsidP="004D1124">
      <w:pPr>
        <w:jc w:val="center"/>
        <w:rPr>
          <w:del w:id="282" w:author="Genya Gluckman" w:date="2015-09-01T11:08:00Z"/>
        </w:rPr>
        <w:pPrChange w:id="283" w:author="Genya Gluckman" w:date="2015-09-01T11:08:00Z">
          <w:pPr/>
        </w:pPrChange>
      </w:pPr>
    </w:p>
    <w:p w14:paraId="4EAF3BEE" w14:textId="61E885FB" w:rsidR="00015D34" w:rsidDel="004D1124" w:rsidRDefault="00015D34" w:rsidP="004D1124">
      <w:pPr>
        <w:jc w:val="center"/>
        <w:rPr>
          <w:del w:id="284" w:author="Genya Gluckman" w:date="2015-09-01T11:08:00Z"/>
          <w:i/>
          <w:noProof/>
          <w:lang w:eastAsia="en-ZA"/>
        </w:rPr>
        <w:pPrChange w:id="285" w:author="Genya Gluckman" w:date="2015-09-01T11:08:00Z">
          <w:pPr>
            <w:jc w:val="center"/>
          </w:pPr>
        </w:pPrChange>
      </w:pPr>
      <w:del w:id="286" w:author="Genya Gluckman" w:date="2015-09-01T11:08:00Z">
        <w:r w:rsidRPr="00616F95" w:rsidDel="004D1124">
          <w:rPr>
            <w:i/>
            <w:noProof/>
            <w:lang w:eastAsia="en-ZA"/>
          </w:rPr>
          <w:delText xml:space="preserve">Figure </w:delText>
        </w:r>
        <w:r w:rsidDel="004D1124">
          <w:rPr>
            <w:i/>
            <w:noProof/>
            <w:lang w:eastAsia="en-ZA"/>
          </w:rPr>
          <w:delText>2</w:delText>
        </w:r>
        <w:r w:rsidRPr="00616F95" w:rsidDel="004D1124">
          <w:rPr>
            <w:i/>
            <w:noProof/>
            <w:lang w:eastAsia="en-ZA"/>
          </w:rPr>
          <w:delText>.</w:delText>
        </w:r>
        <w:r w:rsidDel="004D1124">
          <w:rPr>
            <w:i/>
            <w:noProof/>
            <w:lang w:eastAsia="en-ZA"/>
          </w:rPr>
          <w:delText xml:space="preserve">5 State machine diagram for a staff member </w:delText>
        </w:r>
      </w:del>
    </w:p>
    <w:p w14:paraId="339AFCE4" w14:textId="3068D8CF" w:rsidR="00015D34" w:rsidDel="004D1124" w:rsidRDefault="00015D34" w:rsidP="00015D34">
      <w:pPr>
        <w:rPr>
          <w:del w:id="287" w:author="Genya Gluckman" w:date="2015-09-01T11:08:00Z"/>
        </w:rPr>
      </w:pPr>
    </w:p>
    <w:p w14:paraId="5BE49217" w14:textId="0BDCAF19" w:rsidR="00015D34" w:rsidDel="004D1124" w:rsidRDefault="00015D34" w:rsidP="00015D34">
      <w:pPr>
        <w:rPr>
          <w:del w:id="288" w:author="Genya Gluckman" w:date="2015-09-01T11:08:00Z"/>
        </w:rPr>
      </w:pPr>
      <w:del w:id="289" w:author="Genya Gluckman" w:date="2015-09-01T11:08:00Z">
        <w:r w:rsidDel="004D1124">
          <w:br w:type="page"/>
        </w:r>
      </w:del>
    </w:p>
    <w:p w14:paraId="6AC55F55" w14:textId="4969C3DC" w:rsidR="00015D34" w:rsidRPr="00932001" w:rsidDel="004D1124" w:rsidRDefault="001556EF" w:rsidP="00015D34">
      <w:pPr>
        <w:pStyle w:val="Heading1"/>
        <w:rPr>
          <w:del w:id="290" w:author="Genya Gluckman" w:date="2015-09-01T11:09:00Z"/>
        </w:rPr>
      </w:pPr>
      <w:bookmarkStart w:id="291" w:name="_Toc418840291"/>
      <w:del w:id="292" w:author="Genya Gluckman" w:date="2015-09-01T11:09:00Z">
        <w:r w:rsidDel="004D1124">
          <w:delText>3. Content Managemen</w:delText>
        </w:r>
        <w:r w:rsidR="00015D34" w:rsidDel="004D1124">
          <w:delText>t Subsystem</w:delText>
        </w:r>
        <w:bookmarkEnd w:id="291"/>
      </w:del>
    </w:p>
    <w:p w14:paraId="3AFEC2B4" w14:textId="186BF108" w:rsidR="003178CB" w:rsidDel="004D1124" w:rsidRDefault="003178CB" w:rsidP="003178CB">
      <w:pPr>
        <w:rPr>
          <w:del w:id="293" w:author="Genya Gluckman" w:date="2015-09-01T11:09:00Z"/>
        </w:rPr>
      </w:pPr>
      <w:bookmarkStart w:id="294" w:name="_Toc416194498"/>
      <w:bookmarkStart w:id="295" w:name="_Toc290574104"/>
    </w:p>
    <w:p w14:paraId="779C1C83" w14:textId="02B18BF3" w:rsidR="003178CB" w:rsidRPr="005E40AE" w:rsidDel="004D1124" w:rsidRDefault="003178CB" w:rsidP="003178CB">
      <w:pPr>
        <w:rPr>
          <w:del w:id="296" w:author="Genya Gluckman" w:date="2015-09-01T11:09:00Z"/>
        </w:rPr>
      </w:pPr>
      <w:del w:id="297" w:author="Genya Gluckman" w:date="2015-09-01T11:09:00Z">
        <w:r w:rsidDel="004D1124">
          <w:delText>The Content Management subsystem is responsible for up</w:delText>
        </w:r>
        <w:r w:rsidR="00A2706A" w:rsidDel="004D1124">
          <w:delText xml:space="preserve">loading and maintaining courses, </w:delText>
        </w:r>
        <w:r w:rsidDel="004D1124">
          <w:delText>their content</w:delText>
        </w:r>
        <w:r w:rsidR="00A2706A" w:rsidDel="004D1124">
          <w:delText xml:space="preserve"> and assessments</w:delText>
        </w:r>
        <w:r w:rsidDel="004D1124">
          <w:delText>.</w:delText>
        </w:r>
      </w:del>
    </w:p>
    <w:p w14:paraId="0C268E32" w14:textId="70529ACD" w:rsidR="003178CB" w:rsidDel="004D1124" w:rsidRDefault="003178CB" w:rsidP="003178CB">
      <w:pPr>
        <w:pStyle w:val="Heading2"/>
        <w:rPr>
          <w:del w:id="298" w:author="Genya Gluckman" w:date="2015-09-01T11:09:00Z"/>
        </w:rPr>
      </w:pPr>
    </w:p>
    <w:p w14:paraId="3E29DD85" w14:textId="7F094643" w:rsidR="003178CB" w:rsidRPr="009130E7" w:rsidDel="004D1124" w:rsidRDefault="003178CB" w:rsidP="003178CB">
      <w:pPr>
        <w:pStyle w:val="Heading2"/>
        <w:rPr>
          <w:del w:id="299" w:author="Genya Gluckman" w:date="2015-09-01T11:09:00Z"/>
        </w:rPr>
      </w:pPr>
      <w:bookmarkStart w:id="300" w:name="_Toc418840292"/>
      <w:del w:id="301" w:author="Genya Gluckman" w:date="2015-09-01T11:09:00Z">
        <w:r w:rsidDel="004D1124">
          <w:delText>3</w:delText>
        </w:r>
        <w:r w:rsidRPr="009130E7" w:rsidDel="004D1124">
          <w:delText>.1 Activity Diagram</w:delText>
        </w:r>
        <w:bookmarkEnd w:id="294"/>
        <w:bookmarkEnd w:id="295"/>
        <w:bookmarkEnd w:id="300"/>
      </w:del>
    </w:p>
    <w:p w14:paraId="67240A7C" w14:textId="73E9A8D4" w:rsidR="003178CB" w:rsidDel="004D1124" w:rsidRDefault="003178CB" w:rsidP="003178CB">
      <w:pPr>
        <w:pStyle w:val="Heading3"/>
        <w:rPr>
          <w:del w:id="302" w:author="Genya Gluckman" w:date="2015-09-01T11:09:00Z"/>
          <w:b w:val="0"/>
        </w:rPr>
      </w:pPr>
      <w:bookmarkStart w:id="303" w:name="_Toc290574105"/>
      <w:bookmarkStart w:id="304" w:name="_Toc418840293"/>
      <w:del w:id="305" w:author="Genya Gluckman" w:date="2015-09-01T11:09:00Z">
        <w:r w:rsidDel="004D1124">
          <w:delText>3</w:delText>
        </w:r>
        <w:r w:rsidRPr="009130E7" w:rsidDel="004D1124">
          <w:delText xml:space="preserve">.1.1 </w:delText>
        </w:r>
        <w:r w:rsidDel="004D1124">
          <w:delText>Upload content and assessments</w:delText>
        </w:r>
        <w:bookmarkEnd w:id="303"/>
        <w:bookmarkEnd w:id="304"/>
        <w:r w:rsidDel="004D1124">
          <w:delText xml:space="preserve"> </w:delText>
        </w:r>
      </w:del>
    </w:p>
    <w:p w14:paraId="6CB328B6" w14:textId="3C184D36" w:rsidR="003178CB" w:rsidDel="004D1124" w:rsidRDefault="003178CB" w:rsidP="003178CB">
      <w:pPr>
        <w:rPr>
          <w:del w:id="306" w:author="Genya Gluckman" w:date="2015-09-01T11:09:00Z"/>
        </w:rPr>
      </w:pPr>
      <w:del w:id="307" w:author="Genya Gluckman" w:date="2015-09-01T11:09:00Z">
        <w:r w:rsidDel="004D1124">
          <w:delText>The Content Management subsystem requires</w:delText>
        </w:r>
        <w:r w:rsidR="00A70D59" w:rsidDel="004D1124">
          <w:delText xml:space="preserve"> a staff member to be logged in</w:delText>
        </w:r>
        <w:r w:rsidDel="004D1124">
          <w:delText xml:space="preserve"> and have the right to change content and assessments on the website. Third parties must provide the content and assessments to a staff member, who then can upload it to the website for teachers to access it.</w:delText>
        </w:r>
      </w:del>
    </w:p>
    <w:p w14:paraId="6C88B3E0" w14:textId="0B56F70C" w:rsidR="00FC6C17" w:rsidDel="004D1124" w:rsidRDefault="00FC6C17" w:rsidP="003178CB">
      <w:pPr>
        <w:rPr>
          <w:del w:id="308" w:author="Genya Gluckman" w:date="2015-09-01T11:09:00Z"/>
        </w:rPr>
      </w:pPr>
    </w:p>
    <w:p w14:paraId="302DBD03" w14:textId="102ABE0B" w:rsidR="003178CB" w:rsidDel="004D1124" w:rsidRDefault="00FC6C17" w:rsidP="003178CB">
      <w:pPr>
        <w:jc w:val="center"/>
        <w:rPr>
          <w:del w:id="309" w:author="Genya Gluckman" w:date="2015-09-01T11:09:00Z"/>
        </w:rPr>
      </w:pPr>
      <w:del w:id="310" w:author="Genya Gluckman" w:date="2015-09-01T11:09:00Z">
        <w:r w:rsidDel="004D1124">
          <w:object w:dxaOrig="10786" w:dyaOrig="14206" w14:anchorId="5FAD3B6A">
            <v:shape id="_x0000_i1027" type="#_x0000_t75" style="width:321.8pt;height:423.1pt" o:ole="">
              <v:imagedata r:id="rId23" o:title=""/>
            </v:shape>
            <o:OLEObject Type="Embed" ProgID="Visio.Drawing.15" ShapeID="_x0000_i1027" DrawAspect="Content" ObjectID="_1502620031" r:id="rId24"/>
          </w:object>
        </w:r>
      </w:del>
    </w:p>
    <w:p w14:paraId="65B8EF55" w14:textId="1600ECDC" w:rsidR="003178CB" w:rsidDel="004D1124" w:rsidRDefault="003178CB" w:rsidP="003178CB">
      <w:pPr>
        <w:jc w:val="center"/>
        <w:rPr>
          <w:del w:id="311" w:author="Genya Gluckman" w:date="2015-09-01T11:09:00Z"/>
          <w:i/>
          <w:szCs w:val="24"/>
        </w:rPr>
      </w:pPr>
      <w:del w:id="312" w:author="Genya Gluckman" w:date="2015-09-01T11:09:00Z">
        <w:r w:rsidDel="004D1124">
          <w:rPr>
            <w:i/>
            <w:szCs w:val="24"/>
          </w:rPr>
          <w:delText xml:space="preserve">Figure 3.1 Activity diagram for uploading content </w:delText>
        </w:r>
        <w:r w:rsidDel="004D1124">
          <w:rPr>
            <w:i/>
            <w:szCs w:val="24"/>
          </w:rPr>
          <w:br w:type="page"/>
        </w:r>
      </w:del>
    </w:p>
    <w:p w14:paraId="02C28884" w14:textId="1CB4ABAC" w:rsidR="003178CB" w:rsidRPr="009130E7" w:rsidDel="004D1124" w:rsidRDefault="003178CB" w:rsidP="003178CB">
      <w:pPr>
        <w:pStyle w:val="Heading2"/>
        <w:rPr>
          <w:del w:id="313" w:author="Genya Gluckman" w:date="2015-09-01T11:09:00Z"/>
        </w:rPr>
      </w:pPr>
      <w:bookmarkStart w:id="314" w:name="_Toc416194499"/>
      <w:bookmarkStart w:id="315" w:name="_Toc290574106"/>
      <w:bookmarkStart w:id="316" w:name="_Toc418840294"/>
      <w:del w:id="317" w:author="Genya Gluckman" w:date="2015-09-01T11:09:00Z">
        <w:r w:rsidDel="004D1124">
          <w:delText>3</w:delText>
        </w:r>
        <w:r w:rsidRPr="009130E7" w:rsidDel="004D1124">
          <w:delText>.2 Use Case Diagram</w:delText>
        </w:r>
        <w:bookmarkEnd w:id="314"/>
        <w:bookmarkEnd w:id="315"/>
        <w:bookmarkEnd w:id="316"/>
      </w:del>
    </w:p>
    <w:p w14:paraId="7BFBF45C" w14:textId="1B7C9B87" w:rsidR="003178CB" w:rsidDel="004D1124" w:rsidRDefault="003178CB" w:rsidP="003178CB">
      <w:pPr>
        <w:rPr>
          <w:del w:id="318" w:author="Genya Gluckman" w:date="2015-09-01T11:09:00Z"/>
        </w:rPr>
      </w:pPr>
      <w:del w:id="319" w:author="Genya Gluckman" w:date="2015-09-01T11:09:00Z">
        <w:r w:rsidDel="004D1124">
          <w:delText xml:space="preserve">The use case diagram of the Content Management subsystem shows the various use cases that can be executed within the subsystem. </w:delText>
        </w:r>
      </w:del>
    </w:p>
    <w:p w14:paraId="54BDE69C" w14:textId="37A3B2AD" w:rsidR="003178CB" w:rsidDel="004D1124" w:rsidRDefault="00030E5B" w:rsidP="00F74A7C">
      <w:pPr>
        <w:rPr>
          <w:del w:id="320" w:author="Genya Gluckman" w:date="2015-09-01T11:09:00Z"/>
        </w:rPr>
      </w:pPr>
      <w:del w:id="321" w:author="Genya Gluckman" w:date="2015-09-01T11:09:00Z">
        <w:r w:rsidDel="004D1124">
          <w:object w:dxaOrig="9061" w:dyaOrig="8926" w14:anchorId="3AA617BB">
            <v:shape id="_x0000_i1028" type="#_x0000_t75" style="width:381.35pt;height:375.1pt" o:ole="">
              <v:imagedata r:id="rId25" o:title=""/>
            </v:shape>
            <o:OLEObject Type="Embed" ProgID="Visio.Drawing.15" ShapeID="_x0000_i1028" DrawAspect="Content" ObjectID="_1502620032" r:id="rId26"/>
          </w:object>
        </w:r>
      </w:del>
    </w:p>
    <w:p w14:paraId="1444C2BF" w14:textId="1055AFD7" w:rsidR="003178CB" w:rsidDel="004D1124" w:rsidRDefault="003178CB" w:rsidP="003178CB">
      <w:pPr>
        <w:jc w:val="center"/>
        <w:rPr>
          <w:del w:id="322" w:author="Genya Gluckman" w:date="2015-09-01T11:09:00Z"/>
          <w:i/>
          <w:szCs w:val="24"/>
        </w:rPr>
      </w:pPr>
      <w:del w:id="323" w:author="Genya Gluckman" w:date="2015-09-01T11:09:00Z">
        <w:r w:rsidDel="004D1124">
          <w:rPr>
            <w:i/>
            <w:szCs w:val="24"/>
          </w:rPr>
          <w:delText xml:space="preserve">Figure 3.2 Use case diagram for Content Management subsystem </w:delText>
        </w:r>
      </w:del>
    </w:p>
    <w:p w14:paraId="2CEFC539" w14:textId="42477717" w:rsidR="003178CB" w:rsidDel="004D1124" w:rsidRDefault="003178CB" w:rsidP="003178CB">
      <w:pPr>
        <w:jc w:val="center"/>
        <w:rPr>
          <w:del w:id="324" w:author="Genya Gluckman" w:date="2015-09-01T11:09:00Z"/>
          <w:szCs w:val="24"/>
        </w:rPr>
      </w:pPr>
    </w:p>
    <w:p w14:paraId="056DD927" w14:textId="6F1493CB" w:rsidR="003178CB" w:rsidDel="004D1124" w:rsidRDefault="003178CB" w:rsidP="003178CB">
      <w:pPr>
        <w:rPr>
          <w:del w:id="325" w:author="Genya Gluckman" w:date="2015-09-01T11:09:00Z"/>
          <w:szCs w:val="24"/>
        </w:rPr>
      </w:pPr>
      <w:del w:id="326" w:author="Genya Gluckman" w:date="2015-09-01T11:09:00Z">
        <w:r w:rsidDel="004D1124">
          <w:rPr>
            <w:szCs w:val="24"/>
          </w:rPr>
          <w:br w:type="page"/>
        </w:r>
      </w:del>
    </w:p>
    <w:p w14:paraId="62305E8B" w14:textId="50D56E4D" w:rsidR="003178CB" w:rsidRPr="009130E7" w:rsidDel="004D1124" w:rsidRDefault="003178CB" w:rsidP="003178CB">
      <w:pPr>
        <w:pStyle w:val="Heading2"/>
        <w:rPr>
          <w:del w:id="327" w:author="Genya Gluckman" w:date="2015-09-01T11:09:00Z"/>
        </w:rPr>
      </w:pPr>
      <w:bookmarkStart w:id="328" w:name="_Toc290574108"/>
      <w:bookmarkStart w:id="329" w:name="_Toc418840295"/>
      <w:del w:id="330" w:author="Genya Gluckman" w:date="2015-09-01T11:09:00Z">
        <w:r w:rsidDel="004D1124">
          <w:delText>3</w:delText>
        </w:r>
        <w:r w:rsidRPr="009130E7" w:rsidDel="004D1124">
          <w:delText>.3. Extended Use Case Narrative</w:delText>
        </w:r>
        <w:bookmarkEnd w:id="328"/>
        <w:bookmarkEnd w:id="329"/>
      </w:del>
    </w:p>
    <w:p w14:paraId="74A7EF3B" w14:textId="16259FFA" w:rsidR="003178CB" w:rsidRPr="009130E7" w:rsidDel="004D1124" w:rsidRDefault="003178CB" w:rsidP="003178CB">
      <w:pPr>
        <w:pStyle w:val="Heading3"/>
        <w:rPr>
          <w:del w:id="331" w:author="Genya Gluckman" w:date="2015-09-01T11:09:00Z"/>
          <w:b w:val="0"/>
        </w:rPr>
      </w:pPr>
      <w:bookmarkStart w:id="332" w:name="_Toc290574109"/>
      <w:bookmarkStart w:id="333" w:name="_Toc418840296"/>
      <w:del w:id="334" w:author="Genya Gluckman" w:date="2015-09-01T11:09:00Z">
        <w:r w:rsidDel="004D1124">
          <w:delText>3.3.1 Upload content and assessments</w:delText>
        </w:r>
        <w:bookmarkEnd w:id="332"/>
        <w:bookmarkEnd w:id="333"/>
      </w:del>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7"/>
        <w:gridCol w:w="1861"/>
        <w:gridCol w:w="787"/>
        <w:gridCol w:w="3721"/>
      </w:tblGrid>
      <w:tr w:rsidR="006575CE" w:rsidRPr="006575CE" w:rsidDel="004D1124" w14:paraId="329CE4C3" w14:textId="2A3B7196" w:rsidTr="003178CB">
        <w:trPr>
          <w:trHeight w:val="1119"/>
          <w:del w:id="335" w:author="Genya Gluckman" w:date="2015-09-01T11:09:00Z"/>
        </w:trPr>
        <w:tc>
          <w:tcPr>
            <w:tcW w:w="2647" w:type="dxa"/>
            <w:shd w:val="clear" w:color="auto" w:fill="auto"/>
          </w:tcPr>
          <w:p w14:paraId="6991AA7C" w14:textId="6AA2CBE8" w:rsidR="003178CB" w:rsidRPr="006575CE" w:rsidDel="004D1124" w:rsidRDefault="003178CB" w:rsidP="003178CB">
            <w:pPr>
              <w:pStyle w:val="Subtitle"/>
              <w:spacing w:before="240"/>
              <w:rPr>
                <w:del w:id="336" w:author="Genya Gluckman" w:date="2015-09-01T11:09:00Z"/>
                <w:rStyle w:val="SubtleEmphasis"/>
                <w:color w:val="auto"/>
                <w:sz w:val="24"/>
              </w:rPr>
            </w:pPr>
            <w:del w:id="337" w:author="Genya Gluckman" w:date="2015-09-01T11:09:00Z">
              <w:r w:rsidRPr="006575CE" w:rsidDel="004D1124">
                <w:rPr>
                  <w:rStyle w:val="SubtleEmphasis"/>
                  <w:color w:val="auto"/>
                  <w:sz w:val="24"/>
                </w:rPr>
                <w:delText>Use Case Name:</w:delText>
              </w:r>
            </w:del>
          </w:p>
          <w:p w14:paraId="14464139" w14:textId="6CAD327B" w:rsidR="003178CB" w:rsidRPr="006575CE" w:rsidDel="004D1124" w:rsidRDefault="003178CB" w:rsidP="0068520B">
            <w:pPr>
              <w:rPr>
                <w:del w:id="338" w:author="Genya Gluckman" w:date="2015-09-01T11:09:00Z"/>
                <w:lang w:val="en-US"/>
              </w:rPr>
            </w:pPr>
            <w:del w:id="339" w:author="Genya Gluckman" w:date="2015-09-01T11:09:00Z">
              <w:r w:rsidRPr="006575CE" w:rsidDel="004D1124">
                <w:rPr>
                  <w:lang w:val="en-US"/>
                </w:rPr>
                <w:delText>Upload content and assessments</w:delText>
              </w:r>
            </w:del>
          </w:p>
        </w:tc>
        <w:tc>
          <w:tcPr>
            <w:tcW w:w="2648" w:type="dxa"/>
            <w:gridSpan w:val="2"/>
            <w:shd w:val="clear" w:color="auto" w:fill="auto"/>
          </w:tcPr>
          <w:p w14:paraId="6640E9F1" w14:textId="1EC5F14C" w:rsidR="003178CB" w:rsidRPr="006575CE" w:rsidDel="004D1124" w:rsidRDefault="003178CB" w:rsidP="003178CB">
            <w:pPr>
              <w:pStyle w:val="Subtitle"/>
              <w:spacing w:before="240"/>
              <w:rPr>
                <w:del w:id="340" w:author="Genya Gluckman" w:date="2015-09-01T11:09:00Z"/>
                <w:rStyle w:val="SubtleEmphasis"/>
                <w:color w:val="auto"/>
                <w:sz w:val="24"/>
              </w:rPr>
            </w:pPr>
            <w:del w:id="341" w:author="Genya Gluckman" w:date="2015-09-01T11:09:00Z">
              <w:r w:rsidRPr="006575CE" w:rsidDel="004D1124">
                <w:rPr>
                  <w:rStyle w:val="SubtleEmphasis"/>
                  <w:color w:val="auto"/>
                  <w:sz w:val="24"/>
                </w:rPr>
                <w:delText>ID:</w:delText>
              </w:r>
            </w:del>
          </w:p>
          <w:p w14:paraId="635BB244" w14:textId="26741969" w:rsidR="003178CB" w:rsidRPr="006575CE" w:rsidDel="004D1124" w:rsidRDefault="003178CB" w:rsidP="003178CB">
            <w:pPr>
              <w:rPr>
                <w:del w:id="342" w:author="Genya Gluckman" w:date="2015-09-01T11:09:00Z"/>
                <w:lang w:val="en-US"/>
              </w:rPr>
            </w:pPr>
            <w:del w:id="343" w:author="Genya Gluckman" w:date="2015-09-01T11:09:00Z">
              <w:r w:rsidRPr="006575CE" w:rsidDel="004D1124">
                <w:rPr>
                  <w:lang w:val="en-US"/>
                </w:rPr>
                <w:delText>5.1</w:delText>
              </w:r>
            </w:del>
          </w:p>
        </w:tc>
        <w:tc>
          <w:tcPr>
            <w:tcW w:w="3721" w:type="dxa"/>
            <w:shd w:val="clear" w:color="auto" w:fill="auto"/>
          </w:tcPr>
          <w:p w14:paraId="4FD2D43C" w14:textId="3D0DE83C" w:rsidR="003178CB" w:rsidRPr="006575CE" w:rsidDel="004D1124" w:rsidRDefault="003178CB" w:rsidP="003178CB">
            <w:pPr>
              <w:pStyle w:val="Subtitle"/>
              <w:spacing w:before="240"/>
              <w:rPr>
                <w:del w:id="344" w:author="Genya Gluckman" w:date="2015-09-01T11:09:00Z"/>
                <w:rStyle w:val="SubtleEmphasis"/>
                <w:color w:val="auto"/>
                <w:sz w:val="24"/>
              </w:rPr>
            </w:pPr>
            <w:del w:id="345" w:author="Genya Gluckman" w:date="2015-09-01T11:09:00Z">
              <w:r w:rsidRPr="006575CE" w:rsidDel="004D1124">
                <w:rPr>
                  <w:rStyle w:val="SubtleEmphasis"/>
                  <w:color w:val="auto"/>
                  <w:sz w:val="24"/>
                </w:rPr>
                <w:delText>Importance Level:</w:delText>
              </w:r>
            </w:del>
          </w:p>
          <w:p w14:paraId="6624F376" w14:textId="7A79B5AC" w:rsidR="003178CB" w:rsidRPr="006575CE" w:rsidDel="004D1124" w:rsidRDefault="003178CB" w:rsidP="003178CB">
            <w:pPr>
              <w:rPr>
                <w:del w:id="346" w:author="Genya Gluckman" w:date="2015-09-01T11:09:00Z"/>
                <w:lang w:val="en-US"/>
              </w:rPr>
            </w:pPr>
            <w:del w:id="347" w:author="Genya Gluckman" w:date="2015-09-01T11:09:00Z">
              <w:r w:rsidRPr="006575CE" w:rsidDel="004D1124">
                <w:rPr>
                  <w:lang w:val="en-US"/>
                </w:rPr>
                <w:delText>High</w:delText>
              </w:r>
            </w:del>
          </w:p>
        </w:tc>
      </w:tr>
      <w:tr w:rsidR="006575CE" w:rsidRPr="006575CE" w:rsidDel="004D1124" w14:paraId="64A17E43" w14:textId="29E6B98B" w:rsidTr="003178CB">
        <w:trPr>
          <w:trHeight w:val="781"/>
          <w:del w:id="348" w:author="Genya Gluckman" w:date="2015-09-01T11:09:00Z"/>
        </w:trPr>
        <w:tc>
          <w:tcPr>
            <w:tcW w:w="9016" w:type="dxa"/>
            <w:gridSpan w:val="4"/>
            <w:shd w:val="clear" w:color="auto" w:fill="auto"/>
          </w:tcPr>
          <w:p w14:paraId="4800E016" w14:textId="392DB788" w:rsidR="003178CB" w:rsidRPr="006575CE" w:rsidDel="004D1124" w:rsidRDefault="003178CB" w:rsidP="003178CB">
            <w:pPr>
              <w:pStyle w:val="Subtitle"/>
              <w:spacing w:before="240"/>
              <w:rPr>
                <w:del w:id="349" w:author="Genya Gluckman" w:date="2015-09-01T11:09:00Z"/>
                <w:rStyle w:val="SubtleEmphasis"/>
                <w:b w:val="0"/>
                <w:i w:val="0"/>
                <w:color w:val="auto"/>
                <w:sz w:val="24"/>
              </w:rPr>
            </w:pPr>
            <w:del w:id="350" w:author="Genya Gluckman" w:date="2015-09-01T11:09:00Z">
              <w:r w:rsidRPr="006575CE" w:rsidDel="004D1124">
                <w:rPr>
                  <w:rStyle w:val="SubtleEmphasis"/>
                  <w:color w:val="auto"/>
                  <w:sz w:val="24"/>
                </w:rPr>
                <w:delText>Primary Actor:</w:delText>
              </w:r>
              <w:r w:rsidRPr="006575CE" w:rsidDel="004D1124">
                <w:rPr>
                  <w:rStyle w:val="SubtleEmphasis"/>
                  <w:b w:val="0"/>
                  <w:color w:val="auto"/>
                  <w:sz w:val="24"/>
                </w:rPr>
                <w:delText xml:space="preserve"> </w:delText>
              </w:r>
              <w:r w:rsidRPr="006575CE" w:rsidDel="004D1124">
                <w:rPr>
                  <w:rStyle w:val="SubtleEmphasis"/>
                  <w:b w:val="0"/>
                  <w:i w:val="0"/>
                  <w:color w:val="auto"/>
                  <w:sz w:val="24"/>
                </w:rPr>
                <w:delText>Staff Member</w:delText>
              </w:r>
            </w:del>
          </w:p>
        </w:tc>
      </w:tr>
      <w:tr w:rsidR="006575CE" w:rsidRPr="006575CE" w:rsidDel="004D1124" w14:paraId="19981B28" w14:textId="652E7136" w:rsidTr="003178CB">
        <w:trPr>
          <w:trHeight w:val="781"/>
          <w:del w:id="351" w:author="Genya Gluckman" w:date="2015-09-01T11:09:00Z"/>
        </w:trPr>
        <w:tc>
          <w:tcPr>
            <w:tcW w:w="9016" w:type="dxa"/>
            <w:gridSpan w:val="4"/>
            <w:shd w:val="clear" w:color="auto" w:fill="auto"/>
          </w:tcPr>
          <w:p w14:paraId="2275BB1D" w14:textId="1C07755F" w:rsidR="003178CB" w:rsidRPr="006575CE" w:rsidDel="004D1124" w:rsidRDefault="003178CB" w:rsidP="0068520B">
            <w:pPr>
              <w:pStyle w:val="Subtitle"/>
              <w:spacing w:before="240"/>
              <w:rPr>
                <w:del w:id="352" w:author="Genya Gluckman" w:date="2015-09-01T11:09:00Z"/>
                <w:rStyle w:val="SubtleEmphasis"/>
                <w:b w:val="0"/>
                <w:i w:val="0"/>
                <w:color w:val="auto"/>
                <w:sz w:val="24"/>
              </w:rPr>
            </w:pPr>
            <w:del w:id="353" w:author="Genya Gluckman" w:date="2015-09-01T11:09:00Z">
              <w:r w:rsidRPr="006575CE" w:rsidDel="004D1124">
                <w:rPr>
                  <w:rStyle w:val="SubtleEmphasis"/>
                  <w:color w:val="auto"/>
                  <w:sz w:val="24"/>
                </w:rPr>
                <w:delText>Purpose:</w:delText>
              </w:r>
              <w:r w:rsidRPr="006575CE" w:rsidDel="004D1124">
                <w:rPr>
                  <w:rStyle w:val="SubtleEmphasis"/>
                  <w:b w:val="0"/>
                  <w:color w:val="auto"/>
                  <w:sz w:val="24"/>
                </w:rPr>
                <w:delText xml:space="preserve"> </w:delText>
              </w:r>
              <w:r w:rsidRPr="006575CE" w:rsidDel="004D1124">
                <w:rPr>
                  <w:rStyle w:val="SubtleEmphasis"/>
                  <w:b w:val="0"/>
                  <w:i w:val="0"/>
                  <w:color w:val="auto"/>
                  <w:sz w:val="24"/>
                </w:rPr>
                <w:delText>To upload content and assessments received from third parties</w:delText>
              </w:r>
            </w:del>
          </w:p>
        </w:tc>
      </w:tr>
      <w:tr w:rsidR="006575CE" w:rsidRPr="006575CE" w:rsidDel="004D1124" w14:paraId="209AE1CC" w14:textId="604C8BED" w:rsidTr="003178CB">
        <w:trPr>
          <w:trHeight w:val="1119"/>
          <w:del w:id="354" w:author="Genya Gluckman" w:date="2015-09-01T11:09:00Z"/>
        </w:trPr>
        <w:tc>
          <w:tcPr>
            <w:tcW w:w="9016" w:type="dxa"/>
            <w:gridSpan w:val="4"/>
            <w:shd w:val="clear" w:color="auto" w:fill="auto"/>
          </w:tcPr>
          <w:p w14:paraId="7B569C47" w14:textId="194C4A31" w:rsidR="003178CB" w:rsidRPr="006575CE" w:rsidDel="004D1124" w:rsidRDefault="003178CB" w:rsidP="003178CB">
            <w:pPr>
              <w:pStyle w:val="Subtitle"/>
              <w:spacing w:before="240"/>
              <w:rPr>
                <w:del w:id="355" w:author="Genya Gluckman" w:date="2015-09-01T11:09:00Z"/>
                <w:rStyle w:val="SubtleEmphasis"/>
                <w:b w:val="0"/>
                <w:i w:val="0"/>
                <w:color w:val="auto"/>
                <w:sz w:val="24"/>
              </w:rPr>
            </w:pPr>
            <w:del w:id="356" w:author="Genya Gluckman" w:date="2015-09-01T11:09:00Z">
              <w:r w:rsidRPr="006575CE" w:rsidDel="004D1124">
                <w:rPr>
                  <w:rStyle w:val="SubtleEmphasis"/>
                  <w:color w:val="auto"/>
                  <w:sz w:val="24"/>
                </w:rPr>
                <w:delText xml:space="preserve">Stakeholders and Interests: </w:delText>
              </w:r>
            </w:del>
          </w:p>
          <w:p w14:paraId="44B64C53" w14:textId="09D8E16B" w:rsidR="003178CB" w:rsidRPr="006575CE" w:rsidDel="004D1124" w:rsidRDefault="003178CB" w:rsidP="0068520B">
            <w:pPr>
              <w:rPr>
                <w:del w:id="357" w:author="Genya Gluckman" w:date="2015-09-01T11:09:00Z"/>
                <w:lang w:val="en-US"/>
              </w:rPr>
            </w:pPr>
            <w:del w:id="358" w:author="Genya Gluckman" w:date="2015-09-01T11:09:00Z">
              <w:r w:rsidRPr="006575CE" w:rsidDel="004D1124">
                <w:rPr>
                  <w:lang w:val="en-US"/>
                </w:rPr>
                <w:delText xml:space="preserve">Teachers – to access </w:delText>
              </w:r>
              <w:r w:rsidR="0068520B" w:rsidRPr="006575CE" w:rsidDel="004D1124">
                <w:rPr>
                  <w:lang w:val="en-US"/>
                </w:rPr>
                <w:delText>course</w:delText>
              </w:r>
              <w:r w:rsidRPr="006575CE" w:rsidDel="004D1124">
                <w:rPr>
                  <w:lang w:val="en-US"/>
                </w:rPr>
                <w:delText xml:space="preserve"> content and assessments</w:delText>
              </w:r>
            </w:del>
          </w:p>
        </w:tc>
      </w:tr>
      <w:tr w:rsidR="006575CE" w:rsidRPr="006575CE" w:rsidDel="004D1124" w14:paraId="3C8A9E48" w14:textId="3678AE11" w:rsidTr="003178CB">
        <w:trPr>
          <w:trHeight w:val="1119"/>
          <w:del w:id="359" w:author="Genya Gluckman" w:date="2015-09-01T11:09:00Z"/>
        </w:trPr>
        <w:tc>
          <w:tcPr>
            <w:tcW w:w="9016" w:type="dxa"/>
            <w:gridSpan w:val="4"/>
            <w:shd w:val="clear" w:color="auto" w:fill="auto"/>
          </w:tcPr>
          <w:p w14:paraId="70D51A2F" w14:textId="02141DA4" w:rsidR="003178CB" w:rsidRPr="006575CE" w:rsidDel="004D1124" w:rsidRDefault="003178CB" w:rsidP="003178CB">
            <w:pPr>
              <w:pStyle w:val="Subtitle"/>
              <w:spacing w:before="240"/>
              <w:rPr>
                <w:del w:id="360" w:author="Genya Gluckman" w:date="2015-09-01T11:09:00Z"/>
                <w:rStyle w:val="SubtleEmphasis"/>
                <w:color w:val="auto"/>
                <w:sz w:val="24"/>
              </w:rPr>
            </w:pPr>
            <w:del w:id="361" w:author="Genya Gluckman" w:date="2015-09-01T11:09:00Z">
              <w:r w:rsidRPr="006575CE" w:rsidDel="004D1124">
                <w:rPr>
                  <w:rStyle w:val="SubtleEmphasis"/>
                  <w:color w:val="auto"/>
                  <w:sz w:val="24"/>
                </w:rPr>
                <w:delText>Brief Description:</w:delText>
              </w:r>
            </w:del>
          </w:p>
          <w:p w14:paraId="3A5A7D6D" w14:textId="50FA8978" w:rsidR="003178CB" w:rsidRPr="006575CE" w:rsidDel="004D1124" w:rsidRDefault="003178CB" w:rsidP="00636B4E">
            <w:pPr>
              <w:rPr>
                <w:del w:id="362" w:author="Genya Gluckman" w:date="2015-09-01T11:09:00Z"/>
                <w:lang w:val="en-US"/>
              </w:rPr>
            </w:pPr>
            <w:del w:id="363" w:author="Genya Gluckman" w:date="2015-09-01T11:09:00Z">
              <w:r w:rsidRPr="006575CE" w:rsidDel="004D1124">
                <w:rPr>
                  <w:lang w:val="en-US"/>
                </w:rPr>
                <w:delText xml:space="preserve">A staff member uploads </w:delText>
              </w:r>
              <w:r w:rsidR="00636B4E" w:rsidRPr="006575CE" w:rsidDel="004D1124">
                <w:rPr>
                  <w:lang w:val="en-US"/>
                </w:rPr>
                <w:delText xml:space="preserve">course </w:delText>
              </w:r>
              <w:r w:rsidRPr="006575CE" w:rsidDel="004D1124">
                <w:rPr>
                  <w:lang w:val="en-US"/>
                </w:rPr>
                <w:delText>content and assessments received from third parties in order for teachers to access the content and complete assessments on the website to earn their CP</w:delText>
              </w:r>
              <w:r w:rsidR="00122DA1" w:rsidRPr="006575CE" w:rsidDel="004D1124">
                <w:rPr>
                  <w:lang w:val="en-US"/>
                </w:rPr>
                <w:delText>T</w:delText>
              </w:r>
              <w:r w:rsidRPr="006575CE" w:rsidDel="004D1124">
                <w:rPr>
                  <w:lang w:val="en-US"/>
                </w:rPr>
                <w:delText>D points.</w:delText>
              </w:r>
            </w:del>
          </w:p>
        </w:tc>
      </w:tr>
      <w:tr w:rsidR="006575CE" w:rsidRPr="006575CE" w:rsidDel="004D1124" w14:paraId="1BD170EB" w14:textId="360704A5" w:rsidTr="003178CB">
        <w:trPr>
          <w:trHeight w:val="1119"/>
          <w:del w:id="364" w:author="Genya Gluckman" w:date="2015-09-01T11:09:00Z"/>
        </w:trPr>
        <w:tc>
          <w:tcPr>
            <w:tcW w:w="9016" w:type="dxa"/>
            <w:gridSpan w:val="4"/>
            <w:shd w:val="clear" w:color="auto" w:fill="auto"/>
          </w:tcPr>
          <w:p w14:paraId="2CE70846" w14:textId="646B2061" w:rsidR="003178CB" w:rsidRPr="006575CE" w:rsidDel="004D1124" w:rsidRDefault="003178CB" w:rsidP="003178CB">
            <w:pPr>
              <w:pStyle w:val="Subtitle"/>
              <w:spacing w:before="240"/>
              <w:rPr>
                <w:del w:id="365" w:author="Genya Gluckman" w:date="2015-09-01T11:09:00Z"/>
                <w:i/>
                <w:iCs/>
                <w:sz w:val="24"/>
              </w:rPr>
            </w:pPr>
            <w:del w:id="366" w:author="Genya Gluckman" w:date="2015-09-01T11:09:00Z">
              <w:r w:rsidRPr="006575CE" w:rsidDel="004D1124">
                <w:rPr>
                  <w:rStyle w:val="SubtleEmphasis"/>
                  <w:color w:val="auto"/>
                  <w:sz w:val="24"/>
                </w:rPr>
                <w:delText>Preconditions:</w:delText>
              </w:r>
            </w:del>
          </w:p>
          <w:p w14:paraId="36353049" w14:textId="54E976FF" w:rsidR="003178CB" w:rsidRPr="006575CE" w:rsidDel="004D1124" w:rsidRDefault="003178CB" w:rsidP="003178CB">
            <w:pPr>
              <w:pStyle w:val="ListParagraph"/>
              <w:numPr>
                <w:ilvl w:val="0"/>
                <w:numId w:val="29"/>
              </w:numPr>
              <w:rPr>
                <w:del w:id="367" w:author="Genya Gluckman" w:date="2015-09-01T11:09:00Z"/>
                <w:lang w:val="en-US"/>
              </w:rPr>
            </w:pPr>
            <w:del w:id="368" w:author="Genya Gluckman" w:date="2015-09-01T11:09:00Z">
              <w:r w:rsidRPr="006575CE" w:rsidDel="004D1124">
                <w:rPr>
                  <w:lang w:val="en-US"/>
                </w:rPr>
                <w:delText xml:space="preserve">Staff member needs to be logged in to access the webpage </w:delText>
              </w:r>
            </w:del>
          </w:p>
          <w:p w14:paraId="318A259B" w14:textId="69BDEBAC" w:rsidR="003178CB" w:rsidRPr="006575CE" w:rsidDel="004D1124" w:rsidRDefault="00A70D59" w:rsidP="003178CB">
            <w:pPr>
              <w:pStyle w:val="ListParagraph"/>
              <w:numPr>
                <w:ilvl w:val="0"/>
                <w:numId w:val="28"/>
              </w:numPr>
              <w:rPr>
                <w:del w:id="369" w:author="Genya Gluckman" w:date="2015-09-01T11:09:00Z"/>
                <w:lang w:val="en-US"/>
              </w:rPr>
            </w:pPr>
            <w:del w:id="370" w:author="Genya Gluckman" w:date="2015-09-01T11:09:00Z">
              <w:r w:rsidDel="004D1124">
                <w:rPr>
                  <w:lang w:val="en-US"/>
                </w:rPr>
                <w:delText xml:space="preserve">The </w:delText>
              </w:r>
              <w:r w:rsidRPr="001102DF" w:rsidDel="004D1124">
                <w:rPr>
                  <w:lang w:val="en-US"/>
                </w:rPr>
                <w:delText xml:space="preserve"> </w:delText>
              </w:r>
              <w:r w:rsidDel="004D1124">
                <w:rPr>
                  <w:lang w:val="en-US"/>
                </w:rPr>
                <w:delText>s</w:delText>
              </w:r>
              <w:r w:rsidRPr="001102DF" w:rsidDel="004D1124">
                <w:rPr>
                  <w:lang w:val="en-US"/>
                </w:rPr>
                <w:delText xml:space="preserve">taff member </w:delText>
              </w:r>
              <w:r w:rsidDel="004D1124">
                <w:rPr>
                  <w:lang w:val="en-US"/>
                </w:rPr>
                <w:delText>must h</w:delText>
              </w:r>
              <w:r w:rsidRPr="001102DF" w:rsidDel="004D1124">
                <w:rPr>
                  <w:lang w:val="en-US"/>
                </w:rPr>
                <w:delText>ave the right to upload content</w:delText>
              </w:r>
            </w:del>
          </w:p>
        </w:tc>
      </w:tr>
      <w:tr w:rsidR="006575CE" w:rsidRPr="006575CE" w:rsidDel="004D1124" w14:paraId="1D1FEE99" w14:textId="627E1B44" w:rsidTr="003178CB">
        <w:trPr>
          <w:trHeight w:val="1119"/>
          <w:del w:id="371" w:author="Genya Gluckman" w:date="2015-09-01T11:09:00Z"/>
        </w:trPr>
        <w:tc>
          <w:tcPr>
            <w:tcW w:w="9016" w:type="dxa"/>
            <w:gridSpan w:val="4"/>
            <w:shd w:val="clear" w:color="auto" w:fill="auto"/>
          </w:tcPr>
          <w:p w14:paraId="4CE5B765" w14:textId="1F47AA48" w:rsidR="003178CB" w:rsidRPr="006575CE" w:rsidDel="004D1124" w:rsidRDefault="003178CB" w:rsidP="003178CB">
            <w:pPr>
              <w:pStyle w:val="Subtitle"/>
              <w:spacing w:before="240"/>
              <w:rPr>
                <w:del w:id="372" w:author="Genya Gluckman" w:date="2015-09-01T11:09:00Z"/>
                <w:rStyle w:val="SubtleEmphasis"/>
                <w:color w:val="auto"/>
                <w:sz w:val="24"/>
              </w:rPr>
            </w:pPr>
            <w:del w:id="373" w:author="Genya Gluckman" w:date="2015-09-01T11:09:00Z">
              <w:r w:rsidRPr="006575CE" w:rsidDel="004D1124">
                <w:rPr>
                  <w:rStyle w:val="SubtleEmphasis"/>
                  <w:color w:val="auto"/>
                  <w:sz w:val="24"/>
                </w:rPr>
                <w:delText>Post Condition:</w:delText>
              </w:r>
            </w:del>
          </w:p>
          <w:p w14:paraId="23B9773C" w14:textId="3726B1C1" w:rsidR="003178CB" w:rsidRPr="00A70D59" w:rsidDel="004D1124" w:rsidRDefault="00636B4E" w:rsidP="00A70D59">
            <w:pPr>
              <w:pStyle w:val="ListParagraph"/>
              <w:numPr>
                <w:ilvl w:val="0"/>
                <w:numId w:val="34"/>
              </w:numPr>
              <w:rPr>
                <w:del w:id="374" w:author="Genya Gluckman" w:date="2015-09-01T11:09:00Z"/>
                <w:lang w:val="en-US"/>
              </w:rPr>
            </w:pPr>
            <w:del w:id="375" w:author="Genya Gluckman" w:date="2015-09-01T11:09:00Z">
              <w:r w:rsidRPr="00A70D59" w:rsidDel="004D1124">
                <w:rPr>
                  <w:lang w:val="en-US"/>
                </w:rPr>
                <w:delText>C</w:delText>
              </w:r>
              <w:r w:rsidR="003178CB" w:rsidRPr="00A70D59" w:rsidDel="004D1124">
                <w:rPr>
                  <w:lang w:val="en-US"/>
                </w:rPr>
                <w:delText xml:space="preserve">ontent </w:delText>
              </w:r>
              <w:r w:rsidRPr="00A70D59" w:rsidDel="004D1124">
                <w:rPr>
                  <w:lang w:val="en-US"/>
                </w:rPr>
                <w:delText xml:space="preserve">and assessments </w:delText>
              </w:r>
              <w:r w:rsidR="003178CB" w:rsidRPr="00A70D59" w:rsidDel="004D1124">
                <w:rPr>
                  <w:lang w:val="en-US"/>
                </w:rPr>
                <w:delText>must be stored in the database</w:delText>
              </w:r>
            </w:del>
          </w:p>
        </w:tc>
      </w:tr>
      <w:tr w:rsidR="006575CE" w:rsidRPr="006575CE" w:rsidDel="004D1124" w14:paraId="46159072" w14:textId="5B1F55EF" w:rsidTr="003178CB">
        <w:trPr>
          <w:trHeight w:val="836"/>
          <w:del w:id="376" w:author="Genya Gluckman" w:date="2015-09-01T11:09:00Z"/>
        </w:trPr>
        <w:tc>
          <w:tcPr>
            <w:tcW w:w="9016" w:type="dxa"/>
            <w:gridSpan w:val="4"/>
            <w:shd w:val="clear" w:color="auto" w:fill="auto"/>
          </w:tcPr>
          <w:p w14:paraId="6D112717" w14:textId="3EA500E0" w:rsidR="003178CB" w:rsidRPr="006575CE" w:rsidDel="004D1124" w:rsidRDefault="003178CB" w:rsidP="003178CB">
            <w:pPr>
              <w:pStyle w:val="Subtitle"/>
              <w:spacing w:before="240"/>
              <w:rPr>
                <w:del w:id="377" w:author="Genya Gluckman" w:date="2015-09-01T11:09:00Z"/>
              </w:rPr>
            </w:pPr>
            <w:del w:id="378" w:author="Genya Gluckman" w:date="2015-09-01T11:09:00Z">
              <w:r w:rsidRPr="006575CE" w:rsidDel="004D1124">
                <w:rPr>
                  <w:rStyle w:val="SubtleEmphasis"/>
                  <w:color w:val="auto"/>
                  <w:sz w:val="24"/>
                </w:rPr>
                <w:delText xml:space="preserve">Related Use Cases: </w:delText>
              </w:r>
              <w:r w:rsidRPr="006575CE" w:rsidDel="004D1124">
                <w:rPr>
                  <w:rStyle w:val="SubtleEmphasis"/>
                  <w:b w:val="0"/>
                  <w:i w:val="0"/>
                  <w:color w:val="auto"/>
                  <w:sz w:val="24"/>
                </w:rPr>
                <w:delText>None</w:delText>
              </w:r>
            </w:del>
          </w:p>
        </w:tc>
      </w:tr>
      <w:tr w:rsidR="006575CE" w:rsidRPr="006575CE" w:rsidDel="004D1124" w14:paraId="48AE7249" w14:textId="790F0ACD" w:rsidTr="003178CB">
        <w:trPr>
          <w:trHeight w:val="795"/>
          <w:del w:id="379" w:author="Genya Gluckman" w:date="2015-09-01T11:09:00Z"/>
        </w:trPr>
        <w:tc>
          <w:tcPr>
            <w:tcW w:w="9016" w:type="dxa"/>
            <w:gridSpan w:val="4"/>
            <w:shd w:val="clear" w:color="auto" w:fill="auto"/>
          </w:tcPr>
          <w:p w14:paraId="44533F41" w14:textId="73395216" w:rsidR="003178CB" w:rsidRPr="006575CE" w:rsidDel="004D1124" w:rsidRDefault="003178CB" w:rsidP="003178CB">
            <w:pPr>
              <w:pStyle w:val="Subtitle"/>
              <w:spacing w:before="240"/>
              <w:rPr>
                <w:del w:id="380" w:author="Genya Gluckman" w:date="2015-09-01T11:09:00Z"/>
                <w:rStyle w:val="SubtleEmphasis"/>
                <w:color w:val="auto"/>
                <w:sz w:val="24"/>
              </w:rPr>
            </w:pPr>
            <w:del w:id="381" w:author="Genya Gluckman" w:date="2015-09-01T11:09:00Z">
              <w:r w:rsidRPr="006575CE" w:rsidDel="004D1124">
                <w:rPr>
                  <w:rStyle w:val="SubtleEmphasis"/>
                  <w:color w:val="auto"/>
                  <w:sz w:val="24"/>
                </w:rPr>
                <w:delText>Normal Flow of Events:</w:delText>
              </w:r>
            </w:del>
          </w:p>
        </w:tc>
      </w:tr>
      <w:tr w:rsidR="006575CE" w:rsidRPr="006575CE" w:rsidDel="004D1124" w14:paraId="075E19C5" w14:textId="59D1A716" w:rsidTr="003178CB">
        <w:trPr>
          <w:trHeight w:val="186"/>
          <w:del w:id="382" w:author="Genya Gluckman" w:date="2015-09-01T11:09:00Z"/>
        </w:trPr>
        <w:tc>
          <w:tcPr>
            <w:tcW w:w="4508" w:type="dxa"/>
            <w:gridSpan w:val="2"/>
            <w:shd w:val="clear" w:color="auto" w:fill="auto"/>
          </w:tcPr>
          <w:p w14:paraId="676333E8" w14:textId="1591E4B3" w:rsidR="003178CB" w:rsidRPr="006575CE" w:rsidDel="004D1124" w:rsidRDefault="003178CB" w:rsidP="003178CB">
            <w:pPr>
              <w:pStyle w:val="Subtitle"/>
              <w:spacing w:before="240"/>
              <w:jc w:val="center"/>
              <w:rPr>
                <w:del w:id="383" w:author="Genya Gluckman" w:date="2015-09-01T11:09:00Z"/>
                <w:rStyle w:val="SubtleEmphasis"/>
                <w:color w:val="auto"/>
                <w:sz w:val="24"/>
              </w:rPr>
            </w:pPr>
            <w:del w:id="384" w:author="Genya Gluckman" w:date="2015-09-01T11:09:00Z">
              <w:r w:rsidRPr="006575CE" w:rsidDel="004D1124">
                <w:rPr>
                  <w:rStyle w:val="SubtleEmphasis"/>
                  <w:color w:val="auto"/>
                  <w:sz w:val="24"/>
                </w:rPr>
                <w:delText>User</w:delText>
              </w:r>
            </w:del>
          </w:p>
        </w:tc>
        <w:tc>
          <w:tcPr>
            <w:tcW w:w="4508" w:type="dxa"/>
            <w:gridSpan w:val="2"/>
            <w:shd w:val="clear" w:color="auto" w:fill="auto"/>
          </w:tcPr>
          <w:p w14:paraId="63CB3FDE" w14:textId="18E66587" w:rsidR="003178CB" w:rsidRPr="006575CE" w:rsidDel="004D1124" w:rsidRDefault="003178CB" w:rsidP="003178CB">
            <w:pPr>
              <w:pStyle w:val="Subtitle"/>
              <w:spacing w:before="240"/>
              <w:jc w:val="center"/>
              <w:rPr>
                <w:del w:id="385" w:author="Genya Gluckman" w:date="2015-09-01T11:09:00Z"/>
                <w:rStyle w:val="SubtleEmphasis"/>
                <w:color w:val="auto"/>
                <w:sz w:val="24"/>
              </w:rPr>
            </w:pPr>
            <w:del w:id="386" w:author="Genya Gluckman" w:date="2015-09-01T11:09:00Z">
              <w:r w:rsidRPr="006575CE" w:rsidDel="004D1124">
                <w:rPr>
                  <w:rStyle w:val="SubtleEmphasis"/>
                  <w:color w:val="auto"/>
                  <w:sz w:val="24"/>
                </w:rPr>
                <w:delText>System</w:delText>
              </w:r>
            </w:del>
          </w:p>
        </w:tc>
      </w:tr>
      <w:tr w:rsidR="006575CE" w:rsidRPr="006575CE" w:rsidDel="004D1124" w14:paraId="3A72C91D" w14:textId="7B8CA57C" w:rsidTr="003178CB">
        <w:trPr>
          <w:trHeight w:val="186"/>
          <w:del w:id="387" w:author="Genya Gluckman" w:date="2015-09-01T11:09:00Z"/>
        </w:trPr>
        <w:tc>
          <w:tcPr>
            <w:tcW w:w="4508" w:type="dxa"/>
            <w:gridSpan w:val="2"/>
            <w:shd w:val="clear" w:color="auto" w:fill="auto"/>
          </w:tcPr>
          <w:p w14:paraId="400F402E" w14:textId="3D32C442" w:rsidR="003178CB" w:rsidRPr="006575CE" w:rsidDel="004D1124" w:rsidRDefault="003178CB" w:rsidP="003178CB">
            <w:pPr>
              <w:pStyle w:val="ListParagraph"/>
              <w:numPr>
                <w:ilvl w:val="0"/>
                <w:numId w:val="20"/>
              </w:numPr>
              <w:rPr>
                <w:del w:id="388" w:author="Genya Gluckman" w:date="2015-09-01T11:09:00Z"/>
                <w:rStyle w:val="SubtleEmphasis"/>
                <w:i w:val="0"/>
                <w:color w:val="auto"/>
              </w:rPr>
            </w:pPr>
            <w:del w:id="389" w:author="Genya Gluckman" w:date="2015-09-01T11:09:00Z">
              <w:r w:rsidRPr="006575CE" w:rsidDel="004D1124">
                <w:rPr>
                  <w:rStyle w:val="SubtleEmphasis"/>
                  <w:i w:val="0"/>
                  <w:color w:val="auto"/>
                </w:rPr>
                <w:delText>Staff member receives content and assessments from third parties and formats it correctly</w:delText>
              </w:r>
            </w:del>
          </w:p>
          <w:p w14:paraId="241E0598" w14:textId="5F9FE5AD" w:rsidR="003178CB" w:rsidRPr="006575CE" w:rsidDel="004D1124" w:rsidRDefault="003178CB" w:rsidP="003178CB">
            <w:pPr>
              <w:pStyle w:val="ListParagraph"/>
              <w:rPr>
                <w:del w:id="390" w:author="Genya Gluckman" w:date="2015-09-01T11:09:00Z"/>
                <w:rStyle w:val="SubtleEmphasis"/>
                <w:i w:val="0"/>
                <w:color w:val="auto"/>
              </w:rPr>
            </w:pPr>
          </w:p>
          <w:p w14:paraId="2EC96CBD" w14:textId="3750B4AF" w:rsidR="003178CB" w:rsidRPr="006575CE" w:rsidDel="004D1124" w:rsidRDefault="003178CB" w:rsidP="00EB330E">
            <w:pPr>
              <w:pStyle w:val="ListParagraph"/>
              <w:numPr>
                <w:ilvl w:val="0"/>
                <w:numId w:val="20"/>
              </w:numPr>
              <w:rPr>
                <w:del w:id="391" w:author="Genya Gluckman" w:date="2015-09-01T11:09:00Z"/>
                <w:rStyle w:val="SubtleEmphasis"/>
                <w:i w:val="0"/>
                <w:color w:val="auto"/>
              </w:rPr>
            </w:pPr>
            <w:del w:id="392" w:author="Genya Gluckman" w:date="2015-09-01T11:09:00Z">
              <w:r w:rsidRPr="006575CE" w:rsidDel="004D1124">
                <w:rPr>
                  <w:rStyle w:val="SubtleEmphasis"/>
                  <w:i w:val="0"/>
                  <w:color w:val="auto"/>
                </w:rPr>
                <w:delText>Staff member indicates location where content and assessments should be uploaded to</w:delText>
              </w:r>
            </w:del>
          </w:p>
        </w:tc>
        <w:tc>
          <w:tcPr>
            <w:tcW w:w="4508" w:type="dxa"/>
            <w:gridSpan w:val="2"/>
            <w:shd w:val="clear" w:color="auto" w:fill="auto"/>
          </w:tcPr>
          <w:p w14:paraId="005D644F" w14:textId="150B878D" w:rsidR="003178CB" w:rsidRPr="006575CE" w:rsidDel="004D1124" w:rsidRDefault="003178CB" w:rsidP="003178CB">
            <w:pPr>
              <w:pStyle w:val="ListParagraph"/>
              <w:numPr>
                <w:ilvl w:val="0"/>
                <w:numId w:val="20"/>
              </w:numPr>
              <w:rPr>
                <w:del w:id="393" w:author="Genya Gluckman" w:date="2015-09-01T11:09:00Z"/>
                <w:rStyle w:val="SubtleEmphasis"/>
                <w:i w:val="0"/>
                <w:color w:val="auto"/>
              </w:rPr>
            </w:pPr>
            <w:del w:id="394" w:author="Genya Gluckman" w:date="2015-09-01T11:09:00Z">
              <w:r w:rsidRPr="006575CE" w:rsidDel="004D1124">
                <w:rPr>
                  <w:rStyle w:val="SubtleEmphasis"/>
                  <w:i w:val="0"/>
                  <w:color w:val="auto"/>
                </w:rPr>
                <w:delText>Upload content and assessments and store it in the database</w:delText>
              </w:r>
            </w:del>
          </w:p>
          <w:p w14:paraId="19DDCF6B" w14:textId="765BF8A6" w:rsidR="003178CB" w:rsidRPr="006575CE" w:rsidDel="004D1124" w:rsidRDefault="003178CB" w:rsidP="003178CB">
            <w:pPr>
              <w:pStyle w:val="ListParagraph"/>
              <w:rPr>
                <w:del w:id="395" w:author="Genya Gluckman" w:date="2015-09-01T11:09:00Z"/>
                <w:rStyle w:val="SubtleEmphasis"/>
                <w:i w:val="0"/>
                <w:color w:val="auto"/>
              </w:rPr>
            </w:pPr>
          </w:p>
          <w:p w14:paraId="6D6AEF7F" w14:textId="6F431514" w:rsidR="003178CB" w:rsidRPr="006575CE" w:rsidDel="004D1124" w:rsidRDefault="003178CB" w:rsidP="00EB330E">
            <w:pPr>
              <w:pStyle w:val="ListParagraph"/>
              <w:numPr>
                <w:ilvl w:val="0"/>
                <w:numId w:val="20"/>
              </w:numPr>
              <w:rPr>
                <w:del w:id="396" w:author="Genya Gluckman" w:date="2015-09-01T11:09:00Z"/>
                <w:rStyle w:val="SubtleEmphasis"/>
                <w:i w:val="0"/>
                <w:color w:val="auto"/>
              </w:rPr>
            </w:pPr>
            <w:del w:id="397" w:author="Genya Gluckman" w:date="2015-09-01T11:09:00Z">
              <w:r w:rsidRPr="006575CE" w:rsidDel="004D1124">
                <w:rPr>
                  <w:rStyle w:val="SubtleEmphasis"/>
                  <w:i w:val="0"/>
                  <w:color w:val="auto"/>
                </w:rPr>
                <w:delText>Display uploaded content and assessments if successfully uploaded</w:delText>
              </w:r>
            </w:del>
          </w:p>
        </w:tc>
      </w:tr>
      <w:tr w:rsidR="006575CE" w:rsidRPr="006575CE" w:rsidDel="004D1124" w14:paraId="3B255BF9" w14:textId="4F812D56" w:rsidTr="003178CB">
        <w:trPr>
          <w:trHeight w:val="186"/>
          <w:del w:id="398" w:author="Genya Gluckman" w:date="2015-09-01T11:09:00Z"/>
        </w:trPr>
        <w:tc>
          <w:tcPr>
            <w:tcW w:w="9016" w:type="dxa"/>
            <w:gridSpan w:val="4"/>
            <w:shd w:val="clear" w:color="auto" w:fill="auto"/>
          </w:tcPr>
          <w:p w14:paraId="609A31D4" w14:textId="17B29996" w:rsidR="003178CB" w:rsidRPr="006575CE" w:rsidDel="004D1124" w:rsidRDefault="003178CB" w:rsidP="003178CB">
            <w:pPr>
              <w:pStyle w:val="Subtitle"/>
              <w:spacing w:before="240"/>
              <w:rPr>
                <w:del w:id="399" w:author="Genya Gluckman" w:date="2015-09-01T11:09:00Z"/>
                <w:rStyle w:val="SubtleEmphasis"/>
                <w:color w:val="auto"/>
                <w:sz w:val="24"/>
              </w:rPr>
            </w:pPr>
            <w:del w:id="400" w:author="Genya Gluckman" w:date="2015-09-01T11:09:00Z">
              <w:r w:rsidRPr="006575CE" w:rsidDel="004D1124">
                <w:rPr>
                  <w:rStyle w:val="SubtleEmphasis"/>
                  <w:color w:val="auto"/>
                  <w:sz w:val="24"/>
                </w:rPr>
                <w:delText>Alternative/Exceptional Flow of Events:</w:delText>
              </w:r>
            </w:del>
          </w:p>
          <w:p w14:paraId="1676791F" w14:textId="4EAB00AF" w:rsidR="003178CB" w:rsidRPr="006575CE" w:rsidDel="004D1124" w:rsidRDefault="003178CB" w:rsidP="003178CB">
            <w:pPr>
              <w:rPr>
                <w:del w:id="401" w:author="Genya Gluckman" w:date="2015-09-01T11:09:00Z"/>
                <w:lang w:val="en-US"/>
              </w:rPr>
            </w:pPr>
            <w:del w:id="402" w:author="Genya Gluckman" w:date="2015-09-01T11:09:00Z">
              <w:r w:rsidRPr="006575CE" w:rsidDel="004D1124">
                <w:rPr>
                  <w:lang w:val="en-US"/>
                </w:rPr>
                <w:delText>1a. Staff member did not receive content and assessments from third parties</w:delText>
              </w:r>
            </w:del>
          </w:p>
          <w:p w14:paraId="5A114B57" w14:textId="4B23DB7F" w:rsidR="003178CB" w:rsidRPr="006575CE" w:rsidDel="004D1124" w:rsidRDefault="003178CB" w:rsidP="003178CB">
            <w:pPr>
              <w:pStyle w:val="ListParagraph"/>
              <w:numPr>
                <w:ilvl w:val="1"/>
                <w:numId w:val="21"/>
              </w:numPr>
              <w:rPr>
                <w:del w:id="403" w:author="Genya Gluckman" w:date="2015-09-01T11:09:00Z"/>
                <w:lang w:val="en-US"/>
              </w:rPr>
            </w:pPr>
            <w:del w:id="404" w:author="Genya Gluckman" w:date="2015-09-01T11:09:00Z">
              <w:r w:rsidRPr="006575CE" w:rsidDel="004D1124">
                <w:rPr>
                  <w:lang w:val="en-US"/>
                </w:rPr>
                <w:delText>Staff member request content from third parties</w:delText>
              </w:r>
            </w:del>
          </w:p>
          <w:p w14:paraId="64842178" w14:textId="39A86450" w:rsidR="003178CB" w:rsidRPr="006575CE" w:rsidDel="004D1124" w:rsidRDefault="003178CB" w:rsidP="003178CB">
            <w:pPr>
              <w:pStyle w:val="ListParagraph"/>
              <w:ind w:left="735"/>
              <w:rPr>
                <w:del w:id="405" w:author="Genya Gluckman" w:date="2015-09-01T11:09:00Z"/>
                <w:lang w:val="en-US"/>
              </w:rPr>
            </w:pPr>
          </w:p>
          <w:p w14:paraId="3C04E2C5" w14:textId="69ADF942" w:rsidR="003178CB" w:rsidRPr="006575CE" w:rsidDel="004D1124" w:rsidRDefault="003178CB" w:rsidP="003178CB">
            <w:pPr>
              <w:rPr>
                <w:del w:id="406" w:author="Genya Gluckman" w:date="2015-09-01T11:09:00Z"/>
                <w:lang w:val="en-US"/>
              </w:rPr>
            </w:pPr>
            <w:del w:id="407" w:author="Genya Gluckman" w:date="2015-09-01T11:09:00Z">
              <w:r w:rsidRPr="006575CE" w:rsidDel="004D1124">
                <w:rPr>
                  <w:lang w:val="en-US"/>
                </w:rPr>
                <w:delText xml:space="preserve">3a. </w:delText>
              </w:r>
              <w:r w:rsidR="00EB330E" w:rsidRPr="006575CE" w:rsidDel="004D1124">
                <w:rPr>
                  <w:lang w:val="en-US"/>
                </w:rPr>
                <w:delText>C</w:delText>
              </w:r>
              <w:r w:rsidRPr="006575CE" w:rsidDel="004D1124">
                <w:rPr>
                  <w:lang w:val="en-US"/>
                </w:rPr>
                <w:delText>ontent and assessments are not uploaded successfully</w:delText>
              </w:r>
            </w:del>
          </w:p>
          <w:p w14:paraId="227C61CE" w14:textId="09456FEA" w:rsidR="003178CB" w:rsidRPr="006575CE" w:rsidDel="004D1124" w:rsidRDefault="003178CB" w:rsidP="003178CB">
            <w:pPr>
              <w:pStyle w:val="ListParagraph"/>
              <w:numPr>
                <w:ilvl w:val="1"/>
                <w:numId w:val="22"/>
              </w:numPr>
              <w:rPr>
                <w:del w:id="408" w:author="Genya Gluckman" w:date="2015-09-01T11:09:00Z"/>
                <w:lang w:val="en-US"/>
              </w:rPr>
            </w:pPr>
            <w:del w:id="409" w:author="Genya Gluckman" w:date="2015-09-01T11:09:00Z">
              <w:r w:rsidRPr="006575CE" w:rsidDel="004D1124">
                <w:rPr>
                  <w:lang w:val="en-US"/>
                </w:rPr>
                <w:delText>System informs staff member of unsuccessful upload</w:delText>
              </w:r>
            </w:del>
          </w:p>
          <w:p w14:paraId="18C0E532" w14:textId="6C95F266" w:rsidR="003178CB" w:rsidRPr="006575CE" w:rsidDel="004D1124" w:rsidRDefault="003178CB" w:rsidP="00EB330E">
            <w:pPr>
              <w:ind w:left="360"/>
              <w:rPr>
                <w:del w:id="410" w:author="Genya Gluckman" w:date="2015-09-01T11:09:00Z"/>
                <w:lang w:val="en-US"/>
              </w:rPr>
            </w:pPr>
            <w:del w:id="411" w:author="Genya Gluckman" w:date="2015-09-01T11:09:00Z">
              <w:r w:rsidRPr="006575CE" w:rsidDel="004D1124">
                <w:rPr>
                  <w:lang w:val="en-US"/>
                </w:rPr>
                <w:delText>3.2 Staff member uploads content and assessments again</w:delText>
              </w:r>
            </w:del>
          </w:p>
        </w:tc>
      </w:tr>
    </w:tbl>
    <w:p w14:paraId="2D1EF2C0" w14:textId="25A0D855" w:rsidR="003178CB" w:rsidDel="004D1124" w:rsidRDefault="003178CB" w:rsidP="00015D34">
      <w:pPr>
        <w:rPr>
          <w:del w:id="412" w:author="Genya Gluckman" w:date="2015-09-01T11:09:00Z"/>
        </w:rPr>
      </w:pPr>
      <w:del w:id="413" w:author="Genya Gluckman" w:date="2015-09-01T11:09:00Z">
        <w:r w:rsidDel="004D1124">
          <w:br w:type="page"/>
        </w:r>
      </w:del>
    </w:p>
    <w:p w14:paraId="0CF33351" w14:textId="478462E5" w:rsidR="00015D34" w:rsidRPr="009130E7" w:rsidDel="004D1124" w:rsidRDefault="00015D34" w:rsidP="00015D34">
      <w:pPr>
        <w:pStyle w:val="Heading2"/>
        <w:rPr>
          <w:del w:id="414" w:author="Genya Gluckman" w:date="2015-09-01T11:09:00Z"/>
        </w:rPr>
      </w:pPr>
      <w:bookmarkStart w:id="415" w:name="_Toc418840297"/>
      <w:del w:id="416" w:author="Genya Gluckman" w:date="2015-09-01T11:09:00Z">
        <w:r w:rsidDel="004D1124">
          <w:delText>3.4</w:delText>
        </w:r>
        <w:r w:rsidRPr="009130E7" w:rsidDel="004D1124">
          <w:delText xml:space="preserve"> </w:delText>
        </w:r>
        <w:r w:rsidDel="004D1124">
          <w:delText>Sequence</w:delText>
        </w:r>
        <w:r w:rsidRPr="009130E7" w:rsidDel="004D1124">
          <w:delText xml:space="preserve"> Diagram</w:delText>
        </w:r>
        <w:bookmarkEnd w:id="415"/>
      </w:del>
    </w:p>
    <w:p w14:paraId="69046E89" w14:textId="274453D4" w:rsidR="00015D34" w:rsidDel="004D1124" w:rsidRDefault="00015D34" w:rsidP="00015D34">
      <w:pPr>
        <w:pStyle w:val="Heading3"/>
        <w:rPr>
          <w:del w:id="417" w:author="Genya Gluckman" w:date="2015-09-01T11:09:00Z"/>
        </w:rPr>
      </w:pPr>
      <w:bookmarkStart w:id="418" w:name="_Toc418840298"/>
      <w:del w:id="419" w:author="Genya Gluckman" w:date="2015-09-01T11:09:00Z">
        <w:r w:rsidDel="004D1124">
          <w:delText>3.4</w:delText>
        </w:r>
        <w:r w:rsidRPr="009130E7" w:rsidDel="004D1124">
          <w:delText xml:space="preserve">.1 </w:delText>
        </w:r>
        <w:r w:rsidDel="004D1124">
          <w:delText xml:space="preserve">Upload </w:delText>
        </w:r>
        <w:r w:rsidR="00A70D59" w:rsidDel="004D1124">
          <w:delText>C</w:delText>
        </w:r>
        <w:r w:rsidDel="004D1124">
          <w:delText>ontent</w:delText>
        </w:r>
        <w:bookmarkEnd w:id="418"/>
        <w:r w:rsidDel="004D1124">
          <w:delText xml:space="preserve"> </w:delText>
        </w:r>
      </w:del>
    </w:p>
    <w:p w14:paraId="6A115BE1" w14:textId="0315229D" w:rsidR="00015D34" w:rsidRPr="00282E0E" w:rsidDel="004D1124" w:rsidRDefault="00015D34" w:rsidP="00015D34">
      <w:pPr>
        <w:rPr>
          <w:del w:id="420" w:author="Genya Gluckman" w:date="2015-09-01T11:09:00Z"/>
        </w:rPr>
      </w:pPr>
      <w:del w:id="421" w:author="Genya Gluckman" w:date="2015-09-01T11:09:00Z">
        <w:r w:rsidDel="004D1124">
          <w:delText xml:space="preserve">The diagram below illustrates the process of </w:delText>
        </w:r>
        <w:r w:rsidR="00A70D59" w:rsidDel="004D1124">
          <w:delText xml:space="preserve">a staff member </w:delText>
        </w:r>
        <w:r w:rsidDel="004D1124">
          <w:delText>uploading content.</w:delText>
        </w:r>
      </w:del>
    </w:p>
    <w:p w14:paraId="36FEA5F9" w14:textId="5C480AF7" w:rsidR="00015D34" w:rsidDel="004D1124" w:rsidRDefault="00015D34" w:rsidP="00015D34">
      <w:pPr>
        <w:jc w:val="center"/>
        <w:rPr>
          <w:del w:id="422" w:author="Genya Gluckman" w:date="2015-09-01T11:09:00Z"/>
        </w:rPr>
      </w:pPr>
      <w:del w:id="423" w:author="Genya Gluckman" w:date="2015-09-01T11:09:00Z">
        <w:r w:rsidDel="004D1124">
          <w:object w:dxaOrig="10515" w:dyaOrig="5865" w14:anchorId="4D7E8FAA">
            <v:shape id="_x0000_i1029" type="#_x0000_t75" style="width:478.2pt;height:266.65pt" o:ole="">
              <v:imagedata r:id="rId27" o:title=""/>
            </v:shape>
            <o:OLEObject Type="Embed" ProgID="Visio.Drawing.15" ShapeID="_x0000_i1029" DrawAspect="Content" ObjectID="_1502620033" r:id="rId28"/>
          </w:object>
        </w:r>
      </w:del>
    </w:p>
    <w:p w14:paraId="62321620" w14:textId="7CDD5742" w:rsidR="00015D34" w:rsidDel="004D1124" w:rsidRDefault="00015D34" w:rsidP="00015D34">
      <w:pPr>
        <w:jc w:val="center"/>
        <w:rPr>
          <w:del w:id="424" w:author="Genya Gluckman" w:date="2015-09-01T11:09:00Z"/>
          <w:i/>
          <w:szCs w:val="24"/>
        </w:rPr>
      </w:pPr>
      <w:del w:id="425" w:author="Genya Gluckman" w:date="2015-09-01T11:09:00Z">
        <w:r w:rsidDel="004D1124">
          <w:rPr>
            <w:i/>
            <w:szCs w:val="24"/>
          </w:rPr>
          <w:delText xml:space="preserve">Figure 3.4 Sequence diagram for uploading content </w:delText>
        </w:r>
      </w:del>
    </w:p>
    <w:p w14:paraId="3687AD35" w14:textId="526989D1" w:rsidR="00015D34" w:rsidDel="004D1124" w:rsidRDefault="00015D34" w:rsidP="00015D34">
      <w:pPr>
        <w:jc w:val="center"/>
        <w:rPr>
          <w:del w:id="426" w:author="Genya Gluckman" w:date="2015-09-01T11:09:00Z"/>
          <w:i/>
          <w:szCs w:val="24"/>
        </w:rPr>
      </w:pPr>
    </w:p>
    <w:p w14:paraId="0E0C8D18" w14:textId="61F1FA56" w:rsidR="00015D34" w:rsidDel="004D1124" w:rsidRDefault="00015D34" w:rsidP="00015D34">
      <w:pPr>
        <w:rPr>
          <w:del w:id="427" w:author="Genya Gluckman" w:date="2015-09-01T11:09:00Z"/>
        </w:rPr>
      </w:pPr>
      <w:del w:id="428" w:author="Genya Gluckman" w:date="2015-09-01T11:09:00Z">
        <w:r w:rsidDel="004D1124">
          <w:delText xml:space="preserve">The Content Management subsystem requires the staff member to be logged in, verified and to have the right to change and/or upload content. </w:delText>
        </w:r>
      </w:del>
    </w:p>
    <w:p w14:paraId="5CB62873" w14:textId="710A6EAC" w:rsidR="00A70D59" w:rsidDel="004D1124" w:rsidRDefault="00A70D59" w:rsidP="00A70D59">
      <w:pPr>
        <w:rPr>
          <w:del w:id="429" w:author="Genya Gluckman" w:date="2015-09-01T11:09:00Z"/>
        </w:rPr>
      </w:pPr>
      <w:del w:id="430" w:author="Genya Gluckman" w:date="2015-09-01T11:09:00Z">
        <w:r w:rsidDel="004D1124">
          <w:delText>Third parties must provide the content and assessments for the staff member to upload so that teachers can access it.</w:delText>
        </w:r>
      </w:del>
    </w:p>
    <w:p w14:paraId="5A5E1F48" w14:textId="3D9D796A" w:rsidR="00015D34" w:rsidRPr="00282E0E" w:rsidDel="004D1124" w:rsidRDefault="00015D34" w:rsidP="00015D34">
      <w:pPr>
        <w:rPr>
          <w:del w:id="431" w:author="Genya Gluckman" w:date="2015-09-01T11:09:00Z"/>
        </w:rPr>
      </w:pPr>
      <w:del w:id="432" w:author="Genya Gluckman" w:date="2015-09-01T11:09:00Z">
        <w:r w:rsidDel="004D1124">
          <w:rPr>
            <w:i/>
            <w:szCs w:val="24"/>
          </w:rPr>
          <w:br w:type="page"/>
        </w:r>
      </w:del>
    </w:p>
    <w:p w14:paraId="67E301D1" w14:textId="6CDB1439" w:rsidR="00015D34" w:rsidRPr="009130E7" w:rsidDel="004D1124" w:rsidRDefault="00015D34" w:rsidP="00015D34">
      <w:pPr>
        <w:pStyle w:val="Heading2"/>
        <w:rPr>
          <w:del w:id="433" w:author="Genya Gluckman" w:date="2015-09-01T11:09:00Z"/>
        </w:rPr>
      </w:pPr>
      <w:bookmarkStart w:id="434" w:name="_Toc418840299"/>
      <w:del w:id="435" w:author="Genya Gluckman" w:date="2015-09-01T11:09:00Z">
        <w:r w:rsidDel="004D1124">
          <w:delText>3.5</w:delText>
        </w:r>
        <w:r w:rsidRPr="009130E7" w:rsidDel="004D1124">
          <w:delText xml:space="preserve"> </w:delText>
        </w:r>
        <w:r w:rsidDel="004D1124">
          <w:delText>State Machine</w:delText>
        </w:r>
        <w:r w:rsidRPr="009130E7" w:rsidDel="004D1124">
          <w:delText xml:space="preserve"> Diagram</w:delText>
        </w:r>
        <w:bookmarkEnd w:id="434"/>
      </w:del>
    </w:p>
    <w:p w14:paraId="0AC9A803" w14:textId="796B2BC3" w:rsidR="00015D34" w:rsidDel="004D1124" w:rsidRDefault="00015D34" w:rsidP="00015D34">
      <w:pPr>
        <w:rPr>
          <w:del w:id="436" w:author="Genya Gluckman" w:date="2015-09-01T11:09:00Z"/>
        </w:rPr>
      </w:pPr>
      <w:del w:id="437" w:author="Genya Gluckman" w:date="2015-09-01T11:09:00Z">
        <w:r w:rsidDel="004D1124">
          <w:delText>The state machine diagram below shows the different states which a content object can be in and how it transitions between them.</w:delText>
        </w:r>
      </w:del>
    </w:p>
    <w:p w14:paraId="753F42F1" w14:textId="1F7ABDAB" w:rsidR="00015D34" w:rsidRPr="009130E7" w:rsidDel="004D1124" w:rsidRDefault="00015D34" w:rsidP="00015D34">
      <w:pPr>
        <w:rPr>
          <w:del w:id="438" w:author="Genya Gluckman" w:date="2015-09-01T11:09:00Z"/>
          <w:szCs w:val="24"/>
        </w:rPr>
      </w:pPr>
    </w:p>
    <w:p w14:paraId="16F81F2D" w14:textId="1CBC9F6F" w:rsidR="00015D34" w:rsidDel="004D1124" w:rsidRDefault="00015D34" w:rsidP="00015D34">
      <w:pPr>
        <w:jc w:val="center"/>
        <w:rPr>
          <w:del w:id="439" w:author="Genya Gluckman" w:date="2015-09-01T11:09:00Z"/>
        </w:rPr>
      </w:pPr>
      <w:del w:id="440" w:author="Genya Gluckman" w:date="2015-09-01T11:09:00Z">
        <w:r w:rsidDel="004D1124">
          <w:object w:dxaOrig="6961" w:dyaOrig="3150" w14:anchorId="0B5A495F">
            <v:shape id="_x0000_i1030" type="#_x0000_t75" style="width:349.35pt;height:157.35pt" o:ole="">
              <v:imagedata r:id="rId29" o:title=""/>
            </v:shape>
            <o:OLEObject Type="Embed" ProgID="Visio.Drawing.15" ShapeID="_x0000_i1030" DrawAspect="Content" ObjectID="_1502620034" r:id="rId30"/>
          </w:object>
        </w:r>
      </w:del>
    </w:p>
    <w:p w14:paraId="47D0AC22" w14:textId="41E1C2A9" w:rsidR="00015D34" w:rsidDel="004D1124" w:rsidRDefault="00015D34" w:rsidP="00015D34">
      <w:pPr>
        <w:jc w:val="center"/>
        <w:rPr>
          <w:del w:id="441" w:author="Genya Gluckman" w:date="2015-09-01T11:09:00Z"/>
          <w:i/>
          <w:szCs w:val="24"/>
        </w:rPr>
      </w:pPr>
      <w:del w:id="442" w:author="Genya Gluckman" w:date="2015-09-01T11:09:00Z">
        <w:r w:rsidDel="004D1124">
          <w:rPr>
            <w:i/>
            <w:szCs w:val="24"/>
          </w:rPr>
          <w:delText xml:space="preserve">Figure 3.5 State machine diagram for subject content </w:delText>
        </w:r>
      </w:del>
    </w:p>
    <w:p w14:paraId="2B686354" w14:textId="0CF5B746" w:rsidR="00015D34" w:rsidDel="004D1124" w:rsidRDefault="00015D34" w:rsidP="00015D34">
      <w:pPr>
        <w:pStyle w:val="Heading2"/>
        <w:rPr>
          <w:del w:id="443" w:author="Genya Gluckman" w:date="2015-09-01T11:09:00Z"/>
        </w:rPr>
      </w:pPr>
    </w:p>
    <w:p w14:paraId="5EB75239" w14:textId="7FCCAB95" w:rsidR="00015D34" w:rsidDel="004D1124" w:rsidRDefault="00015D34" w:rsidP="00015D34">
      <w:pPr>
        <w:rPr>
          <w:del w:id="444" w:author="Genya Gluckman" w:date="2015-09-01T11:09:00Z"/>
        </w:rPr>
      </w:pPr>
      <w:del w:id="445" w:author="Genya Gluckman" w:date="2015-09-01T11:09:00Z">
        <w:r w:rsidDel="004D1124">
          <w:br w:type="page"/>
        </w:r>
      </w:del>
    </w:p>
    <w:p w14:paraId="39DA4433" w14:textId="5A3ED8F4" w:rsidR="00015D34" w:rsidRDefault="00015D34" w:rsidP="00015D34">
      <w:pPr>
        <w:pStyle w:val="Heading1"/>
      </w:pPr>
      <w:bookmarkStart w:id="446" w:name="_Toc418840300"/>
      <w:r>
        <w:rPr>
          <w:color w:val="auto"/>
        </w:rPr>
        <w:t>4</w:t>
      </w:r>
      <w:r>
        <w:t xml:space="preserve">. </w:t>
      </w:r>
      <w:del w:id="447" w:author="Genya Gluckman" w:date="2015-09-01T11:09:00Z">
        <w:r w:rsidDel="004D1124">
          <w:delText xml:space="preserve">Assessment </w:delText>
        </w:r>
      </w:del>
      <w:ins w:id="448" w:author="Genya Gluckman" w:date="2015-09-01T11:09:00Z">
        <w:r w:rsidR="004D1124">
          <w:t xml:space="preserve">Activity </w:t>
        </w:r>
      </w:ins>
      <w:r>
        <w:t>Subsystem</w:t>
      </w:r>
      <w:bookmarkEnd w:id="446"/>
    </w:p>
    <w:p w14:paraId="05773D29" w14:textId="77777777" w:rsidR="00015D34" w:rsidRDefault="00015D34" w:rsidP="00015D34">
      <w:pPr>
        <w:rPr>
          <w:lang w:val="en-US"/>
        </w:rPr>
      </w:pPr>
    </w:p>
    <w:p w14:paraId="4A71FF32" w14:textId="67BBAD80" w:rsidR="00015D34" w:rsidRDefault="00015D34" w:rsidP="00015D34">
      <w:pPr>
        <w:rPr>
          <w:lang w:val="en-US"/>
        </w:rPr>
      </w:pPr>
      <w:r>
        <w:rPr>
          <w:lang w:val="en-US"/>
        </w:rPr>
        <w:t xml:space="preserve">The </w:t>
      </w:r>
      <w:del w:id="449" w:author="Genya Gluckman" w:date="2015-09-01T11:16:00Z">
        <w:r w:rsidDel="00C92EC4">
          <w:rPr>
            <w:lang w:val="en-US"/>
          </w:rPr>
          <w:delText xml:space="preserve">Assessment </w:delText>
        </w:r>
      </w:del>
      <w:ins w:id="450" w:author="Genya Gluckman" w:date="2015-09-01T11:16:00Z">
        <w:r w:rsidR="00C92EC4">
          <w:rPr>
            <w:lang w:val="en-US"/>
          </w:rPr>
          <w:t xml:space="preserve">Activity </w:t>
        </w:r>
      </w:ins>
      <w:r>
        <w:rPr>
          <w:lang w:val="en-US"/>
        </w:rPr>
        <w:t xml:space="preserve">subsystem allows a teacher </w:t>
      </w:r>
      <w:del w:id="451" w:author="Genya Gluckman" w:date="2015-09-01T11:17:00Z">
        <w:r w:rsidDel="004D6013">
          <w:rPr>
            <w:lang w:val="en-US"/>
          </w:rPr>
          <w:delText>to access and complete assessments</w:delText>
        </w:r>
      </w:del>
      <w:ins w:id="452" w:author="Genya Gluckman" w:date="2015-09-01T11:17:00Z">
        <w:r w:rsidR="004D6013">
          <w:rPr>
            <w:lang w:val="en-US"/>
          </w:rPr>
          <w:t>upload Type 1 Activities</w:t>
        </w:r>
      </w:ins>
      <w:r>
        <w:rPr>
          <w:lang w:val="en-US"/>
        </w:rPr>
        <w:t xml:space="preserve">. It allows them to upload proof of completion of Type 1 </w:t>
      </w:r>
      <w:del w:id="453" w:author="Genya Gluckman" w:date="2015-09-01T11:17:00Z">
        <w:r w:rsidDel="004D6013">
          <w:rPr>
            <w:lang w:val="en-US"/>
          </w:rPr>
          <w:delText>and Type 2 assessments</w:delText>
        </w:r>
      </w:del>
      <w:ins w:id="454" w:author="Genya Gluckman" w:date="2015-09-01T11:17:00Z">
        <w:r w:rsidR="004D6013">
          <w:rPr>
            <w:lang w:val="en-US"/>
          </w:rPr>
          <w:t>activities</w:t>
        </w:r>
      </w:ins>
      <w:r>
        <w:rPr>
          <w:lang w:val="en-US"/>
        </w:rPr>
        <w:t xml:space="preserve"> and </w:t>
      </w:r>
      <w:del w:id="455" w:author="Genya Gluckman" w:date="2015-09-01T11:17:00Z">
        <w:r w:rsidDel="004D6013">
          <w:rPr>
            <w:lang w:val="en-US"/>
          </w:rPr>
          <w:delText>to complete Type 3 assessments</w:delText>
        </w:r>
      </w:del>
      <w:ins w:id="456" w:author="Genya Gluckman" w:date="2015-09-01T11:17:00Z">
        <w:r w:rsidR="004D6013">
          <w:rPr>
            <w:lang w:val="en-US"/>
          </w:rPr>
          <w:t>complete a reflection and description of the Activity</w:t>
        </w:r>
      </w:ins>
      <w:r>
        <w:rPr>
          <w:lang w:val="en-US"/>
        </w:rPr>
        <w:t xml:space="preserve">. By completing these </w:t>
      </w:r>
      <w:del w:id="457" w:author="Genya Gluckman" w:date="2015-09-01T11:17:00Z">
        <w:r w:rsidDel="004D6013">
          <w:rPr>
            <w:lang w:val="en-US"/>
          </w:rPr>
          <w:delText>assessments</w:delText>
        </w:r>
      </w:del>
      <w:ins w:id="458" w:author="Genya Gluckman" w:date="2015-09-01T11:17:00Z">
        <w:r w:rsidR="004D6013">
          <w:rPr>
            <w:lang w:val="en-US"/>
          </w:rPr>
          <w:t>Activities</w:t>
        </w:r>
      </w:ins>
      <w:r>
        <w:rPr>
          <w:lang w:val="en-US"/>
        </w:rPr>
        <w:t xml:space="preserve">, they will be </w:t>
      </w:r>
      <w:proofErr w:type="spellStart"/>
      <w:r>
        <w:rPr>
          <w:lang w:val="en-US"/>
        </w:rPr>
        <w:t>awarded</w:t>
      </w:r>
      <w:del w:id="459" w:author="Genya Gluckman" w:date="2015-09-01T11:17:00Z">
        <w:r w:rsidDel="004D6013">
          <w:rPr>
            <w:lang w:val="en-US"/>
          </w:rPr>
          <w:delText xml:space="preserve"> points by the Game Elements subsystem</w:delText>
        </w:r>
      </w:del>
      <w:ins w:id="460" w:author="Genya Gluckman" w:date="2015-09-01T11:17:00Z">
        <w:r w:rsidR="004D6013">
          <w:rPr>
            <w:lang w:val="en-US"/>
          </w:rPr>
          <w:t>both</w:t>
        </w:r>
        <w:proofErr w:type="spellEnd"/>
        <w:r w:rsidR="004D6013">
          <w:rPr>
            <w:lang w:val="en-US"/>
          </w:rPr>
          <w:t xml:space="preserve"> Participation Points as well as CPTD Points</w:t>
        </w:r>
      </w:ins>
      <w:r>
        <w:rPr>
          <w:lang w:val="en-US"/>
        </w:rPr>
        <w:t>.</w:t>
      </w:r>
    </w:p>
    <w:p w14:paraId="5E9D0300" w14:textId="77777777" w:rsidR="00015D34" w:rsidRPr="00C927FC" w:rsidRDefault="00015D34" w:rsidP="00C927FC">
      <w:pPr>
        <w:pStyle w:val="Heading2"/>
      </w:pPr>
      <w:bookmarkStart w:id="461" w:name="_Toc290574094"/>
      <w:bookmarkStart w:id="462" w:name="_Toc418840301"/>
      <w:r w:rsidRPr="00C927FC">
        <w:t>4.1 Activity Diagram</w:t>
      </w:r>
      <w:bookmarkEnd w:id="461"/>
      <w:bookmarkEnd w:id="462"/>
      <w:r w:rsidRPr="00C927FC">
        <w:t xml:space="preserve"> </w:t>
      </w:r>
    </w:p>
    <w:p w14:paraId="48890153" w14:textId="10CB48A2" w:rsidR="00015D34" w:rsidRPr="00C927FC" w:rsidRDefault="00015D34" w:rsidP="00C927FC">
      <w:pPr>
        <w:pStyle w:val="Heading3"/>
      </w:pPr>
      <w:bookmarkStart w:id="463" w:name="_Toc290574095"/>
      <w:bookmarkStart w:id="464" w:name="_Toc418840302"/>
      <w:r w:rsidRPr="00C927FC">
        <w:t xml:space="preserve">4.1.1 Teacher </w:t>
      </w:r>
      <w:del w:id="465" w:author="Genya Gluckman" w:date="2015-09-01T11:18:00Z">
        <w:r w:rsidRPr="00C927FC" w:rsidDel="004B0FED">
          <w:delText>completes Type 3 assessment</w:delText>
        </w:r>
      </w:del>
      <w:bookmarkEnd w:id="463"/>
      <w:bookmarkEnd w:id="464"/>
      <w:ins w:id="466" w:author="Genya Gluckman" w:date="2015-09-01T11:18:00Z">
        <w:r w:rsidR="004B0FED">
          <w:t>uploads Type 1 Activity</w:t>
        </w:r>
      </w:ins>
    </w:p>
    <w:p w14:paraId="02513B49" w14:textId="1AAF9596" w:rsidR="00EC6FFF" w:rsidRPr="00726528" w:rsidRDefault="007C1EA8" w:rsidP="00015D34">
      <w:pPr>
        <w:keepNext/>
        <w:keepLines/>
        <w:spacing w:before="40" w:after="0"/>
        <w:outlineLvl w:val="2"/>
        <w:rPr>
          <w:rFonts w:eastAsiaTheme="majorEastAsia" w:cstheme="majorBidi"/>
          <w:b/>
          <w:szCs w:val="24"/>
          <w:lang w:val="en-US"/>
        </w:rPr>
      </w:pPr>
      <w:ins w:id="467" w:author="Genya Gluckman" w:date="2015-09-01T11:16:00Z">
        <w:r>
          <w:object w:dxaOrig="8431" w:dyaOrig="10531" w14:anchorId="7D06CCE4">
            <v:shape id="_x0000_i1053" type="#_x0000_t75" style="width:372.45pt;height:464.9pt" o:ole="">
              <v:imagedata r:id="rId31" o:title=""/>
            </v:shape>
            <o:OLEObject Type="Embed" ProgID="Visio.Drawing.15" ShapeID="_x0000_i1053" DrawAspect="Content" ObjectID="_1502620035" r:id="rId32"/>
          </w:object>
        </w:r>
      </w:ins>
      <w:bookmarkStart w:id="468" w:name="_GoBack"/>
      <w:bookmarkEnd w:id="468"/>
    </w:p>
    <w:p w14:paraId="280030AE" w14:textId="77663D00" w:rsidR="004C428B" w:rsidRDefault="00EC6FFF" w:rsidP="00015D34">
      <w:pPr>
        <w:jc w:val="center"/>
      </w:pPr>
      <w:del w:id="469" w:author="Genya Gluckman" w:date="2015-09-01T11:16:00Z">
        <w:r w:rsidDel="00C92EC4">
          <w:object w:dxaOrig="8431" w:dyaOrig="10531" w14:anchorId="41B9A5B3">
            <v:shape id="_x0000_i1031" type="#_x0000_t75" style="width:316.45pt;height:392.9pt" o:ole="">
              <v:imagedata r:id="rId33" o:title=""/>
            </v:shape>
            <o:OLEObject Type="Embed" ProgID="Visio.Drawing.15" ShapeID="_x0000_i1031" DrawAspect="Content" ObjectID="_1502620036" r:id="rId34"/>
          </w:object>
        </w:r>
      </w:del>
    </w:p>
    <w:p w14:paraId="71EB1DDD" w14:textId="19685350" w:rsidR="00015D34" w:rsidRPr="00726528" w:rsidRDefault="00015D34" w:rsidP="00015D34">
      <w:pPr>
        <w:jc w:val="center"/>
        <w:rPr>
          <w:i/>
          <w:lang w:val="en-US"/>
        </w:rPr>
      </w:pPr>
      <w:r w:rsidRPr="00726528">
        <w:rPr>
          <w:i/>
          <w:lang w:val="en-US"/>
        </w:rPr>
        <w:t xml:space="preserve">Figure 4.1 Activity diagram for teacher </w:t>
      </w:r>
      <w:del w:id="470" w:author="Genya Gluckman" w:date="2015-09-01T11:18:00Z">
        <w:r w:rsidRPr="00726528" w:rsidDel="006031C3">
          <w:rPr>
            <w:i/>
            <w:lang w:val="en-US"/>
          </w:rPr>
          <w:delText xml:space="preserve">completing </w:delText>
        </w:r>
        <w:r w:rsidR="00A70D59" w:rsidDel="006031C3">
          <w:rPr>
            <w:i/>
            <w:lang w:val="en-US"/>
          </w:rPr>
          <w:delText xml:space="preserve">Type 3 </w:delText>
        </w:r>
        <w:r w:rsidRPr="00726528" w:rsidDel="006031C3">
          <w:rPr>
            <w:i/>
            <w:lang w:val="en-US"/>
          </w:rPr>
          <w:delText>assessment</w:delText>
        </w:r>
      </w:del>
      <w:proofErr w:type="spellStart"/>
      <w:ins w:id="471" w:author="Genya Gluckman" w:date="2015-09-01T11:18:00Z">
        <w:r w:rsidR="006031C3">
          <w:rPr>
            <w:i/>
            <w:lang w:val="en-US"/>
          </w:rPr>
          <w:t>uploadingType</w:t>
        </w:r>
        <w:proofErr w:type="spellEnd"/>
        <w:r w:rsidR="006031C3">
          <w:rPr>
            <w:i/>
            <w:lang w:val="en-US"/>
          </w:rPr>
          <w:t xml:space="preserve"> 1 Activity</w:t>
        </w:r>
      </w:ins>
      <w:r w:rsidRPr="00726528">
        <w:rPr>
          <w:i/>
          <w:lang w:val="en-US"/>
        </w:rPr>
        <w:t xml:space="preserve"> </w:t>
      </w:r>
    </w:p>
    <w:p w14:paraId="63E5A4CA" w14:textId="77777777" w:rsidR="00015D34" w:rsidRPr="00726528" w:rsidRDefault="00015D34" w:rsidP="00015D34">
      <w:pPr>
        <w:jc w:val="center"/>
        <w:rPr>
          <w:i/>
          <w:lang w:val="en-US"/>
        </w:rPr>
      </w:pPr>
    </w:p>
    <w:p w14:paraId="7BEFBCCF" w14:textId="77777777" w:rsidR="00015D34" w:rsidRDefault="00015D34" w:rsidP="00C927FC">
      <w:pPr>
        <w:pStyle w:val="Heading2"/>
        <w:rPr>
          <w:b w:val="0"/>
          <w:lang w:val="en-US"/>
        </w:rPr>
      </w:pPr>
      <w:r w:rsidRPr="00726528">
        <w:rPr>
          <w:lang w:val="en-US"/>
        </w:rPr>
        <w:br w:type="page"/>
      </w:r>
      <w:bookmarkStart w:id="472" w:name="_Toc290574096"/>
      <w:bookmarkStart w:id="473" w:name="_Toc418840303"/>
      <w:r w:rsidRPr="00C927FC">
        <w:lastRenderedPageBreak/>
        <w:t>4.2 Use Case Diagram</w:t>
      </w:r>
      <w:bookmarkEnd w:id="472"/>
      <w:bookmarkEnd w:id="473"/>
    </w:p>
    <w:p w14:paraId="070267E0" w14:textId="40716A86" w:rsidR="0079142C" w:rsidRDefault="0079142C" w:rsidP="0079142C">
      <w:r>
        <w:t xml:space="preserve">The use case diagram of the </w:t>
      </w:r>
      <w:del w:id="474" w:author="Genya Gluckman" w:date="2015-09-01T11:18:00Z">
        <w:r w:rsidDel="006031C3">
          <w:delText xml:space="preserve">Assessment </w:delText>
        </w:r>
      </w:del>
      <w:ins w:id="475" w:author="Genya Gluckman" w:date="2015-09-01T11:18:00Z">
        <w:r w:rsidR="006031C3">
          <w:t>Activity</w:t>
        </w:r>
        <w:r w:rsidR="006031C3">
          <w:t xml:space="preserve"> </w:t>
        </w:r>
      </w:ins>
      <w:r>
        <w:t xml:space="preserve">subsystem shows the various use cases that can be executed within the subsystem. </w:t>
      </w:r>
    </w:p>
    <w:p w14:paraId="0DF97B43" w14:textId="77777777" w:rsidR="00F74A7C" w:rsidRDefault="00F74A7C" w:rsidP="00015D34">
      <w:pPr>
        <w:keepNext/>
        <w:keepLines/>
        <w:spacing w:before="40" w:after="0"/>
        <w:outlineLvl w:val="1"/>
        <w:rPr>
          <w:rFonts w:eastAsiaTheme="majorEastAsia" w:cstheme="majorBidi"/>
          <w:b/>
          <w:color w:val="000000" w:themeColor="text1"/>
          <w:sz w:val="28"/>
          <w:szCs w:val="26"/>
          <w:lang w:val="en-US"/>
        </w:rPr>
      </w:pPr>
    </w:p>
    <w:p w14:paraId="57FD96C5" w14:textId="101F84DE" w:rsidR="00F41C54" w:rsidRPr="00726528" w:rsidRDefault="0009146E" w:rsidP="00E70A0A">
      <w:pPr>
        <w:jc w:val="center"/>
        <w:rPr>
          <w:rFonts w:eastAsiaTheme="majorEastAsia" w:cstheme="majorBidi"/>
          <w:b/>
          <w:color w:val="000000" w:themeColor="text1"/>
          <w:sz w:val="28"/>
          <w:szCs w:val="26"/>
          <w:lang w:val="en-US"/>
        </w:rPr>
      </w:pPr>
      <w:del w:id="476" w:author="Genya Gluckman" w:date="2015-09-01T11:24:00Z">
        <w:r w:rsidDel="0028170E">
          <w:object w:dxaOrig="12046" w:dyaOrig="6706" w14:anchorId="79ABC0D0">
            <v:shape id="_x0000_i1032" type="#_x0000_t75" style="width:450.65pt;height:251.55pt" o:ole="">
              <v:imagedata r:id="rId35" o:title=""/>
            </v:shape>
            <o:OLEObject Type="Embed" ProgID="Visio.Drawing.15" ShapeID="_x0000_i1032" DrawAspect="Content" ObjectID="_1502620037" r:id="rId36"/>
          </w:object>
        </w:r>
      </w:del>
      <w:ins w:id="477" w:author="Genya Gluckman" w:date="2015-09-01T11:24:00Z">
        <w:r w:rsidR="0028170E">
          <w:object w:dxaOrig="11985" w:dyaOrig="6706" w14:anchorId="52A8B1E3">
            <v:shape id="_x0000_i1054" type="#_x0000_t75" style="width:451.55pt;height:252.45pt" o:ole="">
              <v:imagedata r:id="rId37" o:title=""/>
            </v:shape>
            <o:OLEObject Type="Embed" ProgID="Visio.Drawing.15" ShapeID="_x0000_i1054" DrawAspect="Content" ObjectID="_1502620038" r:id="rId38"/>
          </w:object>
        </w:r>
      </w:ins>
    </w:p>
    <w:p w14:paraId="11434CE8" w14:textId="682D7BDF" w:rsidR="00015D34" w:rsidRPr="00726528" w:rsidRDefault="00015D34" w:rsidP="00015D34">
      <w:pPr>
        <w:jc w:val="center"/>
        <w:rPr>
          <w:noProof/>
          <w:lang w:eastAsia="en-ZA"/>
        </w:rPr>
      </w:pPr>
      <w:r w:rsidRPr="00726528">
        <w:rPr>
          <w:i/>
          <w:noProof/>
          <w:lang w:eastAsia="en-ZA"/>
        </w:rPr>
        <w:t xml:space="preserve">Figure 4.2 Use case diagram for </w:t>
      </w:r>
      <w:del w:id="478" w:author="Genya Gluckman" w:date="2015-09-01T11:24:00Z">
        <w:r w:rsidRPr="00726528" w:rsidDel="0028170E">
          <w:rPr>
            <w:i/>
            <w:noProof/>
            <w:lang w:eastAsia="en-ZA"/>
          </w:rPr>
          <w:delText xml:space="preserve">Assessment </w:delText>
        </w:r>
      </w:del>
      <w:ins w:id="479" w:author="Genya Gluckman" w:date="2015-09-01T11:24:00Z">
        <w:r w:rsidR="0028170E">
          <w:rPr>
            <w:i/>
            <w:noProof/>
            <w:lang w:eastAsia="en-ZA"/>
          </w:rPr>
          <w:t>Activity</w:t>
        </w:r>
        <w:r w:rsidR="0028170E" w:rsidRPr="00726528">
          <w:rPr>
            <w:i/>
            <w:noProof/>
            <w:lang w:eastAsia="en-ZA"/>
          </w:rPr>
          <w:t xml:space="preserve"> </w:t>
        </w:r>
      </w:ins>
      <w:r w:rsidRPr="00726528">
        <w:rPr>
          <w:i/>
          <w:noProof/>
          <w:lang w:eastAsia="en-ZA"/>
        </w:rPr>
        <w:t>subsytem</w:t>
      </w:r>
    </w:p>
    <w:p w14:paraId="5DEA1926" w14:textId="77777777" w:rsidR="00015D34" w:rsidRPr="00726528" w:rsidRDefault="00015D34" w:rsidP="00015D34">
      <w:pPr>
        <w:rPr>
          <w:noProof/>
          <w:lang w:eastAsia="en-ZA"/>
        </w:rPr>
      </w:pPr>
      <w:r w:rsidRPr="00726528">
        <w:rPr>
          <w:noProof/>
          <w:lang w:eastAsia="en-ZA"/>
        </w:rPr>
        <w:br w:type="page"/>
      </w:r>
    </w:p>
    <w:p w14:paraId="78D3C1D5" w14:textId="77777777" w:rsidR="00015D34" w:rsidRPr="00C927FC" w:rsidRDefault="00015D34" w:rsidP="00C927FC">
      <w:pPr>
        <w:pStyle w:val="Heading2"/>
      </w:pPr>
      <w:bookmarkStart w:id="480" w:name="_Toc416194500"/>
      <w:bookmarkStart w:id="481" w:name="_Toc418840304"/>
      <w:r w:rsidRPr="00726528">
        <w:lastRenderedPageBreak/>
        <w:t>4.3. Extended Use Case Narrative</w:t>
      </w:r>
      <w:bookmarkEnd w:id="480"/>
      <w:bookmarkEnd w:id="481"/>
      <w:r w:rsidRPr="00726528">
        <w:t xml:space="preserve"> </w:t>
      </w:r>
    </w:p>
    <w:p w14:paraId="6EC01252" w14:textId="0F7F0BA2" w:rsidR="00015D34" w:rsidRPr="00C927FC" w:rsidRDefault="00015D34" w:rsidP="00C927FC">
      <w:pPr>
        <w:pStyle w:val="Heading3"/>
      </w:pPr>
      <w:bookmarkStart w:id="482" w:name="_Toc290574097"/>
      <w:bookmarkStart w:id="483" w:name="_Toc418840305"/>
      <w:r w:rsidRPr="00726528">
        <w:t xml:space="preserve">4.3.1 </w:t>
      </w:r>
      <w:del w:id="484" w:author="Genya Gluckman" w:date="2015-09-01T11:24:00Z">
        <w:r w:rsidRPr="00726528" w:rsidDel="00C0199F">
          <w:delText>Complete assessment</w:delText>
        </w:r>
      </w:del>
      <w:bookmarkEnd w:id="482"/>
      <w:bookmarkEnd w:id="483"/>
      <w:ins w:id="485" w:author="Genya Gluckman" w:date="2015-09-01T11:24:00Z">
        <w:r w:rsidR="00C0199F">
          <w:t>Upload</w:t>
        </w:r>
      </w:ins>
      <w:ins w:id="486" w:author="Genya Gluckman" w:date="2015-09-01T11:25:00Z">
        <w:r w:rsidR="00C0199F">
          <w:t xml:space="preserve"> Type 1</w:t>
        </w:r>
      </w:ins>
      <w:ins w:id="487" w:author="Genya Gluckman" w:date="2015-09-01T11:24:00Z">
        <w:r w:rsidR="00C0199F">
          <w:t xml:space="preserve"> Activity</w:t>
        </w:r>
      </w:ins>
    </w:p>
    <w:p w14:paraId="598BBD10" w14:textId="77777777" w:rsidR="00015D34" w:rsidRPr="00726528" w:rsidRDefault="00015D34" w:rsidP="00015D34"/>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714"/>
        <w:gridCol w:w="987"/>
        <w:gridCol w:w="3521"/>
      </w:tblGrid>
      <w:tr w:rsidR="006575CE" w:rsidRPr="006575CE" w14:paraId="24B8D4B6" w14:textId="77777777" w:rsidTr="00015D34">
        <w:trPr>
          <w:trHeight w:val="839"/>
        </w:trPr>
        <w:tc>
          <w:tcPr>
            <w:tcW w:w="3794" w:type="dxa"/>
            <w:shd w:val="clear" w:color="auto" w:fill="auto"/>
          </w:tcPr>
          <w:p w14:paraId="60E0F098" w14:textId="77777777" w:rsidR="00015D34" w:rsidRPr="006575CE" w:rsidRDefault="00015D34" w:rsidP="00015D34">
            <w:pPr>
              <w:spacing w:before="240"/>
              <w:rPr>
                <w:i/>
                <w:iCs/>
                <w:lang w:val="en-US"/>
              </w:rPr>
            </w:pPr>
            <w:r w:rsidRPr="006575CE">
              <w:rPr>
                <w:b/>
                <w:i/>
                <w:iCs/>
                <w:lang w:val="en-US"/>
              </w:rPr>
              <w:t>Use Case Name:</w:t>
            </w:r>
            <w:r w:rsidRPr="006575CE">
              <w:rPr>
                <w:i/>
                <w:iCs/>
                <w:lang w:val="en-US"/>
              </w:rPr>
              <w:t xml:space="preserve"> </w:t>
            </w:r>
          </w:p>
          <w:p w14:paraId="307AD2A2" w14:textId="317924A1" w:rsidR="00015D34" w:rsidRPr="006575CE" w:rsidRDefault="00015D34" w:rsidP="00015D34">
            <w:pPr>
              <w:spacing w:before="240"/>
              <w:rPr>
                <w:i/>
                <w:iCs/>
                <w:lang w:val="en-US"/>
              </w:rPr>
            </w:pPr>
            <w:del w:id="488" w:author="Genya Gluckman" w:date="2015-09-01T11:25:00Z">
              <w:r w:rsidRPr="006575CE" w:rsidDel="00C0199F">
                <w:delText>Complete Assessment</w:delText>
              </w:r>
            </w:del>
            <w:ins w:id="489" w:author="Genya Gluckman" w:date="2015-09-01T11:25:00Z">
              <w:r w:rsidR="00C0199F">
                <w:t>Upload Type 1 Activity</w:t>
              </w:r>
            </w:ins>
            <w:r w:rsidRPr="006575CE">
              <w:rPr>
                <w:i/>
                <w:iCs/>
                <w:lang w:val="en-US"/>
              </w:rPr>
              <w:t xml:space="preserve"> </w:t>
            </w:r>
          </w:p>
        </w:tc>
        <w:tc>
          <w:tcPr>
            <w:tcW w:w="1701" w:type="dxa"/>
            <w:gridSpan w:val="2"/>
            <w:shd w:val="clear" w:color="auto" w:fill="auto"/>
          </w:tcPr>
          <w:p w14:paraId="72EF5B67" w14:textId="77777777" w:rsidR="00015D34" w:rsidRPr="006575CE" w:rsidRDefault="00015D34" w:rsidP="00015D34">
            <w:pPr>
              <w:spacing w:before="240"/>
              <w:rPr>
                <w:i/>
                <w:iCs/>
                <w:lang w:val="en-US"/>
              </w:rPr>
            </w:pPr>
            <w:r w:rsidRPr="006575CE">
              <w:rPr>
                <w:b/>
                <w:i/>
                <w:iCs/>
                <w:lang w:val="en-US"/>
              </w:rPr>
              <w:t>ID:</w:t>
            </w:r>
            <w:r w:rsidRPr="006575CE">
              <w:rPr>
                <w:i/>
                <w:iCs/>
                <w:lang w:val="en-US"/>
              </w:rPr>
              <w:t xml:space="preserve"> </w:t>
            </w:r>
          </w:p>
          <w:p w14:paraId="6392745A" w14:textId="355D7294" w:rsidR="00015D34" w:rsidRPr="006575CE" w:rsidRDefault="00015D34" w:rsidP="00015D34">
            <w:pPr>
              <w:spacing w:before="240"/>
              <w:rPr>
                <w:i/>
                <w:iCs/>
                <w:lang w:val="en-US"/>
              </w:rPr>
            </w:pPr>
            <w:del w:id="490" w:author="Genya Gluckman" w:date="2015-09-01T11:25:00Z">
              <w:r w:rsidRPr="006575CE" w:rsidDel="00C0199F">
                <w:delText>3</w:delText>
              </w:r>
            </w:del>
            <w:ins w:id="491" w:author="Genya Gluckman" w:date="2015-09-01T11:25:00Z">
              <w:r w:rsidR="00C0199F">
                <w:t>1</w:t>
              </w:r>
            </w:ins>
            <w:r w:rsidRPr="006575CE">
              <w:t>.1</w:t>
            </w:r>
          </w:p>
        </w:tc>
        <w:tc>
          <w:tcPr>
            <w:tcW w:w="3521" w:type="dxa"/>
            <w:shd w:val="clear" w:color="auto" w:fill="auto"/>
          </w:tcPr>
          <w:p w14:paraId="04869D4E" w14:textId="77777777" w:rsidR="00015D34" w:rsidRPr="006575CE" w:rsidRDefault="00015D34" w:rsidP="00015D34">
            <w:pPr>
              <w:spacing w:before="240"/>
              <w:rPr>
                <w:i/>
                <w:iCs/>
                <w:lang w:val="en-US"/>
              </w:rPr>
            </w:pPr>
            <w:r w:rsidRPr="006575CE">
              <w:rPr>
                <w:b/>
                <w:i/>
                <w:iCs/>
                <w:lang w:val="en-US"/>
              </w:rPr>
              <w:t>Importance Level:</w:t>
            </w:r>
            <w:r w:rsidRPr="006575CE">
              <w:rPr>
                <w:i/>
                <w:iCs/>
                <w:lang w:val="en-US"/>
              </w:rPr>
              <w:t xml:space="preserve"> </w:t>
            </w:r>
          </w:p>
          <w:p w14:paraId="3B4D6F6F" w14:textId="77777777" w:rsidR="00015D34" w:rsidRPr="006575CE" w:rsidRDefault="00015D34" w:rsidP="00015D34">
            <w:pPr>
              <w:spacing w:before="240"/>
              <w:rPr>
                <w:i/>
                <w:iCs/>
                <w:lang w:val="en-US"/>
              </w:rPr>
            </w:pPr>
            <w:r w:rsidRPr="006575CE">
              <w:t>High</w:t>
            </w:r>
          </w:p>
        </w:tc>
      </w:tr>
      <w:tr w:rsidR="006575CE" w:rsidRPr="006575CE" w14:paraId="5E91D2C2" w14:textId="77777777" w:rsidTr="00015D34">
        <w:trPr>
          <w:trHeight w:val="695"/>
        </w:trPr>
        <w:tc>
          <w:tcPr>
            <w:tcW w:w="9016" w:type="dxa"/>
            <w:gridSpan w:val="4"/>
            <w:shd w:val="clear" w:color="auto" w:fill="auto"/>
          </w:tcPr>
          <w:p w14:paraId="61C5065C" w14:textId="77777777" w:rsidR="00015D34" w:rsidRPr="006575CE" w:rsidRDefault="00015D34" w:rsidP="00015D34">
            <w:pPr>
              <w:spacing w:before="240"/>
              <w:rPr>
                <w:i/>
                <w:iCs/>
                <w:lang w:val="en-US"/>
              </w:rPr>
            </w:pPr>
            <w:r w:rsidRPr="006575CE">
              <w:rPr>
                <w:b/>
                <w:i/>
                <w:iCs/>
                <w:lang w:val="en-US"/>
              </w:rPr>
              <w:t>Primary Actor:</w:t>
            </w:r>
            <w:r w:rsidRPr="006575CE">
              <w:t xml:space="preserve"> Teacher</w:t>
            </w:r>
          </w:p>
        </w:tc>
      </w:tr>
      <w:tr w:rsidR="006575CE" w:rsidRPr="006575CE" w14:paraId="4B4D974B" w14:textId="77777777" w:rsidTr="00015D34">
        <w:trPr>
          <w:trHeight w:val="1119"/>
        </w:trPr>
        <w:tc>
          <w:tcPr>
            <w:tcW w:w="9016" w:type="dxa"/>
            <w:gridSpan w:val="4"/>
            <w:shd w:val="clear" w:color="auto" w:fill="auto"/>
          </w:tcPr>
          <w:p w14:paraId="1B4F466D" w14:textId="6DA9AB04" w:rsidR="00015D34" w:rsidRPr="006575CE" w:rsidRDefault="00015D34" w:rsidP="00C0199F">
            <w:pPr>
              <w:spacing w:before="240"/>
              <w:rPr>
                <w:i/>
                <w:iCs/>
                <w:lang w:val="en-US"/>
              </w:rPr>
              <w:pPrChange w:id="492" w:author="Genya Gluckman" w:date="2015-09-01T11:25:00Z">
                <w:pPr>
                  <w:framePr w:hSpace="180" w:wrap="around" w:vAnchor="text" w:hAnchor="margin" w:y="98"/>
                  <w:spacing w:before="240"/>
                </w:pPr>
              </w:pPrChange>
            </w:pPr>
            <w:r w:rsidRPr="006575CE">
              <w:rPr>
                <w:b/>
                <w:i/>
                <w:iCs/>
                <w:lang w:val="en-US"/>
              </w:rPr>
              <w:t>Purpose:</w:t>
            </w:r>
            <w:r w:rsidRPr="006575CE">
              <w:rPr>
                <w:i/>
                <w:iCs/>
                <w:lang w:val="en-US"/>
              </w:rPr>
              <w:t xml:space="preserve"> </w:t>
            </w:r>
            <w:r w:rsidRPr="006575CE">
              <w:t xml:space="preserve">For a teacher to </w:t>
            </w:r>
            <w:del w:id="493" w:author="Genya Gluckman" w:date="2015-09-01T11:25:00Z">
              <w:r w:rsidRPr="006575CE" w:rsidDel="00C0199F">
                <w:delText xml:space="preserve">complete </w:delText>
              </w:r>
            </w:del>
            <w:ins w:id="494" w:author="Genya Gluckman" w:date="2015-09-01T11:25:00Z">
              <w:r w:rsidR="00C0199F">
                <w:t>upload</w:t>
              </w:r>
              <w:r w:rsidR="00C0199F" w:rsidRPr="006575CE">
                <w:t xml:space="preserve"> </w:t>
              </w:r>
            </w:ins>
            <w:r w:rsidRPr="006575CE">
              <w:t>a</w:t>
            </w:r>
            <w:del w:id="495" w:author="Genya Gluckman" w:date="2015-09-01T11:25:00Z">
              <w:r w:rsidRPr="006575CE" w:rsidDel="00C0199F">
                <w:delText>n</w:delText>
              </w:r>
            </w:del>
            <w:r w:rsidRPr="006575CE">
              <w:t xml:space="preserve"> </w:t>
            </w:r>
            <w:r w:rsidR="00357470" w:rsidRPr="006575CE">
              <w:t xml:space="preserve">Type </w:t>
            </w:r>
            <w:del w:id="496" w:author="Genya Gluckman" w:date="2015-09-01T11:25:00Z">
              <w:r w:rsidR="00357470" w:rsidRPr="006575CE" w:rsidDel="00C0199F">
                <w:delText xml:space="preserve">3 </w:delText>
              </w:r>
            </w:del>
            <w:ins w:id="497" w:author="Genya Gluckman" w:date="2015-09-01T11:25:00Z">
              <w:r w:rsidR="00C0199F">
                <w:t>1</w:t>
              </w:r>
              <w:r w:rsidR="00C0199F" w:rsidRPr="006575CE">
                <w:t xml:space="preserve"> </w:t>
              </w:r>
            </w:ins>
            <w:del w:id="498" w:author="Genya Gluckman" w:date="2015-09-01T11:25:00Z">
              <w:r w:rsidRPr="006575CE" w:rsidDel="00C0199F">
                <w:delText xml:space="preserve">assessment </w:delText>
              </w:r>
            </w:del>
            <w:ins w:id="499" w:author="Genya Gluckman" w:date="2015-09-01T11:25:00Z">
              <w:r w:rsidR="00C0199F">
                <w:t>activity</w:t>
              </w:r>
              <w:r w:rsidR="00C0199F" w:rsidRPr="006575CE">
                <w:t xml:space="preserve"> </w:t>
              </w:r>
            </w:ins>
            <w:r w:rsidRPr="006575CE">
              <w:t>and obtain CP</w:t>
            </w:r>
            <w:r w:rsidR="00122DA1" w:rsidRPr="006575CE">
              <w:t>T</w:t>
            </w:r>
            <w:r w:rsidRPr="006575CE">
              <w:t>D points through the suc</w:t>
            </w:r>
            <w:r w:rsidR="00357470" w:rsidRPr="006575CE">
              <w:t xml:space="preserve">cessful </w:t>
            </w:r>
            <w:ins w:id="500" w:author="Genya Gluckman" w:date="2015-09-01T11:25:00Z">
              <w:r w:rsidR="00C0199F">
                <w:t xml:space="preserve">upload </w:t>
              </w:r>
            </w:ins>
            <w:del w:id="501" w:author="Genya Gluckman" w:date="2015-09-01T11:25:00Z">
              <w:r w:rsidR="00357470" w:rsidRPr="006575CE" w:rsidDel="00C0199F">
                <w:delText xml:space="preserve">completion </w:delText>
              </w:r>
            </w:del>
            <w:r w:rsidR="00357470" w:rsidRPr="006575CE">
              <w:t xml:space="preserve">of the </w:t>
            </w:r>
            <w:del w:id="502" w:author="Genya Gluckman" w:date="2015-09-01T11:25:00Z">
              <w:r w:rsidR="00357470" w:rsidRPr="006575CE" w:rsidDel="00C0199F">
                <w:delText>assessment</w:delText>
              </w:r>
            </w:del>
            <w:ins w:id="503" w:author="Genya Gluckman" w:date="2015-09-01T11:25:00Z">
              <w:r w:rsidR="00C0199F">
                <w:t>activity</w:t>
              </w:r>
            </w:ins>
          </w:p>
        </w:tc>
      </w:tr>
      <w:tr w:rsidR="006575CE" w:rsidRPr="006575CE" w14:paraId="1B87CAC0" w14:textId="77777777" w:rsidTr="00015D34">
        <w:trPr>
          <w:trHeight w:val="1119"/>
        </w:trPr>
        <w:tc>
          <w:tcPr>
            <w:tcW w:w="9016" w:type="dxa"/>
            <w:gridSpan w:val="4"/>
            <w:shd w:val="clear" w:color="auto" w:fill="auto"/>
          </w:tcPr>
          <w:p w14:paraId="7AB1EDF6" w14:textId="77777777" w:rsidR="00015D34" w:rsidRPr="006575CE" w:rsidRDefault="00015D34" w:rsidP="00015D34">
            <w:pPr>
              <w:spacing w:before="240"/>
              <w:rPr>
                <w:b/>
                <w:i/>
                <w:iCs/>
                <w:lang w:val="en-US"/>
              </w:rPr>
            </w:pPr>
            <w:r w:rsidRPr="006575CE">
              <w:rPr>
                <w:b/>
                <w:i/>
                <w:iCs/>
                <w:lang w:val="en-US"/>
              </w:rPr>
              <w:t>Stakeholders and Interests:</w:t>
            </w:r>
          </w:p>
          <w:p w14:paraId="1702EEC8" w14:textId="5A976433" w:rsidR="00015D34" w:rsidRPr="006575CE" w:rsidRDefault="00015D34" w:rsidP="00015D34">
            <w:pPr>
              <w:rPr>
                <w:lang w:val="en-US"/>
              </w:rPr>
            </w:pPr>
            <w:r w:rsidRPr="006575CE">
              <w:rPr>
                <w:lang w:val="en-US"/>
              </w:rPr>
              <w:t>Teacher - to gain CP</w:t>
            </w:r>
            <w:r w:rsidR="00122DA1" w:rsidRPr="006575CE">
              <w:rPr>
                <w:lang w:val="en-US"/>
              </w:rPr>
              <w:t>T</w:t>
            </w:r>
            <w:r w:rsidRPr="006575CE">
              <w:rPr>
                <w:lang w:val="en-US"/>
              </w:rPr>
              <w:t>D points</w:t>
            </w:r>
          </w:p>
          <w:p w14:paraId="668F1E3C" w14:textId="77777777" w:rsidR="00015D34" w:rsidRPr="006575CE" w:rsidRDefault="00015D34" w:rsidP="00015D34">
            <w:pPr>
              <w:rPr>
                <w:lang w:val="en-US"/>
              </w:rPr>
            </w:pPr>
            <w:r w:rsidRPr="006575CE">
              <w:rPr>
                <w:lang w:val="en-US"/>
              </w:rPr>
              <w:t>School - see progress of teachers</w:t>
            </w:r>
          </w:p>
        </w:tc>
      </w:tr>
      <w:tr w:rsidR="006575CE" w:rsidRPr="006575CE" w14:paraId="38292BB9" w14:textId="77777777" w:rsidTr="00015D34">
        <w:trPr>
          <w:trHeight w:val="1119"/>
        </w:trPr>
        <w:tc>
          <w:tcPr>
            <w:tcW w:w="9016" w:type="dxa"/>
            <w:gridSpan w:val="4"/>
            <w:shd w:val="clear" w:color="auto" w:fill="auto"/>
          </w:tcPr>
          <w:p w14:paraId="4379F141" w14:textId="213F51AE" w:rsidR="00015D34" w:rsidRPr="006575CE" w:rsidRDefault="00015D34" w:rsidP="0008438C">
            <w:pPr>
              <w:spacing w:before="240"/>
              <w:rPr>
                <w:i/>
                <w:iCs/>
                <w:lang w:val="en-US"/>
              </w:rPr>
              <w:pPrChange w:id="504" w:author="Genya Gluckman" w:date="2015-09-01T11:27:00Z">
                <w:pPr>
                  <w:framePr w:hSpace="180" w:wrap="around" w:vAnchor="text" w:hAnchor="margin" w:y="98"/>
                  <w:spacing w:before="240"/>
                </w:pPr>
              </w:pPrChange>
            </w:pPr>
            <w:r w:rsidRPr="006575CE">
              <w:rPr>
                <w:b/>
                <w:i/>
                <w:iCs/>
                <w:lang w:val="en-US"/>
              </w:rPr>
              <w:t>Brief Description:</w:t>
            </w:r>
            <w:r w:rsidRPr="006575CE">
              <w:rPr>
                <w:i/>
                <w:iCs/>
                <w:lang w:val="en-US"/>
              </w:rPr>
              <w:t xml:space="preserve"> </w:t>
            </w:r>
            <w:r w:rsidR="00357470" w:rsidRPr="006575CE">
              <w:t xml:space="preserve">A teacher </w:t>
            </w:r>
            <w:del w:id="505" w:author="Genya Gluckman" w:date="2015-09-01T11:26:00Z">
              <w:r w:rsidR="00357470" w:rsidRPr="006575CE" w:rsidDel="0008438C">
                <w:delText xml:space="preserve">completes </w:delText>
              </w:r>
            </w:del>
            <w:ins w:id="506" w:author="Genya Gluckman" w:date="2015-09-01T11:26:00Z">
              <w:r w:rsidR="0008438C">
                <w:t>uploads</w:t>
              </w:r>
              <w:r w:rsidR="0008438C" w:rsidRPr="006575CE">
                <w:t xml:space="preserve"> </w:t>
              </w:r>
            </w:ins>
            <w:r w:rsidR="00357470" w:rsidRPr="006575CE">
              <w:t xml:space="preserve">a </w:t>
            </w:r>
            <w:ins w:id="507" w:author="Genya Gluckman" w:date="2015-09-01T11:26:00Z">
              <w:r w:rsidR="0008438C" w:rsidRPr="006575CE">
                <w:t xml:space="preserve">Type </w:t>
              </w:r>
              <w:r w:rsidR="0008438C">
                <w:t>1</w:t>
              </w:r>
              <w:r w:rsidR="0008438C" w:rsidRPr="006575CE">
                <w:t xml:space="preserve"> </w:t>
              </w:r>
              <w:r w:rsidR="0008438C">
                <w:t>activity</w:t>
              </w:r>
              <w:r w:rsidR="0008438C" w:rsidRPr="006575CE">
                <w:t xml:space="preserve"> </w:t>
              </w:r>
            </w:ins>
            <w:del w:id="508" w:author="Genya Gluckman" w:date="2015-09-01T11:26:00Z">
              <w:r w:rsidR="00357470" w:rsidRPr="006575CE" w:rsidDel="0008438C">
                <w:delText xml:space="preserve">Type 3 </w:delText>
              </w:r>
              <w:r w:rsidRPr="006575CE" w:rsidDel="0008438C">
                <w:delText xml:space="preserve">assessment which could be in the form of a quiz or an assignment. </w:delText>
              </w:r>
            </w:del>
            <w:ins w:id="509" w:author="Genya Gluckman" w:date="2015-09-01T11:26:00Z">
              <w:r w:rsidR="0008438C">
                <w:t xml:space="preserve">by completing a reflection, description and uploading proof of completion. </w:t>
              </w:r>
            </w:ins>
            <w:r w:rsidRPr="006575CE">
              <w:t xml:space="preserve">After the teacher has </w:t>
            </w:r>
            <w:del w:id="510" w:author="Genya Gluckman" w:date="2015-09-01T11:26:00Z">
              <w:r w:rsidRPr="006575CE" w:rsidDel="0008438C">
                <w:delText xml:space="preserve">completed </w:delText>
              </w:r>
            </w:del>
            <w:ins w:id="511" w:author="Genya Gluckman" w:date="2015-09-01T11:26:00Z">
              <w:r w:rsidR="0008438C">
                <w:t>uploaded</w:t>
              </w:r>
              <w:r w:rsidR="0008438C" w:rsidRPr="006575CE">
                <w:t xml:space="preserve"> </w:t>
              </w:r>
            </w:ins>
            <w:r w:rsidRPr="006575CE">
              <w:t xml:space="preserve">an </w:t>
            </w:r>
            <w:del w:id="512" w:author="Genya Gluckman" w:date="2015-09-01T11:27:00Z">
              <w:r w:rsidRPr="006575CE" w:rsidDel="0008438C">
                <w:delText>assessment</w:delText>
              </w:r>
            </w:del>
            <w:ins w:id="513" w:author="Genya Gluckman" w:date="2015-09-01T11:27:00Z">
              <w:r w:rsidR="0008438C">
                <w:t>activity</w:t>
              </w:r>
            </w:ins>
            <w:r w:rsidR="00A70D59">
              <w:t>,</w:t>
            </w:r>
            <w:r w:rsidRPr="006575CE">
              <w:t xml:space="preserve"> they are awarded internal </w:t>
            </w:r>
            <w:ins w:id="514" w:author="Genya Gluckman" w:date="2015-09-01T11:27:00Z">
              <w:r w:rsidR="0008438C">
                <w:t xml:space="preserve">and external </w:t>
              </w:r>
            </w:ins>
            <w:r w:rsidRPr="006575CE">
              <w:t xml:space="preserve">points. These points are used by the gamification element of the system and to track the progress of teachers. </w:t>
            </w:r>
          </w:p>
        </w:tc>
      </w:tr>
      <w:tr w:rsidR="006575CE" w:rsidRPr="006575CE" w14:paraId="3BCF3E52" w14:textId="77777777" w:rsidTr="00015D34">
        <w:trPr>
          <w:trHeight w:val="1119"/>
        </w:trPr>
        <w:tc>
          <w:tcPr>
            <w:tcW w:w="9016" w:type="dxa"/>
            <w:gridSpan w:val="4"/>
            <w:shd w:val="clear" w:color="auto" w:fill="auto"/>
          </w:tcPr>
          <w:p w14:paraId="1E7F1B45" w14:textId="77777777" w:rsidR="00015D34" w:rsidRPr="006575CE" w:rsidRDefault="00015D34" w:rsidP="00015D34">
            <w:pPr>
              <w:spacing w:before="240"/>
              <w:rPr>
                <w:b/>
                <w:i/>
                <w:iCs/>
                <w:lang w:val="en-US"/>
              </w:rPr>
            </w:pPr>
            <w:r w:rsidRPr="006575CE">
              <w:rPr>
                <w:b/>
                <w:i/>
                <w:iCs/>
                <w:lang w:val="en-US"/>
              </w:rPr>
              <w:t>Preconditions:</w:t>
            </w:r>
          </w:p>
          <w:p w14:paraId="0D45EF5A" w14:textId="77777777" w:rsidR="00015D34" w:rsidRPr="006575CE" w:rsidRDefault="00015D34" w:rsidP="00015D34">
            <w:pPr>
              <w:numPr>
                <w:ilvl w:val="0"/>
                <w:numId w:val="11"/>
              </w:numPr>
              <w:contextualSpacing/>
              <w:rPr>
                <w:lang w:val="en-US"/>
              </w:rPr>
            </w:pPr>
            <w:r w:rsidRPr="006575CE">
              <w:rPr>
                <w:lang w:val="en-US"/>
              </w:rPr>
              <w:t>The teacher must be registered on the system</w:t>
            </w:r>
          </w:p>
          <w:p w14:paraId="4EFBF589" w14:textId="77777777" w:rsidR="00015D34" w:rsidRPr="006575CE" w:rsidDel="00366F69" w:rsidRDefault="00015D34" w:rsidP="00015D34">
            <w:pPr>
              <w:numPr>
                <w:ilvl w:val="0"/>
                <w:numId w:val="11"/>
              </w:numPr>
              <w:contextualSpacing/>
              <w:rPr>
                <w:del w:id="515" w:author="Genya Gluckman" w:date="2015-09-01T11:27:00Z"/>
                <w:lang w:val="en-US"/>
              </w:rPr>
            </w:pPr>
            <w:r w:rsidRPr="006575CE">
              <w:rPr>
                <w:lang w:val="en-US"/>
              </w:rPr>
              <w:t>The teacher must be logged into the system</w:t>
            </w:r>
          </w:p>
          <w:p w14:paraId="33075832" w14:textId="188BAA98" w:rsidR="00015D34" w:rsidRPr="00366F69" w:rsidRDefault="00015D34" w:rsidP="00366F69">
            <w:pPr>
              <w:numPr>
                <w:ilvl w:val="0"/>
                <w:numId w:val="11"/>
              </w:numPr>
              <w:contextualSpacing/>
              <w:rPr>
                <w:lang w:val="en-US"/>
                <w:rPrChange w:id="516" w:author="Genya Gluckman" w:date="2015-09-01T11:27:00Z">
                  <w:rPr>
                    <w:lang w:val="en-US"/>
                  </w:rPr>
                </w:rPrChange>
              </w:rPr>
              <w:pPrChange w:id="517" w:author="Genya Gluckman" w:date="2015-09-01T11:27:00Z">
                <w:pPr>
                  <w:framePr w:hSpace="180" w:wrap="around" w:vAnchor="text" w:hAnchor="margin" w:y="98"/>
                  <w:numPr>
                    <w:numId w:val="11"/>
                  </w:numPr>
                  <w:ind w:left="720" w:hanging="360"/>
                  <w:contextualSpacing/>
                </w:pPr>
              </w:pPrChange>
            </w:pPr>
            <w:del w:id="518" w:author="Genya Gluckman" w:date="2015-09-01T11:27:00Z">
              <w:r w:rsidRPr="00366F69" w:rsidDel="00366F69">
                <w:rPr>
                  <w:lang w:val="en-US"/>
                  <w:rPrChange w:id="519" w:author="Genya Gluckman" w:date="2015-09-01T11:27:00Z">
                    <w:rPr>
                      <w:lang w:val="en-US"/>
                    </w:rPr>
                  </w:rPrChange>
                </w:rPr>
                <w:delText>The teacher must be registered for a course</w:delText>
              </w:r>
            </w:del>
          </w:p>
        </w:tc>
      </w:tr>
      <w:tr w:rsidR="006575CE" w:rsidRPr="006575CE" w14:paraId="5A1E7B6E" w14:textId="77777777" w:rsidTr="00015D34">
        <w:trPr>
          <w:trHeight w:val="1119"/>
        </w:trPr>
        <w:tc>
          <w:tcPr>
            <w:tcW w:w="9016" w:type="dxa"/>
            <w:gridSpan w:val="4"/>
            <w:shd w:val="clear" w:color="auto" w:fill="auto"/>
          </w:tcPr>
          <w:p w14:paraId="1896A68F" w14:textId="77777777" w:rsidR="00015D34" w:rsidRPr="006575CE" w:rsidRDefault="00015D34" w:rsidP="00015D34">
            <w:pPr>
              <w:spacing w:before="240"/>
              <w:rPr>
                <w:b/>
                <w:i/>
                <w:iCs/>
                <w:lang w:val="en-US"/>
              </w:rPr>
            </w:pPr>
            <w:r w:rsidRPr="006575CE">
              <w:rPr>
                <w:b/>
                <w:i/>
                <w:iCs/>
                <w:lang w:val="en-US"/>
              </w:rPr>
              <w:t>Post Condition:</w:t>
            </w:r>
          </w:p>
          <w:p w14:paraId="66807C76" w14:textId="3FE601B2" w:rsidR="00015D34" w:rsidRPr="006575CE" w:rsidDel="00B64950" w:rsidRDefault="00015D34" w:rsidP="00015D34">
            <w:pPr>
              <w:numPr>
                <w:ilvl w:val="0"/>
                <w:numId w:val="12"/>
              </w:numPr>
              <w:contextualSpacing/>
              <w:rPr>
                <w:del w:id="520" w:author="Genya Gluckman" w:date="2015-09-01T11:27:00Z"/>
                <w:lang w:val="en-US"/>
              </w:rPr>
            </w:pPr>
            <w:r w:rsidRPr="006575CE">
              <w:rPr>
                <w:lang w:val="en-US"/>
              </w:rPr>
              <w:t xml:space="preserve">Internal </w:t>
            </w:r>
            <w:ins w:id="521" w:author="Genya Gluckman" w:date="2015-09-01T11:27:00Z">
              <w:r w:rsidR="00B64950">
                <w:rPr>
                  <w:lang w:val="en-US"/>
                </w:rPr>
                <w:t xml:space="preserve">and external </w:t>
              </w:r>
            </w:ins>
            <w:r w:rsidRPr="006575CE">
              <w:rPr>
                <w:lang w:val="en-US"/>
              </w:rPr>
              <w:t>points are awarded</w:t>
            </w:r>
          </w:p>
          <w:p w14:paraId="6A33A3C4" w14:textId="75DBDCFB" w:rsidR="00015D34" w:rsidRPr="00B64950" w:rsidRDefault="00015D34" w:rsidP="00B64950">
            <w:pPr>
              <w:numPr>
                <w:ilvl w:val="0"/>
                <w:numId w:val="12"/>
              </w:numPr>
              <w:contextualSpacing/>
              <w:rPr>
                <w:lang w:val="en-US"/>
                <w:rPrChange w:id="522" w:author="Genya Gluckman" w:date="2015-09-01T11:27:00Z">
                  <w:rPr>
                    <w:lang w:val="en-US"/>
                  </w:rPr>
                </w:rPrChange>
              </w:rPr>
              <w:pPrChange w:id="523" w:author="Genya Gluckman" w:date="2015-09-01T11:27:00Z">
                <w:pPr>
                  <w:framePr w:hSpace="180" w:wrap="around" w:vAnchor="text" w:hAnchor="margin" w:y="98"/>
                  <w:numPr>
                    <w:numId w:val="12"/>
                  </w:numPr>
                  <w:ind w:left="720" w:hanging="360"/>
                  <w:contextualSpacing/>
                </w:pPr>
              </w:pPrChange>
            </w:pPr>
            <w:del w:id="524" w:author="Genya Gluckman" w:date="2015-09-01T11:27:00Z">
              <w:r w:rsidRPr="00B64950" w:rsidDel="00B64950">
                <w:rPr>
                  <w:lang w:val="en-US"/>
                  <w:rPrChange w:id="525" w:author="Genya Gluckman" w:date="2015-09-01T11:27:00Z">
                    <w:rPr>
                      <w:lang w:val="en-US"/>
                    </w:rPr>
                  </w:rPrChange>
                </w:rPr>
                <w:delText>Certificate of completion for the assessment is emailed to the teacher</w:delText>
              </w:r>
            </w:del>
          </w:p>
        </w:tc>
      </w:tr>
      <w:tr w:rsidR="006575CE" w:rsidRPr="006575CE" w14:paraId="70A214C3" w14:textId="77777777" w:rsidTr="00015D34">
        <w:trPr>
          <w:trHeight w:val="1119"/>
        </w:trPr>
        <w:tc>
          <w:tcPr>
            <w:tcW w:w="9016" w:type="dxa"/>
            <w:gridSpan w:val="4"/>
            <w:shd w:val="clear" w:color="auto" w:fill="auto"/>
          </w:tcPr>
          <w:p w14:paraId="5E721402" w14:textId="77777777" w:rsidR="00015D34" w:rsidRPr="006575CE" w:rsidRDefault="00015D34" w:rsidP="00015D34">
            <w:pPr>
              <w:spacing w:before="240"/>
              <w:rPr>
                <w:b/>
                <w:i/>
                <w:iCs/>
                <w:lang w:val="en-US"/>
              </w:rPr>
            </w:pPr>
            <w:r w:rsidRPr="006575CE">
              <w:rPr>
                <w:b/>
                <w:i/>
                <w:iCs/>
                <w:lang w:val="en-US"/>
              </w:rPr>
              <w:t xml:space="preserve">Related Use Cases: </w:t>
            </w:r>
          </w:p>
          <w:p w14:paraId="10FEB3A2" w14:textId="20D4A5BA" w:rsidR="00317F57" w:rsidRPr="006575CE" w:rsidRDefault="005C7827" w:rsidP="00015D34">
            <w:pPr>
              <w:spacing w:before="240"/>
              <w:rPr>
                <w:lang w:val="en-US"/>
              </w:rPr>
            </w:pPr>
            <w:r w:rsidRPr="006575CE">
              <w:rPr>
                <w:lang w:val="en-US"/>
              </w:rPr>
              <w:t xml:space="preserve">&lt;&lt;include&gt;&gt; </w:t>
            </w:r>
            <w:del w:id="526" w:author="Genya Gluckman" w:date="2015-09-01T11:28:00Z">
              <w:r w:rsidRPr="006575CE" w:rsidDel="00E60F95">
                <w:rPr>
                  <w:lang w:val="en-US"/>
                </w:rPr>
                <w:delText>3</w:delText>
              </w:r>
            </w:del>
            <w:ins w:id="527" w:author="Genya Gluckman" w:date="2015-09-01T11:28:00Z">
              <w:r w:rsidR="00E60F95">
                <w:rPr>
                  <w:lang w:val="en-US"/>
                </w:rPr>
                <w:t>1</w:t>
              </w:r>
            </w:ins>
            <w:r w:rsidRPr="006575CE">
              <w:rPr>
                <w:lang w:val="en-US"/>
              </w:rPr>
              <w:t>.2</w:t>
            </w:r>
            <w:r w:rsidR="00317F57" w:rsidRPr="006575CE">
              <w:rPr>
                <w:lang w:val="en-US"/>
              </w:rPr>
              <w:t xml:space="preserve"> </w:t>
            </w:r>
            <w:del w:id="528" w:author="Genya Gluckman" w:date="2015-09-01T11:28:00Z">
              <w:r w:rsidR="00317F57" w:rsidRPr="006575CE" w:rsidDel="00E60F95">
                <w:rPr>
                  <w:lang w:val="en-US"/>
                </w:rPr>
                <w:delText>Mark assessment</w:delText>
              </w:r>
            </w:del>
            <w:ins w:id="529" w:author="Genya Gluckman" w:date="2015-09-01T11:28:00Z">
              <w:r w:rsidR="00E60F95">
                <w:rPr>
                  <w:lang w:val="en-US"/>
                </w:rPr>
                <w:t>Allocate points</w:t>
              </w:r>
            </w:ins>
          </w:p>
          <w:p w14:paraId="49B8FC13" w14:textId="49251071" w:rsidR="00317F57" w:rsidRPr="006575CE" w:rsidRDefault="00317F57" w:rsidP="00317F57">
            <w:pPr>
              <w:spacing w:before="240"/>
              <w:rPr>
                <w:lang w:val="en-US"/>
              </w:rPr>
            </w:pPr>
            <w:r w:rsidRPr="006575CE">
              <w:rPr>
                <w:lang w:val="en-US"/>
              </w:rPr>
              <w:t xml:space="preserve">&lt;&lt;extend&gt;&gt; </w:t>
            </w:r>
            <w:del w:id="530" w:author="Genya Gluckman" w:date="2015-09-01T11:28:00Z">
              <w:r w:rsidR="005C7827" w:rsidRPr="006575CE" w:rsidDel="00E60F95">
                <w:rPr>
                  <w:lang w:val="en-US"/>
                </w:rPr>
                <w:delText>3</w:delText>
              </w:r>
            </w:del>
            <w:ins w:id="531" w:author="Genya Gluckman" w:date="2015-09-01T11:28:00Z">
              <w:r w:rsidR="00E60F95">
                <w:rPr>
                  <w:lang w:val="en-US"/>
                </w:rPr>
                <w:t>1</w:t>
              </w:r>
            </w:ins>
            <w:r w:rsidR="005C7827" w:rsidRPr="006575CE">
              <w:rPr>
                <w:lang w:val="en-US"/>
              </w:rPr>
              <w:t>.4</w:t>
            </w:r>
            <w:r w:rsidRPr="006575CE">
              <w:rPr>
                <w:lang w:val="en-US"/>
              </w:rPr>
              <w:t xml:space="preserve"> </w:t>
            </w:r>
            <w:del w:id="532" w:author="Genya Gluckman" w:date="2015-09-01T11:29:00Z">
              <w:r w:rsidRPr="006575CE" w:rsidDel="00E60F95">
                <w:rPr>
                  <w:lang w:val="en-US"/>
                </w:rPr>
                <w:delText xml:space="preserve">Email certificate of completion </w:delText>
              </w:r>
            </w:del>
            <w:ins w:id="533" w:author="Genya Gluckman" w:date="2015-09-01T11:29:00Z">
              <w:r w:rsidR="00E60F95">
                <w:rPr>
                  <w:lang w:val="en-US"/>
                </w:rPr>
                <w:t>Award badge or trophy</w:t>
              </w:r>
            </w:ins>
          </w:p>
          <w:p w14:paraId="32AEA2A3" w14:textId="0065D533" w:rsidR="00015D34" w:rsidRPr="006575CE" w:rsidRDefault="00015D34" w:rsidP="00957013">
            <w:pPr>
              <w:spacing w:before="240"/>
              <w:rPr>
                <w:i/>
                <w:iCs/>
                <w:lang w:val="en-US"/>
              </w:rPr>
            </w:pPr>
            <w:r w:rsidRPr="006575CE">
              <w:rPr>
                <w:lang w:val="en-US"/>
              </w:rPr>
              <w:t>Game elements</w:t>
            </w:r>
            <w:r w:rsidR="003178CB" w:rsidRPr="006575CE">
              <w:rPr>
                <w:lang w:val="en-US"/>
              </w:rPr>
              <w:t xml:space="preserve"> subsystem: </w:t>
            </w:r>
            <w:r w:rsidR="00957013" w:rsidRPr="006575CE">
              <w:rPr>
                <w:lang w:val="en-US"/>
              </w:rPr>
              <w:t>various use cases</w:t>
            </w:r>
          </w:p>
        </w:tc>
      </w:tr>
      <w:tr w:rsidR="006575CE" w:rsidRPr="006575CE" w14:paraId="41DE00F3" w14:textId="77777777" w:rsidTr="00015D34">
        <w:trPr>
          <w:trHeight w:val="672"/>
        </w:trPr>
        <w:tc>
          <w:tcPr>
            <w:tcW w:w="9016" w:type="dxa"/>
            <w:gridSpan w:val="4"/>
            <w:shd w:val="clear" w:color="auto" w:fill="auto"/>
          </w:tcPr>
          <w:p w14:paraId="15037CF8" w14:textId="77777777" w:rsidR="00015D34" w:rsidRPr="006575CE" w:rsidRDefault="00015D34" w:rsidP="00015D34">
            <w:pPr>
              <w:spacing w:before="240"/>
              <w:rPr>
                <w:i/>
                <w:iCs/>
                <w:lang w:val="en-US"/>
              </w:rPr>
            </w:pPr>
            <w:r w:rsidRPr="006575CE">
              <w:rPr>
                <w:b/>
                <w:i/>
                <w:iCs/>
                <w:lang w:val="en-US"/>
              </w:rPr>
              <w:t>Normal Flow of Events:</w:t>
            </w:r>
          </w:p>
        </w:tc>
      </w:tr>
      <w:tr w:rsidR="006575CE" w:rsidRPr="006575CE" w14:paraId="5E549ACA" w14:textId="77777777" w:rsidTr="00015D34">
        <w:trPr>
          <w:trHeight w:val="186"/>
        </w:trPr>
        <w:tc>
          <w:tcPr>
            <w:tcW w:w="4508" w:type="dxa"/>
            <w:gridSpan w:val="2"/>
            <w:shd w:val="clear" w:color="auto" w:fill="auto"/>
          </w:tcPr>
          <w:p w14:paraId="7CD72F5C" w14:textId="77777777" w:rsidR="00015D34" w:rsidRPr="006575CE" w:rsidRDefault="00015D34" w:rsidP="00015D34">
            <w:pPr>
              <w:spacing w:before="240"/>
              <w:jc w:val="center"/>
              <w:rPr>
                <w:b/>
                <w:lang w:val="en-US"/>
              </w:rPr>
            </w:pPr>
            <w:r w:rsidRPr="006575CE">
              <w:rPr>
                <w:b/>
                <w:i/>
                <w:iCs/>
                <w:lang w:val="en-US"/>
              </w:rPr>
              <w:t>Teacher</w:t>
            </w:r>
          </w:p>
        </w:tc>
        <w:tc>
          <w:tcPr>
            <w:tcW w:w="4508" w:type="dxa"/>
            <w:gridSpan w:val="2"/>
            <w:shd w:val="clear" w:color="auto" w:fill="auto"/>
          </w:tcPr>
          <w:p w14:paraId="6640C864" w14:textId="77777777" w:rsidR="00015D34" w:rsidRPr="006575CE" w:rsidRDefault="00015D34" w:rsidP="00015D34">
            <w:pPr>
              <w:spacing w:before="240"/>
              <w:jc w:val="center"/>
              <w:rPr>
                <w:b/>
                <w:i/>
                <w:iCs/>
                <w:lang w:val="en-US"/>
              </w:rPr>
            </w:pPr>
            <w:r w:rsidRPr="006575CE">
              <w:rPr>
                <w:b/>
                <w:i/>
                <w:iCs/>
                <w:lang w:val="en-US"/>
              </w:rPr>
              <w:t>System</w:t>
            </w:r>
          </w:p>
        </w:tc>
      </w:tr>
      <w:tr w:rsidR="006575CE" w:rsidRPr="006575CE" w14:paraId="1DB5F7F9" w14:textId="77777777" w:rsidTr="00015D34">
        <w:trPr>
          <w:trHeight w:val="186"/>
        </w:trPr>
        <w:tc>
          <w:tcPr>
            <w:tcW w:w="4508" w:type="dxa"/>
            <w:gridSpan w:val="2"/>
            <w:shd w:val="clear" w:color="auto" w:fill="auto"/>
          </w:tcPr>
          <w:p w14:paraId="6EC317E3" w14:textId="365F1045" w:rsidR="00015D34" w:rsidRPr="006575CE" w:rsidRDefault="00015D34" w:rsidP="00015D34">
            <w:pPr>
              <w:numPr>
                <w:ilvl w:val="0"/>
                <w:numId w:val="13"/>
              </w:numPr>
              <w:contextualSpacing/>
              <w:rPr>
                <w:lang w:val="en-US"/>
              </w:rPr>
            </w:pPr>
            <w:del w:id="534" w:author="Genya Gluckman" w:date="2015-09-01T11:29:00Z">
              <w:r w:rsidRPr="006575CE" w:rsidDel="00125651">
                <w:rPr>
                  <w:lang w:val="en-US"/>
                </w:rPr>
                <w:lastRenderedPageBreak/>
                <w:delText>Requests assessment</w:delText>
              </w:r>
            </w:del>
            <w:ins w:id="535" w:author="Genya Gluckman" w:date="2015-09-01T11:29:00Z">
              <w:r w:rsidR="00125651">
                <w:rPr>
                  <w:lang w:val="en-US"/>
                </w:rPr>
                <w:t>Uploads activity</w:t>
              </w:r>
            </w:ins>
          </w:p>
        </w:tc>
        <w:tc>
          <w:tcPr>
            <w:tcW w:w="4508" w:type="dxa"/>
            <w:gridSpan w:val="2"/>
            <w:shd w:val="clear" w:color="auto" w:fill="auto"/>
          </w:tcPr>
          <w:p w14:paraId="4D785DDE" w14:textId="1E0040B0" w:rsidR="00015D34" w:rsidRPr="006575CE" w:rsidRDefault="00015D34" w:rsidP="00015D34">
            <w:pPr>
              <w:numPr>
                <w:ilvl w:val="0"/>
                <w:numId w:val="13"/>
              </w:numPr>
              <w:contextualSpacing/>
              <w:rPr>
                <w:lang w:val="en-US"/>
              </w:rPr>
            </w:pPr>
            <w:del w:id="536" w:author="Genya Gluckman" w:date="2015-09-01T11:29:00Z">
              <w:r w:rsidRPr="006575CE" w:rsidDel="00125651">
                <w:rPr>
                  <w:lang w:val="en-US"/>
                </w:rPr>
                <w:delText>Retrieves assessment from database</w:delText>
              </w:r>
            </w:del>
            <w:ins w:id="537" w:author="Genya Gluckman" w:date="2015-09-01T11:29:00Z">
              <w:r w:rsidR="00125651">
                <w:rPr>
                  <w:lang w:val="en-US"/>
                </w:rPr>
                <w:t>Details stored in the database</w:t>
              </w:r>
            </w:ins>
          </w:p>
        </w:tc>
      </w:tr>
      <w:tr w:rsidR="006575CE" w:rsidRPr="006575CE" w14:paraId="053055A7" w14:textId="77777777" w:rsidTr="00015D34">
        <w:trPr>
          <w:trHeight w:val="186"/>
        </w:trPr>
        <w:tc>
          <w:tcPr>
            <w:tcW w:w="4508" w:type="dxa"/>
            <w:gridSpan w:val="2"/>
            <w:shd w:val="clear" w:color="auto" w:fill="auto"/>
          </w:tcPr>
          <w:p w14:paraId="68F6DBA1" w14:textId="77777777" w:rsidR="00015D34" w:rsidRPr="006575CE" w:rsidRDefault="00015D34" w:rsidP="00015D34">
            <w:pPr>
              <w:ind w:left="720"/>
              <w:contextualSpacing/>
              <w:rPr>
                <w:lang w:val="en-US"/>
              </w:rPr>
            </w:pPr>
          </w:p>
        </w:tc>
        <w:tc>
          <w:tcPr>
            <w:tcW w:w="4508" w:type="dxa"/>
            <w:gridSpan w:val="2"/>
            <w:shd w:val="clear" w:color="auto" w:fill="auto"/>
          </w:tcPr>
          <w:p w14:paraId="615496F6" w14:textId="0EDB5F7C" w:rsidR="00015D34" w:rsidRPr="006575CE" w:rsidRDefault="00C126C5" w:rsidP="00125651">
            <w:pPr>
              <w:numPr>
                <w:ilvl w:val="0"/>
                <w:numId w:val="13"/>
              </w:numPr>
              <w:contextualSpacing/>
              <w:rPr>
                <w:lang w:val="en-US"/>
              </w:rPr>
              <w:pPrChange w:id="538" w:author="Genya Gluckman" w:date="2015-09-01T11:29:00Z">
                <w:pPr>
                  <w:framePr w:hSpace="180" w:wrap="around" w:vAnchor="text" w:hAnchor="margin" w:y="98"/>
                  <w:numPr>
                    <w:numId w:val="13"/>
                  </w:numPr>
                  <w:ind w:left="720" w:hanging="360"/>
                  <w:contextualSpacing/>
                </w:pPr>
              </w:pPrChange>
            </w:pPr>
            <w:del w:id="539" w:author="Genya Gluckman" w:date="2015-09-01T11:31:00Z">
              <w:r w:rsidRPr="006575CE" w:rsidDel="00125651">
                <w:rPr>
                  <w:lang w:val="en-US"/>
                </w:rPr>
                <w:delText>Display</w:delText>
              </w:r>
              <w:r w:rsidR="00015D34" w:rsidRPr="006575CE" w:rsidDel="00125651">
                <w:rPr>
                  <w:lang w:val="en-US"/>
                </w:rPr>
                <w:delText xml:space="preserve"> </w:delText>
              </w:r>
            </w:del>
            <w:del w:id="540" w:author="Genya Gluckman" w:date="2015-09-01T11:29:00Z">
              <w:r w:rsidR="00015D34" w:rsidRPr="006575CE" w:rsidDel="00125651">
                <w:rPr>
                  <w:lang w:val="en-US"/>
                </w:rPr>
                <w:delText xml:space="preserve">assessment </w:delText>
              </w:r>
            </w:del>
            <w:ins w:id="541" w:author="Genya Gluckman" w:date="2015-09-01T11:31:00Z">
              <w:r w:rsidR="00125651">
                <w:rPr>
                  <w:lang w:val="en-US"/>
                </w:rPr>
                <w:t>Allocate internal and external points</w:t>
              </w:r>
            </w:ins>
            <w:ins w:id="542" w:author="Genya Gluckman" w:date="2015-09-01T11:29:00Z">
              <w:r w:rsidR="00125651" w:rsidRPr="006575CE">
                <w:rPr>
                  <w:lang w:val="en-US"/>
                </w:rPr>
                <w:t xml:space="preserve"> </w:t>
              </w:r>
            </w:ins>
          </w:p>
        </w:tc>
      </w:tr>
      <w:tr w:rsidR="006575CE" w:rsidRPr="006575CE" w14:paraId="04725570" w14:textId="77777777" w:rsidTr="00015D34">
        <w:trPr>
          <w:trHeight w:val="186"/>
        </w:trPr>
        <w:tc>
          <w:tcPr>
            <w:tcW w:w="4508" w:type="dxa"/>
            <w:gridSpan w:val="2"/>
            <w:shd w:val="clear" w:color="auto" w:fill="auto"/>
          </w:tcPr>
          <w:p w14:paraId="2A52ABEE" w14:textId="5F1F1172" w:rsidR="00015D34" w:rsidRPr="006575CE" w:rsidRDefault="00015D34" w:rsidP="00015D34">
            <w:pPr>
              <w:numPr>
                <w:ilvl w:val="0"/>
                <w:numId w:val="13"/>
              </w:numPr>
              <w:contextualSpacing/>
              <w:rPr>
                <w:lang w:val="en-US"/>
              </w:rPr>
            </w:pPr>
            <w:del w:id="543" w:author="Genya Gluckman" w:date="2015-09-01T11:31:00Z">
              <w:r w:rsidRPr="006575CE" w:rsidDel="00125651">
                <w:rPr>
                  <w:lang w:val="en-US"/>
                </w:rPr>
                <w:delText>Completes assessment</w:delText>
              </w:r>
            </w:del>
            <w:ins w:id="544" w:author="Genya Gluckman" w:date="2015-09-01T11:31:00Z">
              <w:r w:rsidR="00125651">
                <w:rPr>
                  <w:lang w:val="en-US"/>
                </w:rPr>
                <w:t>Edit activity</w:t>
              </w:r>
            </w:ins>
            <w:r w:rsidRPr="006575CE">
              <w:rPr>
                <w:lang w:val="en-US"/>
              </w:rPr>
              <w:t xml:space="preserve"> </w:t>
            </w:r>
          </w:p>
        </w:tc>
        <w:tc>
          <w:tcPr>
            <w:tcW w:w="4508" w:type="dxa"/>
            <w:gridSpan w:val="2"/>
            <w:shd w:val="clear" w:color="auto" w:fill="auto"/>
          </w:tcPr>
          <w:p w14:paraId="409A8F25" w14:textId="77777777" w:rsidR="00015D34" w:rsidRPr="006575CE" w:rsidRDefault="00015D34" w:rsidP="00015D34">
            <w:pPr>
              <w:ind w:left="720"/>
              <w:contextualSpacing/>
              <w:rPr>
                <w:lang w:val="en-US"/>
              </w:rPr>
            </w:pPr>
          </w:p>
        </w:tc>
      </w:tr>
      <w:tr w:rsidR="006575CE" w:rsidRPr="006575CE" w14:paraId="67654D4D" w14:textId="77777777" w:rsidTr="00015D34">
        <w:trPr>
          <w:trHeight w:val="186"/>
        </w:trPr>
        <w:tc>
          <w:tcPr>
            <w:tcW w:w="4508" w:type="dxa"/>
            <w:gridSpan w:val="2"/>
            <w:shd w:val="clear" w:color="auto" w:fill="auto"/>
          </w:tcPr>
          <w:p w14:paraId="314458BE" w14:textId="77777777" w:rsidR="00015D34" w:rsidRPr="006575CE" w:rsidRDefault="00015D34" w:rsidP="00015D34">
            <w:pPr>
              <w:ind w:left="720"/>
              <w:contextualSpacing/>
              <w:rPr>
                <w:lang w:val="en-US"/>
              </w:rPr>
            </w:pPr>
          </w:p>
        </w:tc>
        <w:tc>
          <w:tcPr>
            <w:tcW w:w="4508" w:type="dxa"/>
            <w:gridSpan w:val="2"/>
            <w:shd w:val="clear" w:color="auto" w:fill="auto"/>
          </w:tcPr>
          <w:p w14:paraId="260D4D90" w14:textId="7524F472" w:rsidR="00015D34" w:rsidRPr="006575CE" w:rsidRDefault="00015D34" w:rsidP="00015D34">
            <w:pPr>
              <w:numPr>
                <w:ilvl w:val="0"/>
                <w:numId w:val="13"/>
              </w:numPr>
              <w:contextualSpacing/>
              <w:rPr>
                <w:lang w:val="en-US"/>
              </w:rPr>
            </w:pPr>
            <w:del w:id="545" w:author="Genya Gluckman" w:date="2015-09-01T11:31:00Z">
              <w:r w:rsidRPr="006575CE" w:rsidDel="00125651">
                <w:rPr>
                  <w:lang w:val="en-US"/>
                </w:rPr>
                <w:delText>Mark assessment</w:delText>
              </w:r>
            </w:del>
            <w:ins w:id="546" w:author="Genya Gluckman" w:date="2015-09-01T11:31:00Z">
              <w:r w:rsidR="00125651">
                <w:rPr>
                  <w:lang w:val="en-US"/>
                </w:rPr>
                <w:t>Changes details in database</w:t>
              </w:r>
            </w:ins>
          </w:p>
        </w:tc>
      </w:tr>
      <w:tr w:rsidR="006575CE" w:rsidRPr="006575CE" w14:paraId="7B0BA167" w14:textId="77777777" w:rsidTr="00015D34">
        <w:trPr>
          <w:trHeight w:val="186"/>
        </w:trPr>
        <w:tc>
          <w:tcPr>
            <w:tcW w:w="4508" w:type="dxa"/>
            <w:gridSpan w:val="2"/>
            <w:shd w:val="clear" w:color="auto" w:fill="auto"/>
          </w:tcPr>
          <w:p w14:paraId="34536175" w14:textId="77777777" w:rsidR="00015D34" w:rsidRPr="006575CE" w:rsidRDefault="00015D34" w:rsidP="00015D34">
            <w:pPr>
              <w:ind w:left="720"/>
              <w:contextualSpacing/>
              <w:rPr>
                <w:lang w:val="en-US"/>
              </w:rPr>
            </w:pPr>
          </w:p>
        </w:tc>
        <w:tc>
          <w:tcPr>
            <w:tcW w:w="4508" w:type="dxa"/>
            <w:gridSpan w:val="2"/>
            <w:shd w:val="clear" w:color="auto" w:fill="auto"/>
          </w:tcPr>
          <w:p w14:paraId="7DCEA136" w14:textId="25C2A53D" w:rsidR="00015D34" w:rsidRPr="006575CE" w:rsidRDefault="00015D34" w:rsidP="00125651">
            <w:pPr>
              <w:contextualSpacing/>
              <w:rPr>
                <w:lang w:val="en-US"/>
              </w:rPr>
              <w:pPrChange w:id="547" w:author="Genya Gluckman" w:date="2015-09-01T11:31:00Z">
                <w:pPr>
                  <w:framePr w:hSpace="180" w:wrap="around" w:vAnchor="text" w:hAnchor="margin" w:y="98"/>
                  <w:numPr>
                    <w:numId w:val="13"/>
                  </w:numPr>
                  <w:ind w:left="720" w:hanging="360"/>
                  <w:contextualSpacing/>
                </w:pPr>
              </w:pPrChange>
            </w:pPr>
            <w:del w:id="548" w:author="Genya Gluckman" w:date="2015-09-01T11:31:00Z">
              <w:r w:rsidRPr="006575CE" w:rsidDel="00125651">
                <w:rPr>
                  <w:lang w:val="en-US"/>
                </w:rPr>
                <w:delText>Award internal points</w:delText>
              </w:r>
            </w:del>
          </w:p>
        </w:tc>
      </w:tr>
      <w:tr w:rsidR="006575CE" w:rsidRPr="006575CE" w14:paraId="396B4696" w14:textId="77777777" w:rsidTr="00015D34">
        <w:trPr>
          <w:trHeight w:val="186"/>
        </w:trPr>
        <w:tc>
          <w:tcPr>
            <w:tcW w:w="9016" w:type="dxa"/>
            <w:gridSpan w:val="4"/>
            <w:shd w:val="clear" w:color="auto" w:fill="auto"/>
          </w:tcPr>
          <w:p w14:paraId="083BF850" w14:textId="77777777" w:rsidR="00015D34" w:rsidRPr="006575CE" w:rsidRDefault="00015D34" w:rsidP="00015D34">
            <w:pPr>
              <w:spacing w:before="240"/>
              <w:rPr>
                <w:b/>
                <w:i/>
                <w:iCs/>
                <w:lang w:val="en-US"/>
              </w:rPr>
            </w:pPr>
            <w:r w:rsidRPr="006575CE">
              <w:rPr>
                <w:b/>
                <w:i/>
                <w:iCs/>
                <w:lang w:val="en-US"/>
              </w:rPr>
              <w:t>Alternative/Exceptional Flow of Events:</w:t>
            </w:r>
          </w:p>
          <w:p w14:paraId="77372B87" w14:textId="26D64D8A" w:rsidR="00A70D59" w:rsidDel="00125651" w:rsidRDefault="00A70D59" w:rsidP="00A70D59">
            <w:pPr>
              <w:rPr>
                <w:del w:id="549" w:author="Genya Gluckman" w:date="2015-09-01T11:32:00Z"/>
                <w:lang w:val="en-US"/>
              </w:rPr>
            </w:pPr>
            <w:del w:id="550" w:author="Genya Gluckman" w:date="2015-09-01T11:32:00Z">
              <w:r w:rsidDel="00125651">
                <w:rPr>
                  <w:lang w:val="en-US"/>
                </w:rPr>
                <w:delText>4a Teacher does not finish the assessment</w:delText>
              </w:r>
            </w:del>
          </w:p>
          <w:p w14:paraId="1A8DE2F1" w14:textId="344F9519" w:rsidR="00A70D59" w:rsidRPr="000F6CD3" w:rsidDel="00125651" w:rsidRDefault="00A70D59" w:rsidP="005D484D">
            <w:pPr>
              <w:ind w:left="720"/>
              <w:rPr>
                <w:del w:id="551" w:author="Genya Gluckman" w:date="2015-09-01T11:32:00Z"/>
                <w:lang w:val="en-US"/>
              </w:rPr>
            </w:pPr>
            <w:del w:id="552" w:author="Genya Gluckman" w:date="2015-09-01T11:32:00Z">
              <w:r w:rsidRPr="000F6CD3" w:rsidDel="00125651">
                <w:rPr>
                  <w:lang w:val="en-US"/>
                </w:rPr>
                <w:delText>4.</w:delText>
              </w:r>
              <w:r w:rsidDel="00125651">
                <w:rPr>
                  <w:lang w:val="en-US"/>
                </w:rPr>
                <w:delText xml:space="preserve">1 </w:delText>
              </w:r>
              <w:r w:rsidRPr="000F6CD3" w:rsidDel="00125651">
                <w:rPr>
                  <w:lang w:val="en-US"/>
                </w:rPr>
                <w:delText>Teacher quits before completing the assessment</w:delText>
              </w:r>
            </w:del>
          </w:p>
          <w:p w14:paraId="5047E5A2" w14:textId="6C17A191" w:rsidR="00A70D59" w:rsidDel="00125651" w:rsidRDefault="00A70D59" w:rsidP="005D484D">
            <w:pPr>
              <w:ind w:left="720"/>
              <w:rPr>
                <w:del w:id="553" w:author="Genya Gluckman" w:date="2015-09-01T11:32:00Z"/>
                <w:lang w:val="en-US"/>
              </w:rPr>
            </w:pPr>
            <w:del w:id="554" w:author="Genya Gluckman" w:date="2015-09-01T11:32:00Z">
              <w:r w:rsidDel="00125651">
                <w:rPr>
                  <w:lang w:val="en-US"/>
                </w:rPr>
                <w:delText>4.2 System does not save progress and assessment is re-set</w:delText>
              </w:r>
            </w:del>
          </w:p>
          <w:p w14:paraId="71414686" w14:textId="619E2E6F" w:rsidR="00A70D59" w:rsidRPr="000F6CD3" w:rsidDel="00125651" w:rsidRDefault="00A70D59" w:rsidP="00A70D59">
            <w:pPr>
              <w:rPr>
                <w:del w:id="555" w:author="Genya Gluckman" w:date="2015-09-01T11:32:00Z"/>
                <w:lang w:val="en-US"/>
              </w:rPr>
            </w:pPr>
          </w:p>
          <w:p w14:paraId="703B783D" w14:textId="19894B2F" w:rsidR="00A70D59" w:rsidRPr="00726528" w:rsidDel="00125651" w:rsidRDefault="00A70D59" w:rsidP="00A70D59">
            <w:pPr>
              <w:rPr>
                <w:del w:id="556" w:author="Genya Gluckman" w:date="2015-09-01T11:32:00Z"/>
                <w:lang w:val="en-US"/>
              </w:rPr>
            </w:pPr>
            <w:del w:id="557" w:author="Genya Gluckman" w:date="2015-09-01T11:32:00Z">
              <w:r w:rsidDel="00125651">
                <w:rPr>
                  <w:lang w:val="en-US"/>
                </w:rPr>
                <w:delText>6a</w:delText>
              </w:r>
              <w:r w:rsidRPr="00726528" w:rsidDel="00125651">
                <w:rPr>
                  <w:lang w:val="en-US"/>
                </w:rPr>
                <w:delText>. The assessment is not completed to a satisfactory standard</w:delText>
              </w:r>
            </w:del>
          </w:p>
          <w:p w14:paraId="3480BC37" w14:textId="6E18D576" w:rsidR="00A70D59" w:rsidRPr="00726528" w:rsidDel="00125651" w:rsidRDefault="00A70D59" w:rsidP="005D484D">
            <w:pPr>
              <w:ind w:left="720"/>
              <w:rPr>
                <w:del w:id="558" w:author="Genya Gluckman" w:date="2015-09-01T11:32:00Z"/>
                <w:lang w:val="en-US"/>
              </w:rPr>
            </w:pPr>
            <w:del w:id="559" w:author="Genya Gluckman" w:date="2015-09-01T11:32:00Z">
              <w:r w:rsidDel="00125651">
                <w:rPr>
                  <w:lang w:val="en-US"/>
                </w:rPr>
                <w:delText>6</w:delText>
              </w:r>
              <w:r w:rsidRPr="00726528" w:rsidDel="00125651">
                <w:rPr>
                  <w:lang w:val="en-US"/>
                </w:rPr>
                <w:delText>.1 The teacher does not get the required mark to pass the assessment</w:delText>
              </w:r>
            </w:del>
          </w:p>
          <w:p w14:paraId="641FF79E" w14:textId="3206D5B5" w:rsidR="00015D34" w:rsidRPr="006575CE" w:rsidRDefault="00A70D59" w:rsidP="005D484D">
            <w:pPr>
              <w:spacing w:before="240"/>
              <w:ind w:left="720"/>
              <w:rPr>
                <w:i/>
                <w:iCs/>
                <w:lang w:val="en-US"/>
              </w:rPr>
            </w:pPr>
            <w:del w:id="560" w:author="Genya Gluckman" w:date="2015-09-01T11:32:00Z">
              <w:r w:rsidDel="00125651">
                <w:rPr>
                  <w:lang w:val="en-US"/>
                </w:rPr>
                <w:delText>6.2</w:delText>
              </w:r>
              <w:r w:rsidRPr="00726528" w:rsidDel="00125651">
                <w:rPr>
                  <w:lang w:val="en-US"/>
                </w:rPr>
                <w:delText xml:space="preserve"> The system does not mark the assessment as completed and no internal points are awarded</w:delText>
              </w:r>
            </w:del>
          </w:p>
        </w:tc>
      </w:tr>
    </w:tbl>
    <w:p w14:paraId="637FA854" w14:textId="742E5AE6" w:rsidR="00A70D59" w:rsidRDefault="00A70D59" w:rsidP="00015D34">
      <w:r>
        <w:br w:type="page"/>
      </w:r>
    </w:p>
    <w:p w14:paraId="31622317" w14:textId="77777777" w:rsidR="00015D34" w:rsidRPr="00726528" w:rsidRDefault="00015D34" w:rsidP="00015D34"/>
    <w:p w14:paraId="12580EF0" w14:textId="7C8106D6" w:rsidR="00015D34" w:rsidRPr="00C927FC" w:rsidRDefault="00015D34" w:rsidP="00015D34">
      <w:pPr>
        <w:pStyle w:val="Heading2"/>
      </w:pPr>
      <w:bookmarkStart w:id="561" w:name="_Toc418840306"/>
      <w:r w:rsidRPr="00C927FC">
        <w:t>4.4 Sequence Diagram</w:t>
      </w:r>
      <w:bookmarkEnd w:id="561"/>
      <w:r w:rsidRPr="00C927FC">
        <w:t xml:space="preserve"> </w:t>
      </w:r>
    </w:p>
    <w:p w14:paraId="5741C4A2" w14:textId="4E5EFE5B" w:rsidR="00015D34" w:rsidRPr="00C927FC" w:rsidRDefault="00015D34" w:rsidP="00015D34">
      <w:pPr>
        <w:pStyle w:val="Heading3"/>
      </w:pPr>
      <w:bookmarkStart w:id="562" w:name="_Toc418840307"/>
      <w:r w:rsidRPr="00C927FC">
        <w:t xml:space="preserve">4.4.1 Teacher </w:t>
      </w:r>
      <w:del w:id="563" w:author="Genya Gluckman" w:date="2015-09-01T12:58:00Z">
        <w:r w:rsidRPr="00C927FC" w:rsidDel="007C1EA8">
          <w:delText>completes Type 3 assessment</w:delText>
        </w:r>
      </w:del>
      <w:bookmarkEnd w:id="562"/>
      <w:ins w:id="564" w:author="Genya Gluckman" w:date="2015-09-01T12:58:00Z">
        <w:r w:rsidR="007C1EA8">
          <w:t>uploads Type 1 Activity</w:t>
        </w:r>
      </w:ins>
    </w:p>
    <w:p w14:paraId="11216494" w14:textId="77777777" w:rsidR="00015D34" w:rsidRDefault="00015D34" w:rsidP="00015D34">
      <w:pPr>
        <w:pStyle w:val="Heading2"/>
        <w:rPr>
          <w:lang w:val="en-US"/>
        </w:rPr>
      </w:pPr>
    </w:p>
    <w:p w14:paraId="491C408E" w14:textId="378F547E" w:rsidR="00015D34" w:rsidRDefault="00957013" w:rsidP="00015D34">
      <w:pPr>
        <w:jc w:val="center"/>
        <w:rPr>
          <w:lang w:val="en-US"/>
        </w:rPr>
      </w:pPr>
      <w:del w:id="565" w:author="Genya Gluckman" w:date="2015-09-01T13:03:00Z">
        <w:r w:rsidDel="00A4417D">
          <w:object w:dxaOrig="13666" w:dyaOrig="6990" w14:anchorId="21BD8879">
            <v:shape id="_x0000_i1033" type="#_x0000_t75" style="width:495.1pt;height:250.65pt" o:ole="">
              <v:imagedata r:id="rId39" o:title=""/>
            </v:shape>
            <o:OLEObject Type="Embed" ProgID="Visio.Drawing.15" ShapeID="_x0000_i1033" DrawAspect="Content" ObjectID="_1502620039" r:id="rId40"/>
          </w:object>
        </w:r>
      </w:del>
      <w:ins w:id="566" w:author="Genya Gluckman" w:date="2015-09-01T13:03:00Z">
        <w:r w:rsidR="00A4417D" w:rsidRPr="00A4417D">
          <w:t xml:space="preserve"> </w:t>
        </w:r>
        <w:r w:rsidR="00A4417D">
          <w:object w:dxaOrig="13666" w:dyaOrig="6990" w14:anchorId="1580F5FE">
            <v:shape id="_x0000_i1061" type="#_x0000_t75" style="width:480pt;height:246.2pt" o:ole="">
              <v:imagedata r:id="rId41" o:title=""/>
            </v:shape>
            <o:OLEObject Type="Embed" ProgID="Visio.Drawing.15" ShapeID="_x0000_i1061" DrawAspect="Content" ObjectID="_1502620040" r:id="rId42"/>
          </w:object>
        </w:r>
      </w:ins>
    </w:p>
    <w:p w14:paraId="5BE569AA" w14:textId="1D447920" w:rsidR="00015D34" w:rsidRDefault="00015D34" w:rsidP="00015D34">
      <w:pPr>
        <w:jc w:val="center"/>
        <w:rPr>
          <w:i/>
          <w:lang w:val="en-US"/>
        </w:rPr>
      </w:pPr>
      <w:r>
        <w:rPr>
          <w:i/>
          <w:lang w:val="en-US"/>
        </w:rPr>
        <w:t xml:space="preserve">Figure 4.4 Sequence diagram for teacher </w:t>
      </w:r>
      <w:del w:id="567" w:author="Genya Gluckman" w:date="2015-09-01T11:33:00Z">
        <w:r w:rsidDel="00BB3DD8">
          <w:rPr>
            <w:i/>
            <w:lang w:val="en-US"/>
          </w:rPr>
          <w:delText>completing assessment</w:delText>
        </w:r>
      </w:del>
      <w:ins w:id="568" w:author="Genya Gluckman" w:date="2015-09-01T11:33:00Z">
        <w:r w:rsidR="00BB3DD8">
          <w:rPr>
            <w:i/>
            <w:lang w:val="en-US"/>
          </w:rPr>
          <w:t>uploading type 1 activity</w:t>
        </w:r>
      </w:ins>
      <w:r>
        <w:rPr>
          <w:i/>
          <w:lang w:val="en-US"/>
        </w:rPr>
        <w:t xml:space="preserve"> </w:t>
      </w:r>
    </w:p>
    <w:p w14:paraId="0B13960C" w14:textId="77777777" w:rsidR="00015D34" w:rsidRPr="003F2039" w:rsidRDefault="00015D34" w:rsidP="00015D34">
      <w:pPr>
        <w:jc w:val="center"/>
        <w:rPr>
          <w:i/>
          <w:lang w:val="en-US"/>
        </w:rPr>
      </w:pPr>
    </w:p>
    <w:p w14:paraId="0970046F" w14:textId="04236D59" w:rsidR="00015D34" w:rsidRPr="003F2039" w:rsidRDefault="00015D34" w:rsidP="00015D34">
      <w:pPr>
        <w:pStyle w:val="Heading2"/>
        <w:rPr>
          <w:lang w:val="en-US"/>
        </w:rPr>
      </w:pPr>
      <w:r>
        <w:rPr>
          <w:lang w:val="en-US"/>
        </w:rPr>
        <w:br w:type="page"/>
      </w:r>
      <w:bookmarkStart w:id="569" w:name="_Toc418840308"/>
      <w:r w:rsidRPr="00546BB7">
        <w:lastRenderedPageBreak/>
        <w:t>4.5 State Machine Diagram</w:t>
      </w:r>
      <w:bookmarkEnd w:id="569"/>
    </w:p>
    <w:p w14:paraId="2966C109" w14:textId="286C799E" w:rsidR="00015D34" w:rsidRDefault="00015D34" w:rsidP="00015D34">
      <w:r>
        <w:t xml:space="preserve">The state machine diagram below shows the different states which an </w:t>
      </w:r>
      <w:del w:id="570" w:author="Genya Gluckman" w:date="2015-09-01T13:05:00Z">
        <w:r w:rsidDel="00A4417D">
          <w:delText xml:space="preserve">assessment </w:delText>
        </w:r>
      </w:del>
      <w:ins w:id="571" w:author="Genya Gluckman" w:date="2015-09-01T13:05:00Z">
        <w:r w:rsidR="00A4417D">
          <w:t>activity</w:t>
        </w:r>
        <w:r w:rsidR="00A4417D">
          <w:t xml:space="preserve"> </w:t>
        </w:r>
      </w:ins>
      <w:r>
        <w:t>can be in and how it transitions between them.</w:t>
      </w:r>
    </w:p>
    <w:p w14:paraId="66083E46" w14:textId="77777777" w:rsidR="00015D34" w:rsidRDefault="00015D34" w:rsidP="00015D34">
      <w:pPr>
        <w:rPr>
          <w:noProof/>
          <w:lang w:eastAsia="en-ZA"/>
        </w:rPr>
      </w:pPr>
    </w:p>
    <w:p w14:paraId="6549F29F" w14:textId="67D1DA37" w:rsidR="00015D34" w:rsidRDefault="00015D34" w:rsidP="00015D34">
      <w:pPr>
        <w:jc w:val="center"/>
        <w:rPr>
          <w:noProof/>
          <w:lang w:eastAsia="en-ZA"/>
        </w:rPr>
      </w:pPr>
      <w:del w:id="572" w:author="Genya Gluckman" w:date="2015-09-01T13:05:00Z">
        <w:r w:rsidDel="00A4417D">
          <w:object w:dxaOrig="10501" w:dyaOrig="3150" w14:anchorId="7F293DF4">
            <v:shape id="_x0000_i1034" type="#_x0000_t75" style="width:449.8pt;height:136pt" o:ole="">
              <v:imagedata r:id="rId43" o:title=""/>
            </v:shape>
            <o:OLEObject Type="Embed" ProgID="Visio.Drawing.15" ShapeID="_x0000_i1034" DrawAspect="Content" ObjectID="_1502620041" r:id="rId44"/>
          </w:object>
        </w:r>
      </w:del>
      <w:ins w:id="573" w:author="Genya Gluckman" w:date="2015-09-01T13:05:00Z">
        <w:r w:rsidR="00A4417D" w:rsidRPr="00A4417D">
          <w:t xml:space="preserve"> </w:t>
        </w:r>
        <w:r w:rsidR="00A4417D">
          <w:object w:dxaOrig="10501" w:dyaOrig="3150" w14:anchorId="15E52DD8">
            <v:shape id="_x0000_i1062" type="#_x0000_t75" style="width:450.65pt;height:135.1pt" o:ole="">
              <v:imagedata r:id="rId45" o:title=""/>
            </v:shape>
            <o:OLEObject Type="Embed" ProgID="Visio.Drawing.15" ShapeID="_x0000_i1062" DrawAspect="Content" ObjectID="_1502620042" r:id="rId46"/>
          </w:object>
        </w:r>
      </w:ins>
    </w:p>
    <w:p w14:paraId="60EDACE1" w14:textId="77777777" w:rsidR="00015D34" w:rsidRDefault="00015D34" w:rsidP="00015D34">
      <w:pPr>
        <w:rPr>
          <w:noProof/>
          <w:lang w:eastAsia="en-ZA"/>
        </w:rPr>
      </w:pPr>
    </w:p>
    <w:p w14:paraId="190E1BE4" w14:textId="36A5D33E" w:rsidR="00015D34" w:rsidRPr="003F2039" w:rsidRDefault="00015D34" w:rsidP="00015D34">
      <w:pPr>
        <w:jc w:val="center"/>
        <w:rPr>
          <w:i/>
          <w:noProof/>
          <w:lang w:eastAsia="en-ZA"/>
        </w:rPr>
      </w:pPr>
      <w:r>
        <w:rPr>
          <w:i/>
          <w:noProof/>
          <w:lang w:eastAsia="en-ZA"/>
        </w:rPr>
        <w:t xml:space="preserve">Figure 4.5 State machine diagram for an </w:t>
      </w:r>
      <w:del w:id="574" w:author="Genya Gluckman" w:date="2015-09-01T13:05:00Z">
        <w:r w:rsidDel="00A4417D">
          <w:rPr>
            <w:i/>
            <w:noProof/>
            <w:lang w:eastAsia="en-ZA"/>
          </w:rPr>
          <w:delText xml:space="preserve">assessment </w:delText>
        </w:r>
      </w:del>
      <w:ins w:id="575" w:author="Genya Gluckman" w:date="2015-09-01T13:05:00Z">
        <w:r w:rsidR="00A4417D">
          <w:rPr>
            <w:i/>
            <w:noProof/>
            <w:lang w:eastAsia="en-ZA"/>
          </w:rPr>
          <w:t>activity</w:t>
        </w:r>
        <w:r w:rsidR="00A4417D">
          <w:rPr>
            <w:i/>
            <w:noProof/>
            <w:lang w:eastAsia="en-ZA"/>
          </w:rPr>
          <w:t xml:space="preserve"> </w:t>
        </w:r>
      </w:ins>
    </w:p>
    <w:p w14:paraId="4D50BFBC" w14:textId="77777777" w:rsidR="00015D34" w:rsidRDefault="00015D34" w:rsidP="00015D34">
      <w:pPr>
        <w:rPr>
          <w:noProof/>
          <w:lang w:eastAsia="en-ZA"/>
        </w:rPr>
      </w:pPr>
      <w:r>
        <w:rPr>
          <w:noProof/>
          <w:lang w:eastAsia="en-ZA"/>
        </w:rPr>
        <w:br w:type="page"/>
      </w:r>
    </w:p>
    <w:p w14:paraId="2DD87B32" w14:textId="4C291CAB" w:rsidR="00015D34" w:rsidRDefault="00015D34" w:rsidP="00015D34">
      <w:pPr>
        <w:pStyle w:val="Heading1"/>
      </w:pPr>
      <w:bookmarkStart w:id="576" w:name="_Toc418840309"/>
      <w:r>
        <w:lastRenderedPageBreak/>
        <w:t>5</w:t>
      </w:r>
      <w:r w:rsidRPr="009130E7">
        <w:t xml:space="preserve">. </w:t>
      </w:r>
      <w:del w:id="577" w:author="Genya Gluckman" w:date="2015-09-01T11:34:00Z">
        <w:r w:rsidDel="0071105E">
          <w:delText>Game Elements</w:delText>
        </w:r>
      </w:del>
      <w:ins w:id="578" w:author="Genya Gluckman" w:date="2015-09-01T11:34:00Z">
        <w:r w:rsidR="0071105E">
          <w:t>Rewards</w:t>
        </w:r>
      </w:ins>
      <w:r w:rsidRPr="009130E7">
        <w:t xml:space="preserve"> </w:t>
      </w:r>
      <w:r>
        <w:t>Subsystem</w:t>
      </w:r>
      <w:bookmarkEnd w:id="576"/>
    </w:p>
    <w:p w14:paraId="64FAF638" w14:textId="77777777" w:rsidR="00015D34" w:rsidRDefault="00015D34" w:rsidP="00015D34">
      <w:pPr>
        <w:pStyle w:val="Heading2"/>
      </w:pPr>
    </w:p>
    <w:p w14:paraId="0AC4A002" w14:textId="5680A606" w:rsidR="00015D34" w:rsidRDefault="00015D34" w:rsidP="00015D34">
      <w:r>
        <w:t xml:space="preserve">The </w:t>
      </w:r>
      <w:del w:id="579" w:author="Genya Gluckman" w:date="2015-09-01T11:35:00Z">
        <w:r w:rsidDel="0071105E">
          <w:delText>Game Elements</w:delText>
        </w:r>
      </w:del>
      <w:ins w:id="580" w:author="Genya Gluckman" w:date="2015-09-01T11:35:00Z">
        <w:r w:rsidR="0071105E">
          <w:t>Rewards</w:t>
        </w:r>
      </w:ins>
      <w:r>
        <w:t xml:space="preserve"> subsystem is responsible for awarding</w:t>
      </w:r>
      <w:del w:id="581" w:author="Genya Gluckman" w:date="2015-09-01T11:37:00Z">
        <w:r w:rsidDel="00863186">
          <w:delText xml:space="preserve"> points,</w:delText>
        </w:r>
      </w:del>
      <w:r>
        <w:t xml:space="preserve"> badges</w:t>
      </w:r>
      <w:ins w:id="582" w:author="Genya Gluckman" w:date="2015-09-01T11:37:00Z">
        <w:r w:rsidR="00863186">
          <w:t xml:space="preserve"> and</w:t>
        </w:r>
      </w:ins>
      <w:del w:id="583" w:author="Genya Gluckman" w:date="2015-09-01T11:37:00Z">
        <w:r w:rsidDel="00863186">
          <w:delText>,</w:delText>
        </w:r>
      </w:del>
      <w:r>
        <w:t xml:space="preserve"> trophies</w:t>
      </w:r>
      <w:del w:id="584" w:author="Genya Gluckman" w:date="2015-09-01T11:37:00Z">
        <w:r w:rsidDel="00863186">
          <w:delText xml:space="preserve">, and </w:delText>
        </w:r>
      </w:del>
      <w:del w:id="585" w:author="Genya Gluckman" w:date="2015-09-01T11:35:00Z">
        <w:r w:rsidDel="0071105E">
          <w:delText xml:space="preserve">certificates and </w:delText>
        </w:r>
      </w:del>
      <w:del w:id="586" w:author="Genya Gluckman" w:date="2015-09-01T11:37:00Z">
        <w:r w:rsidDel="00863186">
          <w:delText>for maintaining the leader board</w:delText>
        </w:r>
      </w:del>
      <w:r>
        <w:t>. Activities in this subsystem are triggered by a</w:t>
      </w:r>
      <w:ins w:id="587" w:author="Genya Gluckman" w:date="2015-09-01T11:35:00Z">
        <w:r w:rsidR="0071105E">
          <w:t xml:space="preserve">ctivities being uploaded for </w:t>
        </w:r>
      </w:ins>
      <w:ins w:id="588" w:author="Genya Gluckman" w:date="2015-09-01T11:36:00Z">
        <w:r w:rsidR="0071105E">
          <w:t>and/</w:t>
        </w:r>
      </w:ins>
      <w:ins w:id="589" w:author="Genya Gluckman" w:date="2015-09-01T11:35:00Z">
        <w:r w:rsidR="0071105E">
          <w:t>or by a</w:t>
        </w:r>
      </w:ins>
      <w:ins w:id="590" w:author="Genya Gluckman" w:date="2015-09-01T11:36:00Z">
        <w:r w:rsidR="0071105E">
          <w:t xml:space="preserve"> teacher</w:t>
        </w:r>
      </w:ins>
      <w:del w:id="591" w:author="Genya Gluckman" w:date="2015-09-01T11:35:00Z">
        <w:r w:rsidDel="0071105E">
          <w:delText xml:space="preserve"> teacher completing an assessment</w:delText>
        </w:r>
      </w:del>
      <w:r>
        <w:t xml:space="preserve">. </w:t>
      </w:r>
    </w:p>
    <w:p w14:paraId="15CE64D2" w14:textId="08C95265" w:rsidR="00015D34" w:rsidRPr="009130E7" w:rsidRDefault="00015D34" w:rsidP="00015D34">
      <w:pPr>
        <w:pStyle w:val="Heading2"/>
      </w:pPr>
      <w:bookmarkStart w:id="592" w:name="_Toc290574088"/>
      <w:bookmarkStart w:id="593" w:name="_Toc418840310"/>
      <w:r>
        <w:t>5</w:t>
      </w:r>
      <w:r w:rsidRPr="009130E7">
        <w:t>.1 Activity Diagram</w:t>
      </w:r>
      <w:bookmarkEnd w:id="592"/>
      <w:bookmarkEnd w:id="593"/>
    </w:p>
    <w:p w14:paraId="29FE9472" w14:textId="0A2D5BEB" w:rsidR="00015D34" w:rsidRPr="009130E7" w:rsidRDefault="00015D34" w:rsidP="00015D34">
      <w:pPr>
        <w:pStyle w:val="Heading3"/>
        <w:rPr>
          <w:b w:val="0"/>
        </w:rPr>
      </w:pPr>
      <w:bookmarkStart w:id="594" w:name="_Toc418840311"/>
      <w:bookmarkStart w:id="595" w:name="_Toc290574089"/>
      <w:r>
        <w:t>5</w:t>
      </w:r>
      <w:r w:rsidRPr="009130E7">
        <w:t xml:space="preserve">.1.1 </w:t>
      </w:r>
      <w:r>
        <w:t xml:space="preserve">Manage </w:t>
      </w:r>
      <w:del w:id="596" w:author="Genya Gluckman" w:date="2015-09-01T11:34:00Z">
        <w:r w:rsidDel="0071105E">
          <w:delText>game elements</w:delText>
        </w:r>
      </w:del>
      <w:bookmarkEnd w:id="594"/>
      <w:ins w:id="597" w:author="Genya Gluckman" w:date="2015-09-01T11:34:00Z">
        <w:r w:rsidR="0071105E">
          <w:t>rewards</w:t>
        </w:r>
      </w:ins>
      <w:r>
        <w:t xml:space="preserve"> </w:t>
      </w:r>
      <w:bookmarkEnd w:id="595"/>
    </w:p>
    <w:p w14:paraId="2691B02F" w14:textId="72B11B3D" w:rsidR="00015D34" w:rsidRDefault="00015D34" w:rsidP="00015D34">
      <w:pPr>
        <w:rPr>
          <w:szCs w:val="24"/>
        </w:rPr>
      </w:pPr>
      <w:r w:rsidRPr="00365FB5">
        <w:rPr>
          <w:szCs w:val="24"/>
        </w:rPr>
        <w:t xml:space="preserve">The </w:t>
      </w:r>
      <w:ins w:id="598" w:author="Genya Gluckman" w:date="2015-09-01T11:38:00Z">
        <w:r w:rsidR="00863186">
          <w:t xml:space="preserve">Rewards </w:t>
        </w:r>
      </w:ins>
      <w:del w:id="599" w:author="Genya Gluckman" w:date="2015-09-01T11:38:00Z">
        <w:r w:rsidRPr="00365FB5" w:rsidDel="00863186">
          <w:rPr>
            <w:szCs w:val="24"/>
          </w:rPr>
          <w:delText xml:space="preserve">Game Elements </w:delText>
        </w:r>
      </w:del>
      <w:r w:rsidRPr="00365FB5">
        <w:rPr>
          <w:szCs w:val="24"/>
        </w:rPr>
        <w:t>subsystem manages the tracking of points</w:t>
      </w:r>
      <w:del w:id="600" w:author="Genya Gluckman" w:date="2015-09-01T11:38:00Z">
        <w:r w:rsidRPr="00365FB5" w:rsidDel="00863186">
          <w:rPr>
            <w:szCs w:val="24"/>
          </w:rPr>
          <w:delText>,</w:delText>
        </w:r>
      </w:del>
      <w:ins w:id="601" w:author="Genya Gluckman" w:date="2015-09-01T11:38:00Z">
        <w:r w:rsidR="00863186">
          <w:rPr>
            <w:szCs w:val="24"/>
          </w:rPr>
          <w:t xml:space="preserve"> and</w:t>
        </w:r>
      </w:ins>
      <w:r w:rsidRPr="00365FB5">
        <w:rPr>
          <w:szCs w:val="24"/>
        </w:rPr>
        <w:t xml:space="preserve"> rewards</w:t>
      </w:r>
      <w:del w:id="602" w:author="Genya Gluckman" w:date="2015-09-01T11:38:00Z">
        <w:r w:rsidRPr="00365FB5" w:rsidDel="00863186">
          <w:rPr>
            <w:szCs w:val="24"/>
          </w:rPr>
          <w:delText>, levels and the leader board</w:delText>
        </w:r>
      </w:del>
      <w:r w:rsidRPr="00365FB5">
        <w:rPr>
          <w:szCs w:val="24"/>
        </w:rPr>
        <w:t xml:space="preserve">. Once an </w:t>
      </w:r>
      <w:del w:id="603" w:author="Genya Gluckman" w:date="2015-09-01T11:38:00Z">
        <w:r w:rsidRPr="00365FB5" w:rsidDel="00863186">
          <w:rPr>
            <w:szCs w:val="24"/>
          </w:rPr>
          <w:delText xml:space="preserve">assessment </w:delText>
        </w:r>
      </w:del>
      <w:ins w:id="604" w:author="Genya Gluckman" w:date="2015-09-01T11:38:00Z">
        <w:r w:rsidR="00863186">
          <w:rPr>
            <w:szCs w:val="24"/>
          </w:rPr>
          <w:t>activity</w:t>
        </w:r>
        <w:r w:rsidR="00863186" w:rsidRPr="00365FB5">
          <w:rPr>
            <w:szCs w:val="24"/>
          </w:rPr>
          <w:t xml:space="preserve"> </w:t>
        </w:r>
      </w:ins>
      <w:del w:id="605" w:author="Genya Gluckman" w:date="2015-09-01T11:39:00Z">
        <w:r w:rsidDel="00863186">
          <w:rPr>
            <w:szCs w:val="24"/>
          </w:rPr>
          <w:delText xml:space="preserve">that is completed </w:delText>
        </w:r>
        <w:r w:rsidRPr="00365FB5" w:rsidDel="00863186">
          <w:rPr>
            <w:szCs w:val="24"/>
          </w:rPr>
          <w:delText xml:space="preserve">by </w:delText>
        </w:r>
        <w:r w:rsidDel="00863186">
          <w:rPr>
            <w:szCs w:val="24"/>
          </w:rPr>
          <w:delText>a</w:delText>
        </w:r>
        <w:r w:rsidRPr="00365FB5" w:rsidDel="00863186">
          <w:rPr>
            <w:szCs w:val="24"/>
          </w:rPr>
          <w:delText xml:space="preserve"> teacher</w:delText>
        </w:r>
        <w:r w:rsidR="00854C6E" w:rsidDel="00863186">
          <w:rPr>
            <w:szCs w:val="24"/>
          </w:rPr>
          <w:delText xml:space="preserve"> </w:delText>
        </w:r>
        <w:r w:rsidDel="00863186">
          <w:rPr>
            <w:szCs w:val="24"/>
          </w:rPr>
          <w:delText>has been marked</w:delText>
        </w:r>
      </w:del>
      <w:ins w:id="606" w:author="Genya Gluckman" w:date="2015-09-01T11:39:00Z">
        <w:r w:rsidR="00863186">
          <w:rPr>
            <w:szCs w:val="24"/>
          </w:rPr>
          <w:t>is uploaded</w:t>
        </w:r>
      </w:ins>
      <w:r w:rsidRPr="00365FB5">
        <w:rPr>
          <w:szCs w:val="24"/>
        </w:rPr>
        <w:t xml:space="preserve">, the subsystem adds the allocated points, it then calculates the specific badge that the user will receive and allocates it to them. Depending on the teacher’s results, a reward can be given. </w:t>
      </w:r>
      <w:del w:id="607" w:author="Genya Gluckman" w:date="2015-09-01T11:40:00Z">
        <w:r w:rsidRPr="00365FB5" w:rsidDel="00863186">
          <w:rPr>
            <w:szCs w:val="24"/>
          </w:rPr>
          <w:delText>The subsystem also tracks and updates the leadership board.</w:delText>
        </w:r>
      </w:del>
    </w:p>
    <w:p w14:paraId="191A8F78" w14:textId="00BCCBEC" w:rsidR="00015D34" w:rsidRPr="00365FB5" w:rsidRDefault="00C144F3" w:rsidP="00015D34">
      <w:pPr>
        <w:rPr>
          <w:szCs w:val="24"/>
        </w:rPr>
      </w:pPr>
      <w:del w:id="608" w:author="Genya Gluckman" w:date="2015-09-01T11:44:00Z">
        <w:r w:rsidDel="00863186">
          <w:object w:dxaOrig="15976" w:dyaOrig="16186" w14:anchorId="704CBEDE">
            <v:shape id="_x0000_i1035" type="#_x0000_t75" style="width:449.8pt;height:456pt" o:ole="">
              <v:imagedata r:id="rId47" o:title=""/>
            </v:shape>
            <o:OLEObject Type="Embed" ProgID="Visio.Drawing.15" ShapeID="_x0000_i1035" DrawAspect="Content" ObjectID="_1502620043" r:id="rId48"/>
          </w:object>
        </w:r>
      </w:del>
      <w:ins w:id="609" w:author="Genya Gluckman" w:date="2015-09-01T11:44:00Z">
        <w:r w:rsidR="00863186" w:rsidRPr="00863186">
          <w:t xml:space="preserve"> </w:t>
        </w:r>
        <w:r w:rsidR="00863186">
          <w:object w:dxaOrig="15976" w:dyaOrig="14941" w14:anchorId="440C12F1">
            <v:shape id="_x0000_i1056" type="#_x0000_t75" style="width:450.65pt;height:421.35pt" o:ole="">
              <v:imagedata r:id="rId49" o:title=""/>
            </v:shape>
            <o:OLEObject Type="Embed" ProgID="Visio.Drawing.15" ShapeID="_x0000_i1056" DrawAspect="Content" ObjectID="_1502620044" r:id="rId50"/>
          </w:object>
        </w:r>
      </w:ins>
    </w:p>
    <w:p w14:paraId="2E6CA59F" w14:textId="36A515FC" w:rsidR="00015D34" w:rsidRDefault="00015D34" w:rsidP="00015D34">
      <w:pPr>
        <w:jc w:val="center"/>
        <w:rPr>
          <w:i/>
          <w:szCs w:val="24"/>
        </w:rPr>
      </w:pPr>
      <w:r w:rsidRPr="004316D8">
        <w:rPr>
          <w:i/>
          <w:szCs w:val="24"/>
        </w:rPr>
        <w:t xml:space="preserve">Figure </w:t>
      </w:r>
      <w:r>
        <w:rPr>
          <w:i/>
          <w:szCs w:val="24"/>
        </w:rPr>
        <w:t>5</w:t>
      </w:r>
      <w:r w:rsidRPr="004316D8">
        <w:rPr>
          <w:i/>
          <w:szCs w:val="24"/>
        </w:rPr>
        <w:t>.</w:t>
      </w:r>
      <w:r w:rsidRPr="00F64E46">
        <w:rPr>
          <w:i/>
          <w:szCs w:val="24"/>
        </w:rPr>
        <w:t xml:space="preserve">1 Activity diagram for </w:t>
      </w:r>
      <w:r>
        <w:rPr>
          <w:i/>
          <w:szCs w:val="24"/>
        </w:rPr>
        <w:t xml:space="preserve">managing </w:t>
      </w:r>
      <w:del w:id="610" w:author="Genya Gluckman" w:date="2015-09-01T11:44:00Z">
        <w:r w:rsidDel="00863186">
          <w:rPr>
            <w:i/>
            <w:szCs w:val="24"/>
          </w:rPr>
          <w:delText>game elements</w:delText>
        </w:r>
      </w:del>
      <w:ins w:id="611" w:author="Genya Gluckman" w:date="2015-09-01T11:44:00Z">
        <w:r w:rsidR="00863186">
          <w:rPr>
            <w:i/>
            <w:szCs w:val="24"/>
          </w:rPr>
          <w:t>rewards</w:t>
        </w:r>
      </w:ins>
      <w:r>
        <w:rPr>
          <w:i/>
          <w:szCs w:val="24"/>
        </w:rPr>
        <w:br w:type="page"/>
      </w:r>
    </w:p>
    <w:p w14:paraId="76673993" w14:textId="2EC343E1" w:rsidR="00015D34" w:rsidRPr="009130E7" w:rsidRDefault="00015D34" w:rsidP="00015D34">
      <w:pPr>
        <w:pStyle w:val="Heading2"/>
      </w:pPr>
      <w:bookmarkStart w:id="612" w:name="_Toc290574090"/>
      <w:bookmarkStart w:id="613" w:name="_Toc418840312"/>
      <w:r>
        <w:lastRenderedPageBreak/>
        <w:t>5</w:t>
      </w:r>
      <w:r w:rsidRPr="009130E7">
        <w:t>.2 Use Case Diagram</w:t>
      </w:r>
      <w:bookmarkEnd w:id="612"/>
      <w:bookmarkEnd w:id="613"/>
    </w:p>
    <w:p w14:paraId="7118B03D" w14:textId="77777777" w:rsidR="00015D34" w:rsidRDefault="00015D34" w:rsidP="00015D34">
      <w:pPr>
        <w:rPr>
          <w:ins w:id="614" w:author="Genya Gluckman" w:date="2015-09-01T11:46:00Z"/>
          <w:szCs w:val="24"/>
        </w:rPr>
      </w:pPr>
      <w:r w:rsidRPr="00560BB9">
        <w:rPr>
          <w:szCs w:val="24"/>
        </w:rPr>
        <w:t xml:space="preserve">The use case diagram of the </w:t>
      </w:r>
      <w:r>
        <w:rPr>
          <w:szCs w:val="24"/>
        </w:rPr>
        <w:t>Game Elements</w:t>
      </w:r>
      <w:r w:rsidRPr="00560BB9">
        <w:rPr>
          <w:szCs w:val="24"/>
        </w:rPr>
        <w:t xml:space="preserve"> subsystem show</w:t>
      </w:r>
      <w:r>
        <w:rPr>
          <w:szCs w:val="24"/>
        </w:rPr>
        <w:t>s</w:t>
      </w:r>
      <w:r w:rsidRPr="00560BB9">
        <w:rPr>
          <w:szCs w:val="24"/>
        </w:rPr>
        <w:t xml:space="preserve"> the various use cases that can be executed within the subsystem. </w:t>
      </w:r>
    </w:p>
    <w:p w14:paraId="25BC60F6" w14:textId="2F0D5CBB" w:rsidR="001878AA" w:rsidRPr="00560BB9" w:rsidRDefault="006202B4" w:rsidP="00015D34">
      <w:pPr>
        <w:rPr>
          <w:szCs w:val="24"/>
        </w:rPr>
      </w:pPr>
      <w:ins w:id="615" w:author="Genya Gluckman" w:date="2015-09-01T11:47:00Z">
        <w:r>
          <w:object w:dxaOrig="12735" w:dyaOrig="11010" w14:anchorId="4A62D002">
            <v:shape id="_x0000_i1055" type="#_x0000_t75" style="width:450.65pt;height:389.35pt" o:ole="">
              <v:imagedata r:id="rId51" o:title=""/>
            </v:shape>
            <o:OLEObject Type="Embed" ProgID="Visio.Drawing.15" ShapeID="_x0000_i1055" DrawAspect="Content" ObjectID="_1502620045" r:id="rId52"/>
          </w:object>
        </w:r>
      </w:ins>
    </w:p>
    <w:p w14:paraId="532304D2" w14:textId="0BD5A006" w:rsidR="00015D34" w:rsidRDefault="00207443" w:rsidP="00015D34">
      <w:pPr>
        <w:jc w:val="center"/>
        <w:rPr>
          <w:i/>
          <w:szCs w:val="24"/>
        </w:rPr>
      </w:pPr>
      <w:del w:id="616" w:author="Genya Gluckman" w:date="2015-09-01T11:46:00Z">
        <w:r w:rsidDel="001878AA">
          <w:object w:dxaOrig="12735" w:dyaOrig="11010" w14:anchorId="57DFD3E9">
            <v:shape id="_x0000_i1036" type="#_x0000_t75" style="width:471.1pt;height:408pt" o:ole="">
              <v:imagedata r:id="rId53" o:title=""/>
            </v:shape>
            <o:OLEObject Type="Embed" ProgID="Visio.Drawing.15" ShapeID="_x0000_i1036" DrawAspect="Content" ObjectID="_1502620046" r:id="rId54"/>
          </w:object>
        </w:r>
      </w:del>
      <w:r w:rsidR="00015D34" w:rsidRPr="002550AD">
        <w:rPr>
          <w:i/>
          <w:szCs w:val="24"/>
        </w:rPr>
        <w:t xml:space="preserve">Figure </w:t>
      </w:r>
      <w:r w:rsidR="00015D34">
        <w:rPr>
          <w:i/>
          <w:szCs w:val="24"/>
        </w:rPr>
        <w:t>5.2</w:t>
      </w:r>
      <w:r w:rsidR="00015D34" w:rsidRPr="002550AD">
        <w:rPr>
          <w:i/>
          <w:szCs w:val="24"/>
        </w:rPr>
        <w:t xml:space="preserve"> Use case diagram for </w:t>
      </w:r>
      <w:del w:id="617" w:author="Genya Gluckman" w:date="2015-09-01T11:46:00Z">
        <w:r w:rsidR="00015D34" w:rsidDel="001878AA">
          <w:rPr>
            <w:i/>
            <w:szCs w:val="24"/>
          </w:rPr>
          <w:delText>Game Elements</w:delText>
        </w:r>
      </w:del>
      <w:ins w:id="618" w:author="Genya Gluckman" w:date="2015-09-01T11:46:00Z">
        <w:r w:rsidR="001878AA">
          <w:rPr>
            <w:i/>
            <w:szCs w:val="24"/>
          </w:rPr>
          <w:t>Reward</w:t>
        </w:r>
      </w:ins>
      <w:r w:rsidR="00015D34" w:rsidRPr="002550AD">
        <w:rPr>
          <w:i/>
          <w:szCs w:val="24"/>
        </w:rPr>
        <w:t xml:space="preserve"> subsystem</w:t>
      </w:r>
      <w:r w:rsidR="00015D34">
        <w:rPr>
          <w:i/>
          <w:szCs w:val="24"/>
        </w:rPr>
        <w:br w:type="page"/>
      </w:r>
    </w:p>
    <w:p w14:paraId="21FFBDD4" w14:textId="40F975D7" w:rsidR="00957013" w:rsidRPr="009130E7" w:rsidRDefault="00957013" w:rsidP="00957013">
      <w:pPr>
        <w:pStyle w:val="Heading2"/>
      </w:pPr>
      <w:bookmarkStart w:id="619" w:name="_Toc416518162"/>
      <w:bookmarkStart w:id="620" w:name="_Toc290574091"/>
      <w:bookmarkStart w:id="621" w:name="_Toc418840313"/>
      <w:r>
        <w:lastRenderedPageBreak/>
        <w:t>5</w:t>
      </w:r>
      <w:r w:rsidRPr="009130E7">
        <w:t>.3. Extended Use Case Narrative</w:t>
      </w:r>
      <w:bookmarkEnd w:id="619"/>
      <w:bookmarkEnd w:id="620"/>
      <w:bookmarkEnd w:id="621"/>
    </w:p>
    <w:p w14:paraId="6B222409" w14:textId="27428958" w:rsidR="00957013" w:rsidRPr="009130E7" w:rsidRDefault="00957013" w:rsidP="00957013">
      <w:pPr>
        <w:pStyle w:val="Heading3"/>
        <w:rPr>
          <w:b w:val="0"/>
        </w:rPr>
      </w:pPr>
      <w:bookmarkStart w:id="622" w:name="_Toc416518163"/>
      <w:bookmarkStart w:id="623" w:name="_Toc290574092"/>
      <w:bookmarkStart w:id="624" w:name="_Toc418840314"/>
      <w:r>
        <w:t>5</w:t>
      </w:r>
      <w:r w:rsidRPr="009130E7">
        <w:t xml:space="preserve">.3.1 </w:t>
      </w:r>
      <w:bookmarkEnd w:id="622"/>
      <w:r>
        <w:t>Update Level</w:t>
      </w:r>
      <w:bookmarkEnd w:id="623"/>
      <w:bookmarkEnd w:id="624"/>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572"/>
        <w:gridCol w:w="1270"/>
        <w:gridCol w:w="3238"/>
      </w:tblGrid>
      <w:tr w:rsidR="00F856EA" w:rsidRPr="00F856EA" w14:paraId="1127C635" w14:textId="77777777" w:rsidTr="00957013">
        <w:trPr>
          <w:trHeight w:val="699"/>
        </w:trPr>
        <w:tc>
          <w:tcPr>
            <w:tcW w:w="3936" w:type="dxa"/>
            <w:shd w:val="clear" w:color="auto" w:fill="auto"/>
          </w:tcPr>
          <w:p w14:paraId="17CD6C0D" w14:textId="77777777" w:rsidR="00957013" w:rsidRPr="00F856EA" w:rsidRDefault="00957013" w:rsidP="00957013">
            <w:pPr>
              <w:pStyle w:val="Subtitle"/>
              <w:spacing w:before="240"/>
              <w:rPr>
                <w:rStyle w:val="SubtleEmphasis"/>
                <w:color w:val="auto"/>
                <w:sz w:val="24"/>
              </w:rPr>
            </w:pPr>
            <w:r w:rsidRPr="00F856EA">
              <w:rPr>
                <w:rStyle w:val="SubtleEmphasis"/>
                <w:color w:val="auto"/>
                <w:sz w:val="24"/>
              </w:rPr>
              <w:t xml:space="preserve">Use Case Name: </w:t>
            </w:r>
          </w:p>
          <w:p w14:paraId="3EB6EF16" w14:textId="0E24588F" w:rsidR="00957013" w:rsidRPr="00F856EA" w:rsidRDefault="00957013" w:rsidP="00957013">
            <w:pPr>
              <w:pStyle w:val="Subtitle"/>
              <w:spacing w:before="240"/>
            </w:pPr>
            <w:del w:id="625" w:author="Genya Gluckman" w:date="2015-09-01T11:46:00Z">
              <w:r w:rsidRPr="00F856EA" w:rsidDel="006202B4">
                <w:rPr>
                  <w:b w:val="0"/>
                  <w:sz w:val="24"/>
                </w:rPr>
                <w:delText>Update level</w:delText>
              </w:r>
            </w:del>
            <w:ins w:id="626" w:author="Genya Gluckman" w:date="2015-09-01T11:46:00Z">
              <w:r w:rsidR="006202B4">
                <w:rPr>
                  <w:b w:val="0"/>
                  <w:sz w:val="24"/>
                </w:rPr>
                <w:t>Give Reward</w:t>
              </w:r>
            </w:ins>
          </w:p>
        </w:tc>
        <w:tc>
          <w:tcPr>
            <w:tcW w:w="1842" w:type="dxa"/>
            <w:gridSpan w:val="2"/>
            <w:shd w:val="clear" w:color="auto" w:fill="auto"/>
          </w:tcPr>
          <w:p w14:paraId="0AFEF9F5" w14:textId="77777777" w:rsidR="00957013" w:rsidRPr="00F856EA" w:rsidRDefault="00957013" w:rsidP="00957013">
            <w:pPr>
              <w:pStyle w:val="Subtitle"/>
              <w:spacing w:before="240"/>
              <w:rPr>
                <w:rStyle w:val="SubtleEmphasis"/>
                <w:color w:val="auto"/>
                <w:sz w:val="24"/>
              </w:rPr>
            </w:pPr>
            <w:r w:rsidRPr="00F856EA">
              <w:rPr>
                <w:rStyle w:val="SubtleEmphasis"/>
                <w:color w:val="auto"/>
                <w:sz w:val="24"/>
              </w:rPr>
              <w:t xml:space="preserve">ID: </w:t>
            </w:r>
          </w:p>
          <w:p w14:paraId="72C7F31C" w14:textId="236617C7" w:rsidR="00957013" w:rsidRPr="00F856EA" w:rsidRDefault="00957013" w:rsidP="00957013">
            <w:pPr>
              <w:pStyle w:val="Subtitle"/>
              <w:spacing w:before="240"/>
            </w:pPr>
            <w:r w:rsidRPr="00F856EA">
              <w:rPr>
                <w:b w:val="0"/>
                <w:sz w:val="24"/>
              </w:rPr>
              <w:t>2.</w:t>
            </w:r>
            <w:ins w:id="627" w:author="Genya Gluckman" w:date="2015-09-01T11:47:00Z">
              <w:r w:rsidR="00363583">
                <w:rPr>
                  <w:b w:val="0"/>
                  <w:sz w:val="24"/>
                </w:rPr>
                <w:t>4</w:t>
              </w:r>
            </w:ins>
            <w:del w:id="628" w:author="Genya Gluckman" w:date="2015-09-01T11:47:00Z">
              <w:r w:rsidRPr="00F856EA" w:rsidDel="00363583">
                <w:rPr>
                  <w:b w:val="0"/>
                  <w:sz w:val="24"/>
                </w:rPr>
                <w:delText>8</w:delText>
              </w:r>
            </w:del>
          </w:p>
        </w:tc>
        <w:tc>
          <w:tcPr>
            <w:tcW w:w="3238" w:type="dxa"/>
            <w:shd w:val="clear" w:color="auto" w:fill="auto"/>
          </w:tcPr>
          <w:p w14:paraId="7BC66178" w14:textId="77777777" w:rsidR="00957013" w:rsidRPr="00F856EA" w:rsidRDefault="00957013" w:rsidP="00957013">
            <w:pPr>
              <w:pStyle w:val="Subtitle"/>
              <w:spacing w:before="240"/>
              <w:rPr>
                <w:rStyle w:val="SubtleEmphasis"/>
                <w:color w:val="auto"/>
                <w:sz w:val="24"/>
              </w:rPr>
            </w:pPr>
            <w:r w:rsidRPr="00F856EA">
              <w:rPr>
                <w:rStyle w:val="SubtleEmphasis"/>
                <w:color w:val="auto"/>
                <w:sz w:val="24"/>
              </w:rPr>
              <w:t xml:space="preserve">Importance Level: </w:t>
            </w:r>
          </w:p>
          <w:p w14:paraId="049632CE" w14:textId="77777777" w:rsidR="00957013" w:rsidRPr="00F856EA" w:rsidRDefault="00957013" w:rsidP="00957013">
            <w:pPr>
              <w:pStyle w:val="Subtitle"/>
              <w:spacing w:before="240"/>
              <w:rPr>
                <w:i/>
                <w:iCs/>
                <w:sz w:val="24"/>
              </w:rPr>
            </w:pPr>
            <w:r w:rsidRPr="00F856EA">
              <w:rPr>
                <w:b w:val="0"/>
                <w:sz w:val="24"/>
              </w:rPr>
              <w:t>High</w:t>
            </w:r>
          </w:p>
        </w:tc>
      </w:tr>
      <w:tr w:rsidR="00F856EA" w:rsidRPr="00F856EA" w14:paraId="100D1142" w14:textId="77777777" w:rsidTr="00957013">
        <w:trPr>
          <w:trHeight w:val="663"/>
        </w:trPr>
        <w:tc>
          <w:tcPr>
            <w:tcW w:w="9016" w:type="dxa"/>
            <w:gridSpan w:val="4"/>
            <w:shd w:val="clear" w:color="auto" w:fill="auto"/>
          </w:tcPr>
          <w:p w14:paraId="3DEB89AA" w14:textId="1350FE45" w:rsidR="00957013" w:rsidRPr="00F856EA" w:rsidRDefault="00957013" w:rsidP="00363583">
            <w:pPr>
              <w:pStyle w:val="Subtitle"/>
              <w:spacing w:before="240"/>
              <w:rPr>
                <w:rStyle w:val="SubtleEmphasis"/>
                <w:color w:val="auto"/>
                <w:sz w:val="24"/>
              </w:rPr>
              <w:pPrChange w:id="629" w:author="Genya Gluckman" w:date="2015-09-01T11:47:00Z">
                <w:pPr>
                  <w:pStyle w:val="Subtitle"/>
                  <w:framePr w:hSpace="180" w:wrap="around" w:vAnchor="text" w:hAnchor="margin" w:y="98"/>
                  <w:spacing w:before="240"/>
                </w:pPr>
              </w:pPrChange>
            </w:pPr>
            <w:r w:rsidRPr="00F856EA">
              <w:rPr>
                <w:rStyle w:val="SubtleEmphasis"/>
                <w:color w:val="auto"/>
                <w:sz w:val="24"/>
              </w:rPr>
              <w:t>Primary Actor:</w:t>
            </w:r>
            <w:r w:rsidRPr="00F856EA">
              <w:rPr>
                <w:rStyle w:val="SubtleEmphasis"/>
                <w:b w:val="0"/>
                <w:i w:val="0"/>
                <w:color w:val="auto"/>
                <w:sz w:val="24"/>
              </w:rPr>
              <w:t xml:space="preserve"> </w:t>
            </w:r>
            <w:del w:id="630" w:author="Genya Gluckman" w:date="2015-09-01T11:47:00Z">
              <w:r w:rsidRPr="00F856EA" w:rsidDel="00363583">
                <w:rPr>
                  <w:rStyle w:val="SubtleEmphasis"/>
                  <w:b w:val="0"/>
                  <w:i w:val="0"/>
                  <w:color w:val="auto"/>
                  <w:sz w:val="24"/>
                </w:rPr>
                <w:delText>Game Elements</w:delText>
              </w:r>
            </w:del>
            <w:ins w:id="631" w:author="Genya Gluckman" w:date="2015-09-01T11:47:00Z">
              <w:r w:rsidR="00363583">
                <w:rPr>
                  <w:rStyle w:val="SubtleEmphasis"/>
                  <w:b w:val="0"/>
                  <w:i w:val="0"/>
                  <w:color w:val="auto"/>
                  <w:sz w:val="24"/>
                </w:rPr>
                <w:t>Reward</w:t>
              </w:r>
            </w:ins>
            <w:r w:rsidRPr="00F856EA">
              <w:rPr>
                <w:rStyle w:val="SubtleEmphasis"/>
                <w:b w:val="0"/>
                <w:i w:val="0"/>
                <w:color w:val="auto"/>
                <w:sz w:val="24"/>
              </w:rPr>
              <w:t xml:space="preserve"> subsystem</w:t>
            </w:r>
          </w:p>
        </w:tc>
      </w:tr>
      <w:tr w:rsidR="00F856EA" w:rsidRPr="00F856EA" w14:paraId="3B7848B8" w14:textId="77777777" w:rsidTr="00957013">
        <w:trPr>
          <w:trHeight w:val="390"/>
        </w:trPr>
        <w:tc>
          <w:tcPr>
            <w:tcW w:w="9016" w:type="dxa"/>
            <w:gridSpan w:val="4"/>
            <w:shd w:val="clear" w:color="auto" w:fill="auto"/>
          </w:tcPr>
          <w:p w14:paraId="605BC3ED" w14:textId="70F76947" w:rsidR="00957013" w:rsidRPr="00F856EA" w:rsidRDefault="00957013" w:rsidP="00363583">
            <w:pPr>
              <w:pStyle w:val="Subtitle"/>
              <w:spacing w:before="240"/>
              <w:rPr>
                <w:rStyle w:val="SubtleEmphasis"/>
                <w:color w:val="auto"/>
                <w:sz w:val="24"/>
              </w:rPr>
              <w:pPrChange w:id="632" w:author="Genya Gluckman" w:date="2015-09-01T11:47:00Z">
                <w:pPr>
                  <w:pStyle w:val="Subtitle"/>
                  <w:framePr w:hSpace="180" w:wrap="around" w:vAnchor="text" w:hAnchor="margin" w:y="98"/>
                  <w:spacing w:before="240"/>
                </w:pPr>
              </w:pPrChange>
            </w:pPr>
            <w:r w:rsidRPr="00F856EA">
              <w:rPr>
                <w:rStyle w:val="SubtleEmphasis"/>
                <w:color w:val="auto"/>
                <w:sz w:val="24"/>
              </w:rPr>
              <w:t xml:space="preserve">Purpose: </w:t>
            </w:r>
            <w:r w:rsidRPr="00F856EA">
              <w:rPr>
                <w:rStyle w:val="SubtleEmphasis"/>
                <w:b w:val="0"/>
                <w:i w:val="0"/>
                <w:color w:val="auto"/>
                <w:sz w:val="24"/>
              </w:rPr>
              <w:t xml:space="preserve">To manage and control </w:t>
            </w:r>
            <w:del w:id="633" w:author="Genya Gluckman" w:date="2015-09-01T11:47:00Z">
              <w:r w:rsidRPr="00F856EA" w:rsidDel="00363583">
                <w:rPr>
                  <w:rStyle w:val="SubtleEmphasis"/>
                  <w:b w:val="0"/>
                  <w:i w:val="0"/>
                  <w:color w:val="auto"/>
                  <w:sz w:val="24"/>
                </w:rPr>
                <w:delText>the game elements</w:delText>
              </w:r>
            </w:del>
            <w:ins w:id="634" w:author="Genya Gluckman" w:date="2015-09-01T11:47:00Z">
              <w:r w:rsidR="00363583">
                <w:rPr>
                  <w:rStyle w:val="SubtleEmphasis"/>
                  <w:b w:val="0"/>
                  <w:i w:val="0"/>
                  <w:color w:val="auto"/>
                  <w:sz w:val="24"/>
                </w:rPr>
                <w:t>the gamification elements</w:t>
              </w:r>
            </w:ins>
            <w:r w:rsidRPr="00F856EA">
              <w:rPr>
                <w:rStyle w:val="SubtleEmphasis"/>
                <w:b w:val="0"/>
                <w:i w:val="0"/>
                <w:color w:val="auto"/>
                <w:sz w:val="24"/>
              </w:rPr>
              <w:t xml:space="preserve"> of the </w:t>
            </w:r>
            <w:proofErr w:type="spellStart"/>
            <w:r w:rsidRPr="00F856EA">
              <w:rPr>
                <w:rStyle w:val="SubtleEmphasis"/>
                <w:b w:val="0"/>
                <w:i w:val="0"/>
                <w:color w:val="auto"/>
                <w:sz w:val="24"/>
              </w:rPr>
              <w:t>eduActiv</w:t>
            </w:r>
            <w:proofErr w:type="spellEnd"/>
            <w:r w:rsidRPr="00F856EA">
              <w:rPr>
                <w:rStyle w:val="SubtleEmphasis"/>
                <w:b w:val="0"/>
                <w:i w:val="0"/>
                <w:color w:val="auto"/>
                <w:sz w:val="24"/>
              </w:rPr>
              <w:t xml:space="preserve"> system.</w:t>
            </w:r>
          </w:p>
        </w:tc>
      </w:tr>
      <w:tr w:rsidR="00F856EA" w:rsidRPr="00F856EA" w14:paraId="316479D2" w14:textId="77777777" w:rsidTr="00957013">
        <w:trPr>
          <w:trHeight w:val="656"/>
        </w:trPr>
        <w:tc>
          <w:tcPr>
            <w:tcW w:w="9016" w:type="dxa"/>
            <w:gridSpan w:val="4"/>
            <w:shd w:val="clear" w:color="auto" w:fill="auto"/>
          </w:tcPr>
          <w:p w14:paraId="108A8AB8" w14:textId="77777777" w:rsidR="00957013" w:rsidRPr="00F856EA" w:rsidRDefault="00957013" w:rsidP="00957013">
            <w:pPr>
              <w:pStyle w:val="Subtitle"/>
              <w:spacing w:before="240"/>
              <w:rPr>
                <w:rStyle w:val="SubtleEmphasis"/>
                <w:b w:val="0"/>
                <w:i w:val="0"/>
                <w:color w:val="auto"/>
                <w:sz w:val="24"/>
              </w:rPr>
            </w:pPr>
            <w:r w:rsidRPr="00F856EA">
              <w:rPr>
                <w:rStyle w:val="SubtleEmphasis"/>
                <w:color w:val="auto"/>
                <w:sz w:val="24"/>
              </w:rPr>
              <w:t xml:space="preserve">Stakeholders and Interests: </w:t>
            </w:r>
          </w:p>
          <w:p w14:paraId="2DF88073" w14:textId="38A3B31B" w:rsidR="00957013" w:rsidRPr="00F856EA" w:rsidRDefault="00957013" w:rsidP="00363583">
            <w:pPr>
              <w:pStyle w:val="Subtitle"/>
              <w:spacing w:before="240"/>
              <w:rPr>
                <w:i/>
              </w:rPr>
              <w:pPrChange w:id="635" w:author="Genya Gluckman" w:date="2015-09-01T11:48:00Z">
                <w:pPr>
                  <w:pStyle w:val="Subtitle"/>
                  <w:framePr w:hSpace="180" w:wrap="around" w:vAnchor="text" w:hAnchor="margin" w:y="98"/>
                  <w:spacing w:before="240"/>
                </w:pPr>
              </w:pPrChange>
            </w:pPr>
            <w:r w:rsidRPr="00F856EA">
              <w:rPr>
                <w:rStyle w:val="SubtleEmphasis"/>
                <w:b w:val="0"/>
                <w:i w:val="0"/>
                <w:color w:val="auto"/>
                <w:sz w:val="24"/>
              </w:rPr>
              <w:t xml:space="preserve">Teachers – view points, </w:t>
            </w:r>
            <w:del w:id="636" w:author="Genya Gluckman" w:date="2015-09-01T11:48:00Z">
              <w:r w:rsidRPr="00F856EA" w:rsidDel="00363583">
                <w:rPr>
                  <w:rStyle w:val="SubtleEmphasis"/>
                  <w:b w:val="0"/>
                  <w:i w:val="0"/>
                  <w:color w:val="auto"/>
                  <w:sz w:val="24"/>
                </w:rPr>
                <w:delText xml:space="preserve">level </w:delText>
              </w:r>
            </w:del>
            <w:ins w:id="637" w:author="Genya Gluckman" w:date="2015-09-01T11:48:00Z">
              <w:r w:rsidR="00363583">
                <w:rPr>
                  <w:rStyle w:val="SubtleEmphasis"/>
                  <w:b w:val="0"/>
                  <w:i w:val="0"/>
                  <w:color w:val="auto"/>
                  <w:sz w:val="24"/>
                </w:rPr>
                <w:t>badges</w:t>
              </w:r>
              <w:r w:rsidR="00363583" w:rsidRPr="00F856EA">
                <w:rPr>
                  <w:rStyle w:val="SubtleEmphasis"/>
                  <w:b w:val="0"/>
                  <w:i w:val="0"/>
                  <w:color w:val="auto"/>
                  <w:sz w:val="24"/>
                </w:rPr>
                <w:t xml:space="preserve"> </w:t>
              </w:r>
            </w:ins>
            <w:r w:rsidRPr="00F856EA">
              <w:rPr>
                <w:rStyle w:val="SubtleEmphasis"/>
                <w:b w:val="0"/>
                <w:i w:val="0"/>
                <w:color w:val="auto"/>
                <w:sz w:val="24"/>
              </w:rPr>
              <w:t xml:space="preserve">and </w:t>
            </w:r>
            <w:del w:id="638" w:author="Genya Gluckman" w:date="2015-09-01T11:48:00Z">
              <w:r w:rsidRPr="00F856EA" w:rsidDel="00363583">
                <w:rPr>
                  <w:rStyle w:val="SubtleEmphasis"/>
                  <w:b w:val="0"/>
                  <w:i w:val="0"/>
                  <w:color w:val="auto"/>
                  <w:sz w:val="24"/>
                </w:rPr>
                <w:delText>rewards</w:delText>
              </w:r>
            </w:del>
            <w:ins w:id="639" w:author="Genya Gluckman" w:date="2015-09-01T11:48:00Z">
              <w:r w:rsidR="00363583">
                <w:rPr>
                  <w:rStyle w:val="SubtleEmphasis"/>
                  <w:b w:val="0"/>
                  <w:i w:val="0"/>
                  <w:color w:val="auto"/>
                  <w:sz w:val="24"/>
                </w:rPr>
                <w:t xml:space="preserve">trophies  </w:t>
              </w:r>
            </w:ins>
          </w:p>
        </w:tc>
      </w:tr>
      <w:tr w:rsidR="00F856EA" w:rsidRPr="00F856EA" w14:paraId="471A367E" w14:textId="77777777" w:rsidTr="00957013">
        <w:trPr>
          <w:trHeight w:val="524"/>
        </w:trPr>
        <w:tc>
          <w:tcPr>
            <w:tcW w:w="9016" w:type="dxa"/>
            <w:gridSpan w:val="4"/>
            <w:shd w:val="clear" w:color="auto" w:fill="auto"/>
          </w:tcPr>
          <w:p w14:paraId="76A2300C" w14:textId="2D883211" w:rsidR="00957013" w:rsidRPr="00F856EA" w:rsidRDefault="00957013" w:rsidP="00363583">
            <w:pPr>
              <w:pStyle w:val="Subtitle"/>
              <w:spacing w:before="240"/>
              <w:rPr>
                <w:rStyle w:val="SubtleEmphasis"/>
                <w:color w:val="auto"/>
                <w:sz w:val="24"/>
              </w:rPr>
              <w:pPrChange w:id="640" w:author="Genya Gluckman" w:date="2015-09-01T11:49:00Z">
                <w:pPr>
                  <w:pStyle w:val="Subtitle"/>
                  <w:framePr w:hSpace="180" w:wrap="around" w:vAnchor="text" w:hAnchor="margin" w:y="98"/>
                  <w:spacing w:before="240"/>
                </w:pPr>
              </w:pPrChange>
            </w:pPr>
            <w:r w:rsidRPr="00F856EA">
              <w:rPr>
                <w:rStyle w:val="SubtleEmphasis"/>
                <w:color w:val="auto"/>
                <w:sz w:val="24"/>
              </w:rPr>
              <w:t xml:space="preserve">Brief Description: </w:t>
            </w:r>
            <w:r w:rsidRPr="00F856EA">
              <w:t xml:space="preserve"> </w:t>
            </w:r>
            <w:r w:rsidRPr="00F856EA">
              <w:rPr>
                <w:b w:val="0"/>
                <w:sz w:val="24"/>
              </w:rPr>
              <w:t xml:space="preserve">Once an </w:t>
            </w:r>
            <w:del w:id="641" w:author="Genya Gluckman" w:date="2015-09-01T11:48:00Z">
              <w:r w:rsidRPr="00F856EA" w:rsidDel="00363583">
                <w:rPr>
                  <w:b w:val="0"/>
                  <w:sz w:val="24"/>
                </w:rPr>
                <w:delText xml:space="preserve">assessment </w:delText>
              </w:r>
            </w:del>
            <w:ins w:id="642" w:author="Genya Gluckman" w:date="2015-09-01T11:48:00Z">
              <w:r w:rsidR="00363583">
                <w:rPr>
                  <w:b w:val="0"/>
                  <w:sz w:val="24"/>
                </w:rPr>
                <w:t>activity</w:t>
              </w:r>
              <w:r w:rsidR="00363583" w:rsidRPr="00F856EA">
                <w:rPr>
                  <w:b w:val="0"/>
                  <w:sz w:val="24"/>
                </w:rPr>
                <w:t xml:space="preserve"> </w:t>
              </w:r>
            </w:ins>
            <w:r w:rsidRPr="00F856EA">
              <w:rPr>
                <w:b w:val="0"/>
                <w:sz w:val="24"/>
              </w:rPr>
              <w:t xml:space="preserve">has been </w:t>
            </w:r>
            <w:del w:id="643" w:author="Genya Gluckman" w:date="2015-09-01T11:48:00Z">
              <w:r w:rsidRPr="00F856EA" w:rsidDel="00363583">
                <w:rPr>
                  <w:b w:val="0"/>
                  <w:sz w:val="24"/>
                </w:rPr>
                <w:delText xml:space="preserve">completed </w:delText>
              </w:r>
            </w:del>
            <w:ins w:id="644" w:author="Genya Gluckman" w:date="2015-09-01T11:48:00Z">
              <w:r w:rsidR="00363583">
                <w:rPr>
                  <w:b w:val="0"/>
                  <w:sz w:val="24"/>
                </w:rPr>
                <w:t>uploaded</w:t>
              </w:r>
              <w:r w:rsidR="00363583" w:rsidRPr="00F856EA">
                <w:rPr>
                  <w:b w:val="0"/>
                  <w:sz w:val="24"/>
                </w:rPr>
                <w:t xml:space="preserve"> </w:t>
              </w:r>
            </w:ins>
            <w:del w:id="645" w:author="Genya Gluckman" w:date="2015-09-01T11:48:00Z">
              <w:r w:rsidRPr="00F856EA" w:rsidDel="00363583">
                <w:rPr>
                  <w:b w:val="0"/>
                  <w:sz w:val="24"/>
                </w:rPr>
                <w:delText xml:space="preserve">by </w:delText>
              </w:r>
            </w:del>
            <w:ins w:id="646" w:author="Genya Gluckman" w:date="2015-09-01T11:48:00Z">
              <w:r w:rsidR="00363583">
                <w:rPr>
                  <w:b w:val="0"/>
                  <w:sz w:val="24"/>
                </w:rPr>
                <w:t>for</w:t>
              </w:r>
            </w:ins>
            <w:del w:id="647" w:author="Genya Gluckman" w:date="2015-09-01T11:48:00Z">
              <w:r w:rsidRPr="00F856EA" w:rsidDel="00363583">
                <w:rPr>
                  <w:b w:val="0"/>
                  <w:sz w:val="24"/>
                </w:rPr>
                <w:delText>the</w:delText>
              </w:r>
            </w:del>
            <w:ins w:id="648" w:author="Genya Gluckman" w:date="2015-09-01T11:48:00Z">
              <w:r w:rsidR="00363583">
                <w:rPr>
                  <w:b w:val="0"/>
                  <w:sz w:val="24"/>
                </w:rPr>
                <w:t xml:space="preserve"> a</w:t>
              </w:r>
            </w:ins>
            <w:r w:rsidRPr="00F856EA">
              <w:rPr>
                <w:b w:val="0"/>
                <w:sz w:val="24"/>
              </w:rPr>
              <w:t xml:space="preserve"> teacher, the subsystem adds the allocated points and calculates the specific badge that the user will receive and allocates it to them. Depending on the teacher’s results, </w:t>
            </w:r>
            <w:ins w:id="649" w:author="Genya Gluckman" w:date="2015-09-01T11:48:00Z">
              <w:r w:rsidR="00363583">
                <w:rPr>
                  <w:b w:val="0"/>
                  <w:sz w:val="24"/>
                </w:rPr>
                <w:t>the</w:t>
              </w:r>
            </w:ins>
            <w:del w:id="650" w:author="Genya Gluckman" w:date="2015-09-01T11:48:00Z">
              <w:r w:rsidRPr="00F856EA" w:rsidDel="00363583">
                <w:rPr>
                  <w:b w:val="0"/>
                  <w:sz w:val="24"/>
                </w:rPr>
                <w:delText>a</w:delText>
              </w:r>
            </w:del>
            <w:r w:rsidRPr="00F856EA">
              <w:rPr>
                <w:b w:val="0"/>
                <w:sz w:val="24"/>
              </w:rPr>
              <w:t xml:space="preserve"> </w:t>
            </w:r>
            <w:del w:id="651" w:author="Genya Gluckman" w:date="2015-09-01T11:48:00Z">
              <w:r w:rsidRPr="00F856EA" w:rsidDel="00363583">
                <w:rPr>
                  <w:b w:val="0"/>
                  <w:sz w:val="24"/>
                </w:rPr>
                <w:delText xml:space="preserve">reward </w:delText>
              </w:r>
            </w:del>
            <w:ins w:id="652" w:author="Genya Gluckman" w:date="2015-09-01T11:48:00Z">
              <w:r w:rsidR="00363583">
                <w:rPr>
                  <w:b w:val="0"/>
                  <w:sz w:val="24"/>
                </w:rPr>
                <w:t>trophy</w:t>
              </w:r>
              <w:r w:rsidR="00363583" w:rsidRPr="00F856EA">
                <w:rPr>
                  <w:b w:val="0"/>
                  <w:sz w:val="24"/>
                </w:rPr>
                <w:t xml:space="preserve"> </w:t>
              </w:r>
            </w:ins>
            <w:del w:id="653" w:author="Genya Gluckman" w:date="2015-09-01T11:48:00Z">
              <w:r w:rsidRPr="00F856EA" w:rsidDel="00363583">
                <w:rPr>
                  <w:b w:val="0"/>
                  <w:sz w:val="24"/>
                </w:rPr>
                <w:delText>can be given</w:delText>
              </w:r>
            </w:del>
            <w:ins w:id="654" w:author="Genya Gluckman" w:date="2015-09-01T11:48:00Z">
              <w:r w:rsidR="00363583">
                <w:rPr>
                  <w:b w:val="0"/>
                  <w:sz w:val="24"/>
                </w:rPr>
                <w:t>type will change</w:t>
              </w:r>
            </w:ins>
            <w:ins w:id="655" w:author="Genya Gluckman" w:date="2015-09-01T11:49:00Z">
              <w:r w:rsidR="00363583">
                <w:rPr>
                  <w:b w:val="0"/>
                  <w:sz w:val="24"/>
                </w:rPr>
                <w:t xml:space="preserve">. </w:t>
              </w:r>
            </w:ins>
            <w:del w:id="656" w:author="Genya Gluckman" w:date="2015-09-01T11:49:00Z">
              <w:r w:rsidRPr="00F856EA" w:rsidDel="00363583">
                <w:rPr>
                  <w:b w:val="0"/>
                  <w:sz w:val="24"/>
                </w:rPr>
                <w:delText xml:space="preserve">. Once three different assessments have been completed, the level is completed and the subsystem gives the user access to the next level if it is available. The subsystem also tracks and updates the leadership board. </w:delText>
              </w:r>
            </w:del>
            <w:proofErr w:type="gramStart"/>
            <w:r w:rsidRPr="00F856EA">
              <w:rPr>
                <w:b w:val="0"/>
                <w:sz w:val="24"/>
              </w:rPr>
              <w:t>The</w:t>
            </w:r>
            <w:proofErr w:type="gramEnd"/>
            <w:r w:rsidRPr="00F856EA">
              <w:rPr>
                <w:b w:val="0"/>
                <w:sz w:val="24"/>
              </w:rPr>
              <w:t xml:space="preserve"> teachers profile is then updated by the teacher subsystem.</w:t>
            </w:r>
          </w:p>
        </w:tc>
      </w:tr>
      <w:tr w:rsidR="00F856EA" w:rsidRPr="00F856EA" w14:paraId="35185DC5" w14:textId="77777777" w:rsidTr="00957013">
        <w:trPr>
          <w:trHeight w:val="364"/>
        </w:trPr>
        <w:tc>
          <w:tcPr>
            <w:tcW w:w="9016" w:type="dxa"/>
            <w:gridSpan w:val="4"/>
            <w:shd w:val="clear" w:color="auto" w:fill="auto"/>
          </w:tcPr>
          <w:p w14:paraId="53A95C9C" w14:textId="612B0AF3" w:rsidR="00957013" w:rsidRPr="00F856EA" w:rsidRDefault="00957013" w:rsidP="00957013">
            <w:pPr>
              <w:pStyle w:val="Subtitle"/>
              <w:spacing w:before="240"/>
              <w:rPr>
                <w:rStyle w:val="SubtleEmphasis"/>
                <w:color w:val="auto"/>
                <w:sz w:val="24"/>
              </w:rPr>
            </w:pPr>
            <w:r w:rsidRPr="00F856EA">
              <w:rPr>
                <w:rStyle w:val="SubtleEmphasis"/>
                <w:color w:val="auto"/>
                <w:sz w:val="24"/>
              </w:rPr>
              <w:t xml:space="preserve">Preconditions: </w:t>
            </w:r>
          </w:p>
          <w:p w14:paraId="2B414945" w14:textId="47CC153E" w:rsidR="00363583" w:rsidRDefault="00957013" w:rsidP="00363583">
            <w:pPr>
              <w:pStyle w:val="Subtitle"/>
              <w:numPr>
                <w:ilvl w:val="0"/>
                <w:numId w:val="24"/>
              </w:numPr>
              <w:spacing w:before="240"/>
              <w:rPr>
                <w:ins w:id="657" w:author="Genya Gluckman" w:date="2015-09-01T11:49:00Z"/>
                <w:rStyle w:val="SubtleEmphasis"/>
                <w:b w:val="0"/>
                <w:i w:val="0"/>
                <w:color w:val="auto"/>
                <w:sz w:val="24"/>
              </w:rPr>
              <w:pPrChange w:id="658" w:author="Genya Gluckman" w:date="2015-09-01T11:49:00Z">
                <w:pPr>
                  <w:pStyle w:val="Subtitle"/>
                  <w:framePr w:hSpace="180" w:wrap="around" w:vAnchor="text" w:hAnchor="margin" w:y="98"/>
                  <w:numPr>
                    <w:numId w:val="24"/>
                  </w:numPr>
                  <w:spacing w:before="240"/>
                  <w:ind w:left="720" w:hanging="360"/>
                </w:pPr>
              </w:pPrChange>
            </w:pPr>
            <w:del w:id="659" w:author="Genya Gluckman" w:date="2015-09-01T11:50:00Z">
              <w:r w:rsidRPr="00F856EA" w:rsidDel="00363583">
                <w:rPr>
                  <w:rStyle w:val="SubtleEmphasis"/>
                  <w:b w:val="0"/>
                  <w:i w:val="0"/>
                  <w:color w:val="auto"/>
                  <w:sz w:val="24"/>
                </w:rPr>
                <w:delText>3 assessments have to be completed before the level can be updated</w:delText>
              </w:r>
            </w:del>
            <w:ins w:id="660" w:author="Genya Gluckman" w:date="2015-09-01T11:49:00Z">
              <w:r w:rsidR="00363583">
                <w:rPr>
                  <w:rStyle w:val="SubtleEmphasis"/>
                  <w:b w:val="0"/>
                  <w:i w:val="0"/>
                  <w:color w:val="auto"/>
                  <w:sz w:val="24"/>
                </w:rPr>
                <w:t>150 CPTD points gives the user a gold trophy</w:t>
              </w:r>
            </w:ins>
          </w:p>
          <w:p w14:paraId="0361FCC7" w14:textId="77777777" w:rsidR="00363583" w:rsidRDefault="00363583" w:rsidP="00363583">
            <w:pPr>
              <w:pStyle w:val="Subtitle"/>
              <w:numPr>
                <w:ilvl w:val="0"/>
                <w:numId w:val="24"/>
              </w:numPr>
              <w:spacing w:before="240"/>
              <w:rPr>
                <w:ins w:id="661" w:author="Genya Gluckman" w:date="2015-09-01T11:50:00Z"/>
                <w:rStyle w:val="SubtleEmphasis"/>
                <w:b w:val="0"/>
                <w:i w:val="0"/>
                <w:color w:val="auto"/>
                <w:sz w:val="24"/>
              </w:rPr>
              <w:pPrChange w:id="662" w:author="Genya Gluckman" w:date="2015-09-01T11:49:00Z">
                <w:pPr>
                  <w:pStyle w:val="Subtitle"/>
                  <w:framePr w:hSpace="180" w:wrap="around" w:vAnchor="text" w:hAnchor="margin" w:y="98"/>
                  <w:numPr>
                    <w:numId w:val="24"/>
                  </w:numPr>
                  <w:spacing w:before="240"/>
                  <w:ind w:left="720" w:hanging="360"/>
                </w:pPr>
              </w:pPrChange>
            </w:pPr>
            <w:ins w:id="663" w:author="Genya Gluckman" w:date="2015-09-01T11:50:00Z">
              <w:r>
                <w:rPr>
                  <w:rStyle w:val="SubtleEmphasis"/>
                  <w:b w:val="0"/>
                  <w:i w:val="0"/>
                  <w:color w:val="auto"/>
                  <w:sz w:val="24"/>
                </w:rPr>
                <w:t>100 CPTD points gives the user a silver trophy</w:t>
              </w:r>
            </w:ins>
          </w:p>
          <w:p w14:paraId="2352A889" w14:textId="4B500700" w:rsidR="00363583" w:rsidRPr="00363583" w:rsidRDefault="00363583" w:rsidP="00363583">
            <w:pPr>
              <w:pStyle w:val="Subtitle"/>
              <w:numPr>
                <w:ilvl w:val="0"/>
                <w:numId w:val="24"/>
              </w:numPr>
              <w:spacing w:before="240"/>
              <w:rPr>
                <w:b w:val="0"/>
                <w:iCs/>
                <w:sz w:val="24"/>
                <w:rPrChange w:id="664" w:author="Genya Gluckman" w:date="2015-09-01T11:49:00Z">
                  <w:rPr>
                    <w:rStyle w:val="SubtleEmphasis"/>
                    <w:color w:val="auto"/>
                    <w:sz w:val="24"/>
                  </w:rPr>
                </w:rPrChange>
              </w:rPr>
              <w:pPrChange w:id="665" w:author="Genya Gluckman" w:date="2015-09-01T11:49:00Z">
                <w:pPr>
                  <w:pStyle w:val="Subtitle"/>
                  <w:framePr w:hSpace="180" w:wrap="around" w:vAnchor="text" w:hAnchor="margin" w:y="98"/>
                  <w:numPr>
                    <w:numId w:val="24"/>
                  </w:numPr>
                  <w:spacing w:before="240"/>
                  <w:ind w:left="720" w:hanging="360"/>
                </w:pPr>
              </w:pPrChange>
            </w:pPr>
            <w:ins w:id="666" w:author="Genya Gluckman" w:date="2015-09-01T11:50:00Z">
              <w:r>
                <w:rPr>
                  <w:rStyle w:val="SubtleEmphasis"/>
                  <w:b w:val="0"/>
                  <w:i w:val="0"/>
                  <w:color w:val="auto"/>
                  <w:sz w:val="24"/>
                </w:rPr>
                <w:t>Below 100 CPTD points gives the user a bronze</w:t>
              </w:r>
            </w:ins>
            <w:del w:id="667" w:author="Genya Gluckman" w:date="2015-09-01T11:49:00Z">
              <w:r w:rsidR="00957013" w:rsidRPr="00F856EA" w:rsidDel="00363583">
                <w:rPr>
                  <w:rStyle w:val="SubtleEmphasis"/>
                  <w:b w:val="0"/>
                  <w:i w:val="0"/>
                  <w:color w:val="auto"/>
                  <w:sz w:val="24"/>
                </w:rPr>
                <w:delText>.</w:delText>
              </w:r>
            </w:del>
          </w:p>
        </w:tc>
      </w:tr>
      <w:tr w:rsidR="00F856EA" w:rsidRPr="00F856EA" w14:paraId="44A3AB9D" w14:textId="77777777" w:rsidTr="00957013">
        <w:trPr>
          <w:trHeight w:val="375"/>
        </w:trPr>
        <w:tc>
          <w:tcPr>
            <w:tcW w:w="9016" w:type="dxa"/>
            <w:gridSpan w:val="4"/>
            <w:shd w:val="clear" w:color="auto" w:fill="auto"/>
          </w:tcPr>
          <w:p w14:paraId="02D22BC8" w14:textId="77777777" w:rsidR="00957013" w:rsidRPr="00F856EA" w:rsidRDefault="00957013" w:rsidP="00957013">
            <w:pPr>
              <w:pStyle w:val="Subtitle"/>
              <w:spacing w:before="240"/>
              <w:rPr>
                <w:rStyle w:val="SubtleEmphasis"/>
                <w:color w:val="auto"/>
                <w:sz w:val="24"/>
              </w:rPr>
            </w:pPr>
            <w:r w:rsidRPr="00F856EA">
              <w:rPr>
                <w:rStyle w:val="SubtleEmphasis"/>
                <w:color w:val="auto"/>
                <w:sz w:val="24"/>
              </w:rPr>
              <w:t xml:space="preserve">Post Condition: </w:t>
            </w:r>
          </w:p>
          <w:p w14:paraId="53E649A2" w14:textId="77777777" w:rsidR="00957013" w:rsidRPr="00F856EA" w:rsidRDefault="00957013" w:rsidP="00957013">
            <w:pPr>
              <w:pStyle w:val="Subtitle"/>
              <w:numPr>
                <w:ilvl w:val="0"/>
                <w:numId w:val="24"/>
              </w:numPr>
              <w:spacing w:before="240"/>
              <w:rPr>
                <w:i/>
                <w:iCs/>
                <w:sz w:val="24"/>
              </w:rPr>
            </w:pPr>
            <w:r w:rsidRPr="00F856EA">
              <w:rPr>
                <w:rStyle w:val="SubtleEmphasis"/>
                <w:b w:val="0"/>
                <w:i w:val="0"/>
                <w:color w:val="auto"/>
                <w:sz w:val="24"/>
              </w:rPr>
              <w:t>Update teacher profile</w:t>
            </w:r>
          </w:p>
        </w:tc>
      </w:tr>
      <w:tr w:rsidR="00F856EA" w:rsidRPr="00F856EA" w14:paraId="26B27C83" w14:textId="77777777" w:rsidTr="00957013">
        <w:trPr>
          <w:trHeight w:val="640"/>
        </w:trPr>
        <w:tc>
          <w:tcPr>
            <w:tcW w:w="9016" w:type="dxa"/>
            <w:gridSpan w:val="4"/>
            <w:shd w:val="clear" w:color="auto" w:fill="auto"/>
          </w:tcPr>
          <w:p w14:paraId="55FB75C2" w14:textId="77777777" w:rsidR="00957013" w:rsidRPr="00F856EA" w:rsidRDefault="00957013" w:rsidP="00957013">
            <w:pPr>
              <w:pStyle w:val="Subtitle"/>
              <w:spacing w:before="240"/>
              <w:rPr>
                <w:rStyle w:val="SubtleEmphasis"/>
                <w:color w:val="auto"/>
                <w:sz w:val="24"/>
              </w:rPr>
            </w:pPr>
            <w:r w:rsidRPr="00F856EA">
              <w:rPr>
                <w:rStyle w:val="SubtleEmphasis"/>
                <w:color w:val="auto"/>
                <w:sz w:val="24"/>
              </w:rPr>
              <w:t xml:space="preserve">Related Use Cases: </w:t>
            </w:r>
          </w:p>
          <w:p w14:paraId="2AE17782" w14:textId="5246B73F" w:rsidR="00957013" w:rsidRPr="00F856EA" w:rsidRDefault="00957013" w:rsidP="00212076">
            <w:pPr>
              <w:pStyle w:val="Subtitle"/>
              <w:spacing w:before="240"/>
              <w:rPr>
                <w:rStyle w:val="SubtleEmphasis"/>
                <w:color w:val="auto"/>
                <w:sz w:val="24"/>
              </w:rPr>
              <w:pPrChange w:id="668" w:author="Genya Gluckman" w:date="2015-09-01T11:51:00Z">
                <w:pPr>
                  <w:pStyle w:val="Subtitle"/>
                  <w:framePr w:hSpace="180" w:wrap="around" w:vAnchor="text" w:hAnchor="margin" w:y="98"/>
                  <w:spacing w:before="240"/>
                </w:pPr>
              </w:pPrChange>
            </w:pPr>
            <w:r w:rsidRPr="00F856EA">
              <w:rPr>
                <w:rStyle w:val="SubtleEmphasis"/>
                <w:b w:val="0"/>
                <w:i w:val="0"/>
                <w:color w:val="auto"/>
                <w:sz w:val="24"/>
              </w:rPr>
              <w:t xml:space="preserve">&lt;&lt;include&gt;&gt; 2.7. Check number of </w:t>
            </w:r>
            <w:del w:id="669" w:author="Genya Gluckman" w:date="2015-09-01T11:51:00Z">
              <w:r w:rsidRPr="00F856EA" w:rsidDel="00212076">
                <w:rPr>
                  <w:rStyle w:val="SubtleEmphasis"/>
                  <w:b w:val="0"/>
                  <w:i w:val="0"/>
                  <w:color w:val="auto"/>
                  <w:sz w:val="24"/>
                </w:rPr>
                <w:delText>assessments completed</w:delText>
              </w:r>
            </w:del>
            <w:ins w:id="670" w:author="Genya Gluckman" w:date="2015-09-01T11:51:00Z">
              <w:r w:rsidR="00212076">
                <w:rPr>
                  <w:rStyle w:val="SubtleEmphasis"/>
                  <w:b w:val="0"/>
                  <w:i w:val="0"/>
                  <w:color w:val="auto"/>
                  <w:sz w:val="24"/>
                </w:rPr>
                <w:t>points</w:t>
              </w:r>
            </w:ins>
          </w:p>
        </w:tc>
      </w:tr>
      <w:tr w:rsidR="00F856EA" w:rsidRPr="00F856EA" w14:paraId="704941C1" w14:textId="77777777" w:rsidTr="00957013">
        <w:trPr>
          <w:trHeight w:val="274"/>
        </w:trPr>
        <w:tc>
          <w:tcPr>
            <w:tcW w:w="9016" w:type="dxa"/>
            <w:gridSpan w:val="4"/>
            <w:shd w:val="clear" w:color="auto" w:fill="auto"/>
          </w:tcPr>
          <w:p w14:paraId="285F6F9A" w14:textId="77777777" w:rsidR="00957013" w:rsidRPr="00F856EA" w:rsidRDefault="00957013" w:rsidP="00957013">
            <w:pPr>
              <w:pStyle w:val="Subtitle"/>
              <w:spacing w:before="240"/>
              <w:rPr>
                <w:rStyle w:val="SubtleEmphasis"/>
                <w:color w:val="auto"/>
                <w:sz w:val="24"/>
              </w:rPr>
            </w:pPr>
            <w:r w:rsidRPr="00F856EA">
              <w:rPr>
                <w:rStyle w:val="SubtleEmphasis"/>
                <w:color w:val="auto"/>
                <w:sz w:val="24"/>
              </w:rPr>
              <w:t>Normal Flow of Events:</w:t>
            </w:r>
          </w:p>
        </w:tc>
      </w:tr>
      <w:tr w:rsidR="00F856EA" w:rsidRPr="00F856EA" w14:paraId="3EC67A08" w14:textId="77777777" w:rsidTr="00957013">
        <w:trPr>
          <w:trHeight w:val="186"/>
        </w:trPr>
        <w:tc>
          <w:tcPr>
            <w:tcW w:w="4508" w:type="dxa"/>
            <w:gridSpan w:val="2"/>
            <w:shd w:val="clear" w:color="auto" w:fill="auto"/>
          </w:tcPr>
          <w:p w14:paraId="456C8F03" w14:textId="77777777" w:rsidR="00957013" w:rsidRPr="00F856EA" w:rsidRDefault="00957013" w:rsidP="00A70D59">
            <w:pPr>
              <w:pStyle w:val="Subtitle"/>
              <w:spacing w:before="240"/>
              <w:jc w:val="center"/>
              <w:rPr>
                <w:rStyle w:val="SubtleEmphasis"/>
                <w:color w:val="auto"/>
                <w:sz w:val="24"/>
              </w:rPr>
            </w:pPr>
            <w:r w:rsidRPr="00F856EA">
              <w:rPr>
                <w:rStyle w:val="SubtleEmphasis"/>
                <w:color w:val="auto"/>
                <w:sz w:val="24"/>
              </w:rPr>
              <w:t>Assessment Subsystem</w:t>
            </w:r>
          </w:p>
        </w:tc>
        <w:tc>
          <w:tcPr>
            <w:tcW w:w="4508" w:type="dxa"/>
            <w:gridSpan w:val="2"/>
            <w:shd w:val="clear" w:color="auto" w:fill="auto"/>
          </w:tcPr>
          <w:p w14:paraId="70B73057" w14:textId="77777777" w:rsidR="00957013" w:rsidRPr="00F856EA" w:rsidRDefault="00957013" w:rsidP="00A70D59">
            <w:pPr>
              <w:pStyle w:val="Subtitle"/>
              <w:spacing w:before="240"/>
              <w:jc w:val="center"/>
              <w:rPr>
                <w:rStyle w:val="SubtleEmphasis"/>
                <w:color w:val="auto"/>
                <w:sz w:val="24"/>
              </w:rPr>
            </w:pPr>
            <w:r w:rsidRPr="00F856EA">
              <w:rPr>
                <w:rStyle w:val="SubtleEmphasis"/>
                <w:color w:val="auto"/>
                <w:sz w:val="24"/>
              </w:rPr>
              <w:t>Game Elements Subsystem</w:t>
            </w:r>
          </w:p>
        </w:tc>
      </w:tr>
      <w:tr w:rsidR="00F856EA" w:rsidRPr="00F856EA" w14:paraId="1F461909" w14:textId="77777777" w:rsidTr="00957013">
        <w:trPr>
          <w:trHeight w:val="413"/>
        </w:trPr>
        <w:tc>
          <w:tcPr>
            <w:tcW w:w="4508" w:type="dxa"/>
            <w:gridSpan w:val="2"/>
            <w:shd w:val="clear" w:color="auto" w:fill="auto"/>
          </w:tcPr>
          <w:p w14:paraId="5F446BA2" w14:textId="2B9F06D0" w:rsidR="00957013" w:rsidRPr="00F856EA" w:rsidRDefault="00957013" w:rsidP="00957013">
            <w:pPr>
              <w:pStyle w:val="Subtitle"/>
              <w:numPr>
                <w:ilvl w:val="0"/>
                <w:numId w:val="10"/>
              </w:numPr>
              <w:spacing w:before="240"/>
              <w:rPr>
                <w:b w:val="0"/>
                <w:iCs/>
                <w:sz w:val="24"/>
              </w:rPr>
            </w:pPr>
            <w:del w:id="671" w:author="Genya Gluckman" w:date="2015-09-01T11:51:00Z">
              <w:r w:rsidRPr="00F856EA" w:rsidDel="00212076">
                <w:rPr>
                  <w:rStyle w:val="SubtleEmphasis"/>
                  <w:b w:val="0"/>
                  <w:i w:val="0"/>
                  <w:color w:val="auto"/>
                  <w:sz w:val="24"/>
                </w:rPr>
                <w:delText>Assessment completed</w:delText>
              </w:r>
            </w:del>
            <w:ins w:id="672" w:author="Genya Gluckman" w:date="2015-09-01T11:51:00Z">
              <w:r w:rsidR="00212076">
                <w:rPr>
                  <w:rStyle w:val="SubtleEmphasis"/>
                  <w:b w:val="0"/>
                  <w:i w:val="0"/>
                  <w:color w:val="auto"/>
                  <w:sz w:val="24"/>
                </w:rPr>
                <w:t>Activity Uploaded</w:t>
              </w:r>
            </w:ins>
          </w:p>
        </w:tc>
        <w:tc>
          <w:tcPr>
            <w:tcW w:w="4508" w:type="dxa"/>
            <w:gridSpan w:val="2"/>
            <w:shd w:val="clear" w:color="auto" w:fill="auto"/>
          </w:tcPr>
          <w:p w14:paraId="5EE200D0" w14:textId="77777777" w:rsidR="00957013" w:rsidRPr="00F856EA" w:rsidRDefault="00957013" w:rsidP="00957013">
            <w:pPr>
              <w:pStyle w:val="Subtitle"/>
              <w:numPr>
                <w:ilvl w:val="0"/>
                <w:numId w:val="10"/>
              </w:numPr>
              <w:spacing w:before="240"/>
              <w:rPr>
                <w:rStyle w:val="SubtleEmphasis"/>
                <w:b w:val="0"/>
                <w:i w:val="0"/>
                <w:color w:val="auto"/>
                <w:sz w:val="24"/>
              </w:rPr>
            </w:pPr>
            <w:r w:rsidRPr="00F856EA">
              <w:rPr>
                <w:rStyle w:val="SubtleEmphasis"/>
                <w:b w:val="0"/>
                <w:i w:val="0"/>
                <w:color w:val="auto"/>
                <w:sz w:val="24"/>
              </w:rPr>
              <w:t>Calculate points</w:t>
            </w:r>
          </w:p>
        </w:tc>
      </w:tr>
      <w:tr w:rsidR="00F856EA" w:rsidRPr="00F856EA" w14:paraId="4EC2E3BC" w14:textId="77777777" w:rsidTr="00957013">
        <w:trPr>
          <w:trHeight w:val="186"/>
        </w:trPr>
        <w:tc>
          <w:tcPr>
            <w:tcW w:w="4508" w:type="dxa"/>
            <w:gridSpan w:val="2"/>
            <w:shd w:val="clear" w:color="auto" w:fill="auto"/>
          </w:tcPr>
          <w:p w14:paraId="5F3B3034" w14:textId="77777777" w:rsidR="00957013" w:rsidRPr="00F856EA" w:rsidRDefault="00957013" w:rsidP="00957013">
            <w:pPr>
              <w:pStyle w:val="Subtitle"/>
              <w:spacing w:before="240"/>
              <w:rPr>
                <w:rStyle w:val="SubtleEmphasis"/>
                <w:b w:val="0"/>
                <w:i w:val="0"/>
                <w:color w:val="auto"/>
                <w:sz w:val="24"/>
              </w:rPr>
            </w:pPr>
          </w:p>
        </w:tc>
        <w:tc>
          <w:tcPr>
            <w:tcW w:w="4508" w:type="dxa"/>
            <w:gridSpan w:val="2"/>
            <w:shd w:val="clear" w:color="auto" w:fill="auto"/>
          </w:tcPr>
          <w:p w14:paraId="7CB53518" w14:textId="77777777" w:rsidR="00957013" w:rsidRPr="00F856EA" w:rsidRDefault="00957013" w:rsidP="00957013">
            <w:pPr>
              <w:pStyle w:val="Subtitle"/>
              <w:numPr>
                <w:ilvl w:val="0"/>
                <w:numId w:val="10"/>
              </w:numPr>
              <w:spacing w:before="240"/>
              <w:rPr>
                <w:b w:val="0"/>
                <w:i/>
                <w:iCs/>
                <w:sz w:val="24"/>
              </w:rPr>
            </w:pPr>
            <w:r w:rsidRPr="00F856EA">
              <w:rPr>
                <w:rStyle w:val="SubtleEmphasis"/>
                <w:b w:val="0"/>
                <w:i w:val="0"/>
                <w:color w:val="auto"/>
                <w:sz w:val="24"/>
              </w:rPr>
              <w:t>Allocate points</w:t>
            </w:r>
          </w:p>
        </w:tc>
      </w:tr>
      <w:tr w:rsidR="00F856EA" w:rsidRPr="00F856EA" w:rsidDel="00212076" w14:paraId="281C7E00" w14:textId="4B875217" w:rsidTr="00957013">
        <w:trPr>
          <w:trHeight w:val="186"/>
          <w:del w:id="673" w:author="Genya Gluckman" w:date="2015-09-01T11:51:00Z"/>
        </w:trPr>
        <w:tc>
          <w:tcPr>
            <w:tcW w:w="4508" w:type="dxa"/>
            <w:gridSpan w:val="2"/>
            <w:shd w:val="clear" w:color="auto" w:fill="auto"/>
          </w:tcPr>
          <w:p w14:paraId="7743C960" w14:textId="0ED517C2" w:rsidR="00957013" w:rsidRPr="00F856EA" w:rsidDel="00212076" w:rsidRDefault="00957013" w:rsidP="00957013">
            <w:pPr>
              <w:pStyle w:val="Subtitle"/>
              <w:spacing w:before="240"/>
              <w:rPr>
                <w:del w:id="674" w:author="Genya Gluckman" w:date="2015-09-01T11:51:00Z"/>
                <w:rStyle w:val="SubtleEmphasis"/>
                <w:b w:val="0"/>
                <w:i w:val="0"/>
                <w:color w:val="auto"/>
                <w:sz w:val="24"/>
              </w:rPr>
            </w:pPr>
          </w:p>
        </w:tc>
        <w:tc>
          <w:tcPr>
            <w:tcW w:w="4508" w:type="dxa"/>
            <w:gridSpan w:val="2"/>
            <w:shd w:val="clear" w:color="auto" w:fill="auto"/>
          </w:tcPr>
          <w:p w14:paraId="7E9152A5" w14:textId="1FFD17D0" w:rsidR="00957013" w:rsidRPr="00F856EA" w:rsidDel="00212076" w:rsidRDefault="00957013" w:rsidP="00957013">
            <w:pPr>
              <w:pStyle w:val="Subtitle"/>
              <w:numPr>
                <w:ilvl w:val="0"/>
                <w:numId w:val="10"/>
              </w:numPr>
              <w:spacing w:before="240"/>
              <w:rPr>
                <w:del w:id="675" w:author="Genya Gluckman" w:date="2015-09-01T11:51:00Z"/>
                <w:rStyle w:val="SubtleEmphasis"/>
                <w:b w:val="0"/>
                <w:i w:val="0"/>
                <w:color w:val="auto"/>
                <w:sz w:val="24"/>
              </w:rPr>
            </w:pPr>
            <w:del w:id="676" w:author="Genya Gluckman" w:date="2015-09-01T11:51:00Z">
              <w:r w:rsidRPr="00F856EA" w:rsidDel="00212076">
                <w:rPr>
                  <w:rStyle w:val="SubtleEmphasis"/>
                  <w:b w:val="0"/>
                  <w:i w:val="0"/>
                  <w:color w:val="auto"/>
                  <w:sz w:val="24"/>
                </w:rPr>
                <w:delText>Update level</w:delText>
              </w:r>
            </w:del>
          </w:p>
        </w:tc>
      </w:tr>
      <w:tr w:rsidR="00F856EA" w:rsidRPr="00F856EA" w14:paraId="4BAE67D9" w14:textId="77777777" w:rsidTr="00957013">
        <w:trPr>
          <w:trHeight w:val="186"/>
        </w:trPr>
        <w:tc>
          <w:tcPr>
            <w:tcW w:w="9016" w:type="dxa"/>
            <w:gridSpan w:val="4"/>
            <w:shd w:val="clear" w:color="auto" w:fill="auto"/>
          </w:tcPr>
          <w:p w14:paraId="681A9BCA" w14:textId="77777777" w:rsidR="00957013" w:rsidRPr="00F856EA" w:rsidRDefault="00957013" w:rsidP="00957013">
            <w:pPr>
              <w:pStyle w:val="Subtitle"/>
              <w:spacing w:before="240"/>
              <w:rPr>
                <w:rStyle w:val="SubtleEmphasis"/>
                <w:color w:val="auto"/>
                <w:sz w:val="24"/>
              </w:rPr>
            </w:pPr>
            <w:r w:rsidRPr="00F856EA">
              <w:rPr>
                <w:rStyle w:val="SubtleEmphasis"/>
                <w:color w:val="auto"/>
                <w:sz w:val="24"/>
              </w:rPr>
              <w:t>Alternative/Exceptional Flow of Events:</w:t>
            </w:r>
          </w:p>
          <w:p w14:paraId="5FD793C2" w14:textId="6617BEE2" w:rsidR="00957013" w:rsidRPr="00F856EA" w:rsidRDefault="00207443" w:rsidP="00957013">
            <w:pPr>
              <w:rPr>
                <w:szCs w:val="24"/>
                <w:lang w:val="en-US"/>
              </w:rPr>
            </w:pPr>
            <w:r w:rsidRPr="00F856EA">
              <w:rPr>
                <w:szCs w:val="24"/>
                <w:lang w:val="en-US"/>
              </w:rPr>
              <w:t>4</w:t>
            </w:r>
            <w:r w:rsidR="00957013" w:rsidRPr="00F856EA">
              <w:rPr>
                <w:szCs w:val="24"/>
                <w:lang w:val="en-US"/>
              </w:rPr>
              <w:t xml:space="preserve">a.  No more </w:t>
            </w:r>
            <w:del w:id="677" w:author="Genya Gluckman" w:date="2015-09-01T11:51:00Z">
              <w:r w:rsidR="00957013" w:rsidRPr="00F856EA" w:rsidDel="00212076">
                <w:rPr>
                  <w:szCs w:val="24"/>
                  <w:lang w:val="en-US"/>
                </w:rPr>
                <w:delText>levels to update</w:delText>
              </w:r>
            </w:del>
            <w:ins w:id="678" w:author="Genya Gluckman" w:date="2015-09-01T11:51:00Z">
              <w:r w:rsidR="00212076">
                <w:rPr>
                  <w:szCs w:val="24"/>
                  <w:lang w:val="en-US"/>
                </w:rPr>
                <w:t>activities uploaded</w:t>
              </w:r>
            </w:ins>
          </w:p>
          <w:p w14:paraId="6C4C7196" w14:textId="0498DA8C" w:rsidR="00854C6E" w:rsidRPr="00F856EA" w:rsidRDefault="00957013" w:rsidP="00854C6E">
            <w:pPr>
              <w:pStyle w:val="ListParagraph"/>
              <w:numPr>
                <w:ilvl w:val="1"/>
                <w:numId w:val="10"/>
              </w:numPr>
              <w:rPr>
                <w:lang w:val="en-US"/>
              </w:rPr>
            </w:pPr>
            <w:del w:id="679" w:author="Genya Gluckman" w:date="2015-09-01T11:52:00Z">
              <w:r w:rsidRPr="00F856EA" w:rsidDel="00212076">
                <w:rPr>
                  <w:szCs w:val="24"/>
                  <w:lang w:val="en-US"/>
                </w:rPr>
                <w:delText>Stay on same leve</w:delText>
              </w:r>
              <w:r w:rsidR="00854C6E" w:rsidRPr="00F856EA" w:rsidDel="00212076">
                <w:rPr>
                  <w:szCs w:val="24"/>
                  <w:lang w:val="en-US"/>
                </w:rPr>
                <w:delText>l</w:delText>
              </w:r>
            </w:del>
            <w:ins w:id="680" w:author="Genya Gluckman" w:date="2015-09-01T11:52:00Z">
              <w:r w:rsidR="00212076">
                <w:rPr>
                  <w:szCs w:val="24"/>
                  <w:lang w:val="en-US"/>
                </w:rPr>
                <w:t>No badge or trophy</w:t>
              </w:r>
            </w:ins>
          </w:p>
        </w:tc>
      </w:tr>
    </w:tbl>
    <w:p w14:paraId="1E0DFC51" w14:textId="77777777" w:rsidR="00957013" w:rsidRDefault="00957013" w:rsidP="00015D34">
      <w:pPr>
        <w:pStyle w:val="Heading2"/>
      </w:pPr>
      <w:r>
        <w:br w:type="page"/>
      </w:r>
    </w:p>
    <w:p w14:paraId="343B2227" w14:textId="17A6140D" w:rsidR="00015D34" w:rsidRPr="009130E7" w:rsidRDefault="00957013" w:rsidP="00015D34">
      <w:pPr>
        <w:pStyle w:val="Heading2"/>
      </w:pPr>
      <w:bookmarkStart w:id="681" w:name="_Toc418840315"/>
      <w:r>
        <w:lastRenderedPageBreak/>
        <w:t>5.4</w:t>
      </w:r>
      <w:r w:rsidR="00015D34" w:rsidRPr="009130E7">
        <w:t xml:space="preserve"> </w:t>
      </w:r>
      <w:r w:rsidR="00015D34">
        <w:t>Sequence</w:t>
      </w:r>
      <w:r w:rsidR="00015D34" w:rsidRPr="009130E7">
        <w:t xml:space="preserve"> Diagram</w:t>
      </w:r>
      <w:bookmarkEnd w:id="681"/>
    </w:p>
    <w:p w14:paraId="5B99F933" w14:textId="004984A9" w:rsidR="00015D34" w:rsidRDefault="00957013" w:rsidP="00015D34">
      <w:pPr>
        <w:pStyle w:val="Heading3"/>
      </w:pPr>
      <w:bookmarkStart w:id="682" w:name="_Toc418840316"/>
      <w:r>
        <w:t>5.4</w:t>
      </w:r>
      <w:r w:rsidR="00015D34" w:rsidRPr="009130E7">
        <w:t xml:space="preserve">.1 </w:t>
      </w:r>
      <w:r w:rsidR="00015D34">
        <w:t xml:space="preserve">Manage </w:t>
      </w:r>
      <w:del w:id="683" w:author="Genya Gluckman" w:date="2015-09-01T13:10:00Z">
        <w:r w:rsidR="00015D34" w:rsidDel="00507C10">
          <w:delText>game elements</w:delText>
        </w:r>
      </w:del>
      <w:bookmarkEnd w:id="682"/>
      <w:ins w:id="684" w:author="Genya Gluckman" w:date="2015-09-01T13:10:00Z">
        <w:r w:rsidR="00507C10">
          <w:t>Rewards</w:t>
        </w:r>
      </w:ins>
      <w:r w:rsidR="00015D34">
        <w:t xml:space="preserve"> </w:t>
      </w:r>
    </w:p>
    <w:p w14:paraId="3CF9FADC" w14:textId="7001CB42" w:rsidR="00015D34" w:rsidRPr="005732B3" w:rsidRDefault="00015D34" w:rsidP="00015D34">
      <w:r>
        <w:t>This sequence diagram only shows the interactions of the various subsystems</w:t>
      </w:r>
      <w:r w:rsidR="009D158E">
        <w:t xml:space="preserve"> as the process is triggered by the marking of a</w:t>
      </w:r>
      <w:ins w:id="685" w:author="Genya Gluckman" w:date="2015-09-01T13:10:00Z">
        <w:r w:rsidR="00507C10">
          <w:t>n uploaded activity</w:t>
        </w:r>
      </w:ins>
      <w:del w:id="686" w:author="Genya Gluckman" w:date="2015-09-01T13:10:00Z">
        <w:r w:rsidR="009D158E" w:rsidDel="00507C10">
          <w:delText xml:space="preserve"> completed assessment</w:delText>
        </w:r>
      </w:del>
      <w:r w:rsidR="009D158E">
        <w:t>, which takes place</w:t>
      </w:r>
      <w:r>
        <w:t xml:space="preserve"> in the </w:t>
      </w:r>
      <w:del w:id="687" w:author="Genya Gluckman" w:date="2015-09-01T13:11:00Z">
        <w:r w:rsidDel="009E637A">
          <w:delText xml:space="preserve">assessment </w:delText>
        </w:r>
      </w:del>
      <w:ins w:id="688" w:author="Genya Gluckman" w:date="2015-09-01T13:11:00Z">
        <w:r w:rsidR="009E637A">
          <w:t>activity</w:t>
        </w:r>
        <w:r w:rsidR="009E637A">
          <w:t xml:space="preserve"> </w:t>
        </w:r>
      </w:ins>
      <w:r>
        <w:t>subsystem, not by an actor.</w:t>
      </w:r>
      <w:r w:rsidR="009D158E">
        <w:t xml:space="preserve"> The following sequence diagram therefore only shows interactions between different subsystems.</w:t>
      </w:r>
    </w:p>
    <w:p w14:paraId="5D19A1E3" w14:textId="33FD181F" w:rsidR="00015D34" w:rsidRDefault="00317F57" w:rsidP="00015D34">
      <w:del w:id="689" w:author="Genya Gluckman" w:date="2015-09-01T13:10:00Z">
        <w:r w:rsidDel="00507C10">
          <w:object w:dxaOrig="11475" w:dyaOrig="7351" w14:anchorId="7411D97C">
            <v:shape id="_x0000_i1037" type="#_x0000_t75" style="width:510.2pt;height:327.1pt" o:ole="">
              <v:imagedata r:id="rId55" o:title=""/>
            </v:shape>
            <o:OLEObject Type="Embed" ProgID="Visio.Drawing.15" ShapeID="_x0000_i1037" DrawAspect="Content" ObjectID="_1502620047" r:id="rId56"/>
          </w:object>
        </w:r>
      </w:del>
      <w:ins w:id="690" w:author="Genya Gluckman" w:date="2015-09-01T13:10:00Z">
        <w:r w:rsidR="00507C10" w:rsidRPr="00507C10">
          <w:t xml:space="preserve"> </w:t>
        </w:r>
        <w:r w:rsidR="00507C10">
          <w:object w:dxaOrig="11475" w:dyaOrig="5656" w14:anchorId="333919C6">
            <v:shape id="_x0000_i1063" type="#_x0000_t75" style="width:494.2pt;height:243.55pt" o:ole="">
              <v:imagedata r:id="rId57" o:title=""/>
            </v:shape>
            <o:OLEObject Type="Embed" ProgID="Visio.Drawing.15" ShapeID="_x0000_i1063" DrawAspect="Content" ObjectID="_1502620048" r:id="rId58"/>
          </w:object>
        </w:r>
      </w:ins>
    </w:p>
    <w:p w14:paraId="339C38DF" w14:textId="1ED3FADE" w:rsidR="009D158E" w:rsidRDefault="00015D34" w:rsidP="009D158E">
      <w:pPr>
        <w:jc w:val="center"/>
        <w:rPr>
          <w:i/>
          <w:szCs w:val="24"/>
        </w:rPr>
      </w:pPr>
      <w:r w:rsidRPr="004316D8">
        <w:rPr>
          <w:i/>
          <w:szCs w:val="24"/>
        </w:rPr>
        <w:t xml:space="preserve">Figure </w:t>
      </w:r>
      <w:r>
        <w:rPr>
          <w:i/>
          <w:szCs w:val="24"/>
        </w:rPr>
        <w:t>5</w:t>
      </w:r>
      <w:r w:rsidRPr="004316D8">
        <w:rPr>
          <w:i/>
          <w:szCs w:val="24"/>
        </w:rPr>
        <w:t>.</w:t>
      </w:r>
      <w:r w:rsidR="00957013">
        <w:rPr>
          <w:i/>
          <w:szCs w:val="24"/>
        </w:rPr>
        <w:t>4</w:t>
      </w:r>
      <w:r w:rsidRPr="00F64E46">
        <w:rPr>
          <w:i/>
          <w:szCs w:val="24"/>
        </w:rPr>
        <w:t xml:space="preserve"> </w:t>
      </w:r>
      <w:r>
        <w:rPr>
          <w:i/>
          <w:szCs w:val="24"/>
        </w:rPr>
        <w:t>Sequence</w:t>
      </w:r>
      <w:r w:rsidRPr="00F64E46">
        <w:rPr>
          <w:i/>
          <w:szCs w:val="24"/>
        </w:rPr>
        <w:t xml:space="preserve"> diagram for </w:t>
      </w:r>
      <w:r>
        <w:rPr>
          <w:i/>
          <w:szCs w:val="24"/>
        </w:rPr>
        <w:t xml:space="preserve">managing </w:t>
      </w:r>
      <w:del w:id="691" w:author="Genya Gluckman" w:date="2015-09-01T13:11:00Z">
        <w:r w:rsidDel="009E637A">
          <w:rPr>
            <w:i/>
            <w:szCs w:val="24"/>
          </w:rPr>
          <w:delText>game elements</w:delText>
        </w:r>
      </w:del>
      <w:ins w:id="692" w:author="Genya Gluckman" w:date="2015-09-01T13:11:00Z">
        <w:r w:rsidR="009E637A">
          <w:rPr>
            <w:i/>
            <w:szCs w:val="24"/>
          </w:rPr>
          <w:t>Rewards</w:t>
        </w:r>
      </w:ins>
    </w:p>
    <w:p w14:paraId="38F20462" w14:textId="4F79DC21" w:rsidR="009D158E" w:rsidRPr="00C634D6" w:rsidRDefault="009D158E" w:rsidP="009D158E">
      <w:r>
        <w:t xml:space="preserve">* </w:t>
      </w:r>
      <w:r w:rsidR="00317F57">
        <w:t>Rewards</w:t>
      </w:r>
      <w:r>
        <w:t xml:space="preserve"> and badges are only assigned to people if they complete certain tasks or receive high enough marks. They do not have to occur and they do not have to occur sequentially.</w:t>
      </w:r>
    </w:p>
    <w:p w14:paraId="77EF7896" w14:textId="77777777" w:rsidR="009D158E" w:rsidRDefault="009D158E" w:rsidP="009D158E">
      <w:pPr>
        <w:jc w:val="center"/>
        <w:rPr>
          <w:i/>
          <w:szCs w:val="24"/>
        </w:rPr>
      </w:pPr>
    </w:p>
    <w:p w14:paraId="1579C0B7" w14:textId="0B3E8135" w:rsidR="00015D34" w:rsidRDefault="00015D34" w:rsidP="009D158E">
      <w:pPr>
        <w:jc w:val="center"/>
        <w:rPr>
          <w:i/>
          <w:szCs w:val="24"/>
        </w:rPr>
      </w:pPr>
      <w:r>
        <w:rPr>
          <w:i/>
          <w:szCs w:val="24"/>
        </w:rPr>
        <w:br w:type="page"/>
      </w:r>
    </w:p>
    <w:p w14:paraId="7AE2F156" w14:textId="62903985" w:rsidR="00015D34" w:rsidRPr="009130E7" w:rsidRDefault="00957013" w:rsidP="00015D34">
      <w:pPr>
        <w:pStyle w:val="Heading2"/>
      </w:pPr>
      <w:bookmarkStart w:id="693" w:name="_Toc418840317"/>
      <w:r>
        <w:lastRenderedPageBreak/>
        <w:t>5.5</w:t>
      </w:r>
      <w:r w:rsidR="00015D34" w:rsidRPr="009130E7">
        <w:t xml:space="preserve"> </w:t>
      </w:r>
      <w:r w:rsidR="00015D34">
        <w:t>State Machine</w:t>
      </w:r>
      <w:r w:rsidR="00015D34" w:rsidRPr="009130E7">
        <w:t xml:space="preserve"> Diagram</w:t>
      </w:r>
      <w:bookmarkEnd w:id="693"/>
    </w:p>
    <w:p w14:paraId="6F516DAB" w14:textId="7929BF6F" w:rsidR="00015D34" w:rsidRDefault="00015D34" w:rsidP="00015D34">
      <w:r>
        <w:t xml:space="preserve">The state machine diagram below shows the different states in which a </w:t>
      </w:r>
      <w:del w:id="694" w:author="Genya Gluckman" w:date="2015-09-01T13:11:00Z">
        <w:r w:rsidDel="00E14409">
          <w:delText>game element</w:delText>
        </w:r>
      </w:del>
      <w:ins w:id="695" w:author="Genya Gluckman" w:date="2015-09-01T13:11:00Z">
        <w:r w:rsidR="00E14409">
          <w:t>reward</w:t>
        </w:r>
      </w:ins>
      <w:r>
        <w:t xml:space="preserve"> can be in and how it transitions between them. This is for any game element (</w:t>
      </w:r>
      <w:del w:id="696" w:author="Genya Gluckman" w:date="2015-09-01T13:11:00Z">
        <w:r w:rsidDel="00E14409">
          <w:delText>points, rewards, badges or levels</w:delText>
        </w:r>
      </w:del>
      <w:ins w:id="697" w:author="Genya Gluckman" w:date="2015-09-01T13:11:00Z">
        <w:r w:rsidR="00E14409">
          <w:t>trophies and badges</w:t>
        </w:r>
      </w:ins>
      <w:r>
        <w:t xml:space="preserve">). Each instance of any of these </w:t>
      </w:r>
      <w:del w:id="698" w:author="Genya Gluckman" w:date="2015-09-01T13:12:00Z">
        <w:r w:rsidDel="00E14409">
          <w:delText>game elements</w:delText>
        </w:r>
      </w:del>
      <w:ins w:id="699" w:author="Genya Gluckman" w:date="2015-09-01T13:12:00Z">
        <w:r w:rsidR="00E14409">
          <w:t>rewards</w:t>
        </w:r>
      </w:ins>
      <w:r>
        <w:t xml:space="preserve"> can be in any of these states.</w:t>
      </w:r>
      <w:r w:rsidR="00A70D59">
        <w:t xml:space="preserve"> A </w:t>
      </w:r>
      <w:del w:id="700" w:author="Genya Gluckman" w:date="2015-09-01T13:12:00Z">
        <w:r w:rsidR="00A70D59" w:rsidDel="00E14409">
          <w:delText>game element</w:delText>
        </w:r>
      </w:del>
      <w:ins w:id="701" w:author="Genya Gluckman" w:date="2015-09-01T13:12:00Z">
        <w:r w:rsidR="00E14409">
          <w:t>reward</w:t>
        </w:r>
      </w:ins>
      <w:r w:rsidR="00A70D59">
        <w:t xml:space="preserve"> can be allocated to a </w:t>
      </w:r>
      <w:r w:rsidR="001556EF">
        <w:t>specific</w:t>
      </w:r>
      <w:r w:rsidR="00A70D59">
        <w:t xml:space="preserve"> teacher and is archived when the teacher is archived.</w:t>
      </w:r>
    </w:p>
    <w:p w14:paraId="21E93C06" w14:textId="77777777" w:rsidR="00015D34" w:rsidRDefault="00015D34" w:rsidP="00015D34"/>
    <w:p w14:paraId="0BB0723F" w14:textId="77777777" w:rsidR="00015D34" w:rsidRDefault="00015D34" w:rsidP="00015D34">
      <w:pPr>
        <w:jc w:val="center"/>
      </w:pPr>
      <w:r>
        <w:object w:dxaOrig="6960" w:dyaOrig="3150" w14:anchorId="244EA156">
          <v:shape id="_x0000_i1038" type="#_x0000_t75" style="width:348.45pt;height:157.35pt" o:ole="">
            <v:imagedata r:id="rId59" o:title=""/>
          </v:shape>
          <o:OLEObject Type="Embed" ProgID="Visio.Drawing.15" ShapeID="_x0000_i1038" DrawAspect="Content" ObjectID="_1502620049" r:id="rId60"/>
        </w:object>
      </w:r>
    </w:p>
    <w:p w14:paraId="0B1B99FB" w14:textId="3C50029B" w:rsidR="00015D34" w:rsidRPr="002550AD" w:rsidRDefault="00015D34" w:rsidP="00015D34">
      <w:pPr>
        <w:jc w:val="center"/>
        <w:rPr>
          <w:i/>
          <w:szCs w:val="24"/>
        </w:rPr>
      </w:pPr>
      <w:r w:rsidRPr="002550AD">
        <w:rPr>
          <w:i/>
          <w:szCs w:val="24"/>
        </w:rPr>
        <w:t xml:space="preserve">Figure </w:t>
      </w:r>
      <w:r w:rsidR="00957013">
        <w:rPr>
          <w:i/>
          <w:szCs w:val="24"/>
        </w:rPr>
        <w:t>5.5</w:t>
      </w:r>
      <w:r w:rsidRPr="002550AD">
        <w:rPr>
          <w:i/>
          <w:szCs w:val="24"/>
        </w:rPr>
        <w:t xml:space="preserve"> </w:t>
      </w:r>
      <w:r>
        <w:rPr>
          <w:i/>
          <w:szCs w:val="24"/>
        </w:rPr>
        <w:t>State machine</w:t>
      </w:r>
      <w:r w:rsidRPr="002550AD">
        <w:rPr>
          <w:i/>
          <w:szCs w:val="24"/>
        </w:rPr>
        <w:t xml:space="preserve"> diagram for </w:t>
      </w:r>
      <w:r>
        <w:rPr>
          <w:i/>
          <w:szCs w:val="24"/>
        </w:rPr>
        <w:t xml:space="preserve">a </w:t>
      </w:r>
      <w:del w:id="702" w:author="Genya Gluckman" w:date="2015-09-01T13:12:00Z">
        <w:r w:rsidDel="005534A0">
          <w:rPr>
            <w:i/>
            <w:szCs w:val="24"/>
          </w:rPr>
          <w:delText>game element</w:delText>
        </w:r>
      </w:del>
      <w:ins w:id="703" w:author="Genya Gluckman" w:date="2015-09-01T13:12:00Z">
        <w:r w:rsidR="005534A0">
          <w:rPr>
            <w:i/>
            <w:szCs w:val="24"/>
          </w:rPr>
          <w:t>reward</w:t>
        </w:r>
      </w:ins>
    </w:p>
    <w:p w14:paraId="3CEEE369" w14:textId="77777777" w:rsidR="00015D34" w:rsidRPr="002269BC" w:rsidRDefault="00015D34" w:rsidP="00015D34"/>
    <w:p w14:paraId="339719F2" w14:textId="77777777" w:rsidR="00015D34" w:rsidRDefault="00015D34" w:rsidP="00015D34">
      <w:r>
        <w:br w:type="page"/>
      </w:r>
    </w:p>
    <w:p w14:paraId="46CB3AD8" w14:textId="77777777" w:rsidR="00015D34" w:rsidRPr="006A6718" w:rsidRDefault="00015D34" w:rsidP="00015D34">
      <w:pPr>
        <w:pStyle w:val="Heading1"/>
      </w:pPr>
      <w:bookmarkStart w:id="704" w:name="_Toc418840318"/>
      <w:r>
        <w:lastRenderedPageBreak/>
        <w:t>6</w:t>
      </w:r>
      <w:r w:rsidRPr="009130E7">
        <w:t xml:space="preserve">. </w:t>
      </w:r>
      <w:r>
        <w:t>School Subsystem</w:t>
      </w:r>
      <w:bookmarkEnd w:id="704"/>
      <w:r>
        <w:t xml:space="preserve"> </w:t>
      </w:r>
    </w:p>
    <w:p w14:paraId="7D9D59D1" w14:textId="77777777" w:rsidR="00015D34" w:rsidRDefault="00015D34" w:rsidP="00015D34">
      <w:pPr>
        <w:rPr>
          <w:lang w:val="en-US"/>
        </w:rPr>
      </w:pPr>
    </w:p>
    <w:p w14:paraId="188B8F9A" w14:textId="482D5E03" w:rsidR="00015D34" w:rsidRDefault="00015D34" w:rsidP="00015D34">
      <w:pPr>
        <w:rPr>
          <w:lang w:val="en-US"/>
        </w:rPr>
      </w:pPr>
      <w:r>
        <w:rPr>
          <w:lang w:val="en-US"/>
        </w:rPr>
        <w:t>The School subsystem allows a school representative to manage their school profile, view their teachers’ profiles</w:t>
      </w:r>
      <w:ins w:id="705" w:author="Genya Gluckman" w:date="2015-09-01T11:53:00Z">
        <w:r w:rsidR="003731F9">
          <w:rPr>
            <w:lang w:val="en-US"/>
          </w:rPr>
          <w:t>, upload Type 2 activities</w:t>
        </w:r>
      </w:ins>
      <w:r>
        <w:rPr>
          <w:lang w:val="en-US"/>
        </w:rPr>
        <w:t xml:space="preserve"> and view reports. </w:t>
      </w:r>
    </w:p>
    <w:p w14:paraId="32677781" w14:textId="4C168313" w:rsidR="00015D34" w:rsidRDefault="004B2D09" w:rsidP="00015D34">
      <w:pPr>
        <w:pStyle w:val="Heading2"/>
        <w:rPr>
          <w:lang w:val="en-US"/>
        </w:rPr>
      </w:pPr>
      <w:bookmarkStart w:id="706" w:name="_Toc290574117"/>
      <w:bookmarkStart w:id="707" w:name="_Toc418840319"/>
      <w:r>
        <w:rPr>
          <w:color w:val="auto"/>
          <w:lang w:val="en-US"/>
        </w:rPr>
        <w:t>6</w:t>
      </w:r>
      <w:r w:rsidR="00015D34" w:rsidRPr="00235B82">
        <w:rPr>
          <w:color w:val="auto"/>
          <w:lang w:val="en-US"/>
        </w:rPr>
        <w:t xml:space="preserve">.1 </w:t>
      </w:r>
      <w:r w:rsidR="00015D34">
        <w:rPr>
          <w:lang w:val="en-US"/>
        </w:rPr>
        <w:t>Activity Diagram</w:t>
      </w:r>
      <w:bookmarkEnd w:id="706"/>
      <w:bookmarkEnd w:id="707"/>
      <w:r w:rsidR="00015D34">
        <w:rPr>
          <w:lang w:val="en-US"/>
        </w:rPr>
        <w:t xml:space="preserve"> </w:t>
      </w:r>
    </w:p>
    <w:p w14:paraId="466067E7" w14:textId="60DD2AF7" w:rsidR="00015D34" w:rsidRDefault="004B2D09" w:rsidP="00015D34">
      <w:pPr>
        <w:pStyle w:val="Heading3"/>
        <w:rPr>
          <w:lang w:val="en-US"/>
        </w:rPr>
      </w:pPr>
      <w:bookmarkStart w:id="708" w:name="_Toc290574118"/>
      <w:bookmarkStart w:id="709" w:name="_Toc418840320"/>
      <w:r>
        <w:rPr>
          <w:lang w:val="en-US"/>
        </w:rPr>
        <w:t>6</w:t>
      </w:r>
      <w:r w:rsidR="00015D34">
        <w:rPr>
          <w:lang w:val="en-US"/>
        </w:rPr>
        <w:t xml:space="preserve">.1.1 </w:t>
      </w:r>
      <w:r w:rsidR="00015D34">
        <w:t>View teacher profile</w:t>
      </w:r>
      <w:bookmarkEnd w:id="708"/>
      <w:bookmarkEnd w:id="709"/>
    </w:p>
    <w:p w14:paraId="7B7EF32A" w14:textId="0817734F" w:rsidR="00015D34" w:rsidRDefault="00015D34" w:rsidP="00015D34">
      <w:r>
        <w:t>The TO-BE activity diagram below details the flow of events for a school representative accessing the profile of a teacher. This is so that they can see their teachers’ performance.</w:t>
      </w:r>
      <w:r w:rsidR="007F226E">
        <w:t xml:space="preserve"> It is assumed that the school representative is logged into the system already.</w:t>
      </w:r>
    </w:p>
    <w:p w14:paraId="48D86753" w14:textId="002E6314" w:rsidR="00015D34" w:rsidRDefault="00CC3693" w:rsidP="00015D34">
      <w:pPr>
        <w:jc w:val="center"/>
      </w:pPr>
      <w:del w:id="710" w:author="Genya Gluckman" w:date="2015-09-01T11:57:00Z">
        <w:r w:rsidDel="00E86818">
          <w:object w:dxaOrig="10306" w:dyaOrig="8580" w14:anchorId="7B3FC117">
            <v:shape id="_x0000_i1039" type="#_x0000_t75" style="width:364.45pt;height:304pt" o:ole="">
              <v:imagedata r:id="rId61" o:title=""/>
            </v:shape>
            <o:OLEObject Type="Embed" ProgID="Visio.Drawing.15" ShapeID="_x0000_i1039" DrawAspect="Content" ObjectID="_1502620050" r:id="rId62"/>
          </w:object>
        </w:r>
      </w:del>
      <w:ins w:id="711" w:author="Genya Gluckman" w:date="2015-09-01T11:57:00Z">
        <w:r w:rsidR="00E86818" w:rsidRPr="00E86818">
          <w:t xml:space="preserve"> </w:t>
        </w:r>
        <w:r w:rsidR="007C1EA8">
          <w:object w:dxaOrig="10306" w:dyaOrig="11385" w14:anchorId="52F98BD3">
            <v:shape id="_x0000_i1057" type="#_x0000_t75" style="width:414.2pt;height:457.8pt" o:ole="">
              <v:imagedata r:id="rId63" o:title=""/>
            </v:shape>
            <o:OLEObject Type="Embed" ProgID="Visio.Drawing.15" ShapeID="_x0000_i1057" DrawAspect="Content" ObjectID="_1502620051" r:id="rId64"/>
          </w:object>
        </w:r>
      </w:ins>
    </w:p>
    <w:p w14:paraId="3100B5AB" w14:textId="400146E8" w:rsidR="00015D34" w:rsidRPr="003F2039" w:rsidRDefault="00015D34" w:rsidP="00015D34">
      <w:pPr>
        <w:jc w:val="center"/>
        <w:rPr>
          <w:i/>
          <w:lang w:val="en-US"/>
        </w:rPr>
      </w:pPr>
      <w:r>
        <w:rPr>
          <w:i/>
          <w:lang w:val="en-US"/>
        </w:rPr>
        <w:t xml:space="preserve">Figure </w:t>
      </w:r>
      <w:r w:rsidR="004B2D09">
        <w:rPr>
          <w:i/>
          <w:lang w:val="en-US"/>
        </w:rPr>
        <w:t>6</w:t>
      </w:r>
      <w:r>
        <w:rPr>
          <w:i/>
          <w:lang w:val="en-US"/>
        </w:rPr>
        <w:t xml:space="preserve">.1 Activity diagram for school representative viewing teacher profile </w:t>
      </w:r>
      <w:ins w:id="712" w:author="Genya Gluckman" w:date="2015-09-01T11:58:00Z">
        <w:r w:rsidR="00E86818">
          <w:rPr>
            <w:i/>
            <w:lang w:val="en-US"/>
          </w:rPr>
          <w:t>and uploading Type 2 Activity</w:t>
        </w:r>
      </w:ins>
    </w:p>
    <w:p w14:paraId="034624C9" w14:textId="77777777" w:rsidR="00015D34" w:rsidRPr="00154768" w:rsidDel="007C1EA8" w:rsidRDefault="00015D34" w:rsidP="00015D34">
      <w:pPr>
        <w:jc w:val="center"/>
        <w:rPr>
          <w:del w:id="713" w:author="Genya Gluckman" w:date="2015-09-01T12:55:00Z"/>
          <w:i/>
        </w:rPr>
      </w:pPr>
    </w:p>
    <w:p w14:paraId="34FDE752" w14:textId="0E9BA7DF" w:rsidR="007C1EA8" w:rsidRDefault="007C1EA8" w:rsidP="00015D34">
      <w:pPr>
        <w:pStyle w:val="Heading2"/>
        <w:rPr>
          <w:ins w:id="714" w:author="Genya Gluckman" w:date="2015-09-01T12:55:00Z"/>
          <w:lang w:val="en-US"/>
        </w:rPr>
      </w:pPr>
    </w:p>
    <w:p w14:paraId="75AF776E" w14:textId="1CFD2819" w:rsidR="00015D34" w:rsidRDefault="00015D34" w:rsidP="00015D34">
      <w:pPr>
        <w:pStyle w:val="Heading2"/>
        <w:rPr>
          <w:lang w:val="en-US"/>
        </w:rPr>
      </w:pPr>
      <w:del w:id="715" w:author="Genya Gluckman" w:date="2015-09-01T12:55:00Z">
        <w:r w:rsidRPr="007C1EA8" w:rsidDel="007C1EA8">
          <w:rPr>
            <w:lang w:val="en-US"/>
            <w:rPrChange w:id="716" w:author="Genya Gluckman" w:date="2015-09-01T12:55:00Z">
              <w:rPr>
                <w:lang w:val="en-US"/>
              </w:rPr>
            </w:rPrChange>
          </w:rPr>
          <w:br w:type="page"/>
        </w:r>
      </w:del>
      <w:bookmarkStart w:id="717" w:name="_Toc290574119"/>
      <w:bookmarkStart w:id="718" w:name="_Toc418840321"/>
      <w:r w:rsidR="004B2D09">
        <w:rPr>
          <w:color w:val="auto"/>
          <w:lang w:val="en-US"/>
        </w:rPr>
        <w:t>6</w:t>
      </w:r>
      <w:r w:rsidRPr="00235B82">
        <w:rPr>
          <w:color w:val="auto"/>
          <w:lang w:val="en-US"/>
        </w:rPr>
        <w:t xml:space="preserve">.2 Use Case </w:t>
      </w:r>
      <w:r>
        <w:rPr>
          <w:lang w:val="en-US"/>
        </w:rPr>
        <w:t>Diagram</w:t>
      </w:r>
      <w:bookmarkEnd w:id="717"/>
      <w:bookmarkEnd w:id="718"/>
    </w:p>
    <w:p w14:paraId="0BA00664" w14:textId="50B67455" w:rsidR="00015D34" w:rsidRDefault="00015D34" w:rsidP="00015D34">
      <w:pPr>
        <w:rPr>
          <w:noProof/>
          <w:lang w:eastAsia="en-ZA"/>
        </w:rPr>
      </w:pPr>
      <w:r>
        <w:t>The use case diagram below shows what use cases can be performed by actor</w:t>
      </w:r>
      <w:r w:rsidR="00A70D59">
        <w:t>s</w:t>
      </w:r>
      <w:r>
        <w:t xml:space="preserve"> in the School subsystem. </w:t>
      </w:r>
      <w:r>
        <w:rPr>
          <w:noProof/>
          <w:lang w:eastAsia="en-ZA"/>
        </w:rPr>
        <w:t>The school representative can be anyone from the school who makes use of the school profile. This could be the principal, head of department, administrator or any other relevant person.</w:t>
      </w:r>
    </w:p>
    <w:p w14:paraId="1521ED64" w14:textId="77777777" w:rsidR="00015D34" w:rsidRDefault="00015D34" w:rsidP="00015D34">
      <w:pPr>
        <w:rPr>
          <w:noProof/>
          <w:lang w:eastAsia="en-ZA"/>
        </w:rPr>
      </w:pPr>
    </w:p>
    <w:p w14:paraId="519CDE9B" w14:textId="2F639C48" w:rsidR="00015D34" w:rsidRDefault="009D6814" w:rsidP="00015D34">
      <w:pPr>
        <w:jc w:val="center"/>
        <w:rPr>
          <w:noProof/>
          <w:lang w:eastAsia="en-ZA"/>
        </w:rPr>
      </w:pPr>
      <w:del w:id="719" w:author="Genya Gluckman" w:date="2015-09-01T12:01:00Z">
        <w:r w:rsidDel="00B61B03">
          <w:object w:dxaOrig="8926" w:dyaOrig="6030" w14:anchorId="7E5EC1DA">
            <v:shape id="_x0000_i1040" type="#_x0000_t75" style="width:394.65pt;height:267.55pt" o:ole="">
              <v:imagedata r:id="rId65" o:title=""/>
            </v:shape>
            <o:OLEObject Type="Embed" ProgID="Visio.Drawing.15" ShapeID="_x0000_i1040" DrawAspect="Content" ObjectID="_1502620052" r:id="rId66"/>
          </w:object>
        </w:r>
      </w:del>
      <w:ins w:id="720" w:author="Genya Gluckman" w:date="2015-09-01T12:01:00Z">
        <w:r w:rsidR="00B61B03" w:rsidRPr="00B61B03">
          <w:t xml:space="preserve"> </w:t>
        </w:r>
        <w:r w:rsidR="00B61B03">
          <w:object w:dxaOrig="9435" w:dyaOrig="6031" w14:anchorId="33962FB3">
            <v:shape id="_x0000_i1058" type="#_x0000_t75" style="width:450.65pt;height:4in" o:ole="">
              <v:imagedata r:id="rId67" o:title=""/>
            </v:shape>
            <o:OLEObject Type="Embed" ProgID="Visio.Drawing.15" ShapeID="_x0000_i1058" DrawAspect="Content" ObjectID="_1502620053" r:id="rId68"/>
          </w:object>
        </w:r>
      </w:ins>
    </w:p>
    <w:p w14:paraId="0A14D2E1" w14:textId="607C71E5" w:rsidR="00015D34" w:rsidRDefault="00015D34" w:rsidP="00015D34">
      <w:pPr>
        <w:jc w:val="center"/>
        <w:rPr>
          <w:i/>
          <w:noProof/>
          <w:lang w:eastAsia="en-ZA"/>
        </w:rPr>
      </w:pPr>
      <w:r w:rsidRPr="00235B82">
        <w:rPr>
          <w:i/>
          <w:noProof/>
          <w:lang w:eastAsia="en-ZA"/>
        </w:rPr>
        <w:t xml:space="preserve">Figure </w:t>
      </w:r>
      <w:r w:rsidR="004B2D09">
        <w:rPr>
          <w:i/>
          <w:noProof/>
          <w:lang w:eastAsia="en-ZA"/>
        </w:rPr>
        <w:t>6</w:t>
      </w:r>
      <w:r w:rsidRPr="00235B82">
        <w:rPr>
          <w:i/>
          <w:noProof/>
          <w:lang w:eastAsia="en-ZA"/>
        </w:rPr>
        <w:t xml:space="preserve">.2 Use </w:t>
      </w:r>
      <w:r>
        <w:rPr>
          <w:i/>
          <w:noProof/>
          <w:lang w:eastAsia="en-ZA"/>
        </w:rPr>
        <w:t>case diagram for School subsytem</w:t>
      </w:r>
    </w:p>
    <w:p w14:paraId="5BEAAACC" w14:textId="77777777" w:rsidR="00015D34" w:rsidRPr="003F2039" w:rsidRDefault="00015D34" w:rsidP="00015D34">
      <w:pPr>
        <w:rPr>
          <w:noProof/>
          <w:lang w:eastAsia="en-ZA"/>
        </w:rPr>
      </w:pPr>
    </w:p>
    <w:p w14:paraId="54A742A1" w14:textId="77777777" w:rsidR="00015D34" w:rsidRDefault="00015D34" w:rsidP="00015D34">
      <w:pPr>
        <w:rPr>
          <w:noProof/>
          <w:lang w:eastAsia="en-ZA"/>
        </w:rPr>
      </w:pPr>
    </w:p>
    <w:p w14:paraId="2FB3F142" w14:textId="77777777" w:rsidR="00015D34" w:rsidRDefault="00015D34" w:rsidP="00015D34">
      <w:pPr>
        <w:rPr>
          <w:noProof/>
          <w:lang w:eastAsia="en-ZA"/>
        </w:rPr>
      </w:pPr>
      <w:r>
        <w:rPr>
          <w:noProof/>
          <w:lang w:eastAsia="en-ZA"/>
        </w:rPr>
        <w:br w:type="page"/>
      </w:r>
    </w:p>
    <w:p w14:paraId="253B317E" w14:textId="6B979DDE" w:rsidR="00015D34" w:rsidRPr="00CE681C" w:rsidRDefault="004B2D09" w:rsidP="00CE681C">
      <w:pPr>
        <w:pStyle w:val="Heading2"/>
        <w:rPr>
          <w:color w:val="auto"/>
          <w:lang w:val="en-US"/>
        </w:rPr>
      </w:pPr>
      <w:bookmarkStart w:id="721" w:name="_Toc418840322"/>
      <w:r w:rsidRPr="00CE681C">
        <w:rPr>
          <w:color w:val="auto"/>
          <w:lang w:val="en-US"/>
        </w:rPr>
        <w:lastRenderedPageBreak/>
        <w:t>6</w:t>
      </w:r>
      <w:r w:rsidR="00015D34" w:rsidRPr="00CE681C">
        <w:rPr>
          <w:color w:val="auto"/>
          <w:lang w:val="en-US"/>
        </w:rPr>
        <w:t>.3. Extended Use Case Narrative</w:t>
      </w:r>
      <w:bookmarkEnd w:id="721"/>
    </w:p>
    <w:p w14:paraId="6AE6714F" w14:textId="656371CD" w:rsidR="00015D34" w:rsidRPr="003F25C7" w:rsidRDefault="004B2D09" w:rsidP="00015D34">
      <w:pPr>
        <w:pStyle w:val="Heading3"/>
      </w:pPr>
      <w:bookmarkStart w:id="722" w:name="_Toc290574120"/>
      <w:bookmarkStart w:id="723" w:name="_Toc418840323"/>
      <w:r>
        <w:t>6</w:t>
      </w:r>
      <w:r w:rsidR="00015D34">
        <w:t>.3.1 View teacher profile</w:t>
      </w:r>
      <w:bookmarkEnd w:id="722"/>
      <w:bookmarkEnd w:id="723"/>
    </w:p>
    <w:p w14:paraId="2595C8EE" w14:textId="77777777" w:rsidR="00015D34" w:rsidRDefault="00015D34" w:rsidP="00015D34"/>
    <w:p w14:paraId="18A13DCD" w14:textId="77777777" w:rsidR="001556EF" w:rsidRPr="003F25C7" w:rsidRDefault="001556EF" w:rsidP="00015D34"/>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6"/>
        <w:gridCol w:w="402"/>
        <w:gridCol w:w="1157"/>
        <w:gridCol w:w="3351"/>
      </w:tblGrid>
      <w:tr w:rsidR="00D230D9" w:rsidRPr="00D230D9" w14:paraId="20A7BB23" w14:textId="77777777" w:rsidTr="00015D34">
        <w:trPr>
          <w:trHeight w:val="1119"/>
        </w:trPr>
        <w:tc>
          <w:tcPr>
            <w:tcW w:w="4106" w:type="dxa"/>
            <w:shd w:val="clear" w:color="auto" w:fill="auto"/>
          </w:tcPr>
          <w:p w14:paraId="7E4A1538" w14:textId="77777777" w:rsidR="00015D34" w:rsidRPr="00D230D9" w:rsidRDefault="00015D34" w:rsidP="00015D34">
            <w:pPr>
              <w:spacing w:before="240"/>
              <w:rPr>
                <w:b/>
                <w:i/>
                <w:iCs/>
                <w:lang w:val="en-US"/>
              </w:rPr>
            </w:pPr>
            <w:r w:rsidRPr="00D230D9">
              <w:rPr>
                <w:b/>
                <w:i/>
                <w:iCs/>
                <w:lang w:val="en-US"/>
              </w:rPr>
              <w:t xml:space="preserve">Use Case Name: </w:t>
            </w:r>
          </w:p>
          <w:p w14:paraId="7B1CFF79" w14:textId="1BC9B3AE" w:rsidR="00015D34" w:rsidRPr="00D230D9" w:rsidRDefault="00015D34" w:rsidP="00015D34">
            <w:pPr>
              <w:spacing w:before="240"/>
              <w:rPr>
                <w:i/>
                <w:iCs/>
                <w:lang w:val="en-US"/>
              </w:rPr>
            </w:pPr>
            <w:del w:id="724" w:author="Genya Gluckman" w:date="2015-09-01T12:01:00Z">
              <w:r w:rsidRPr="00D230D9" w:rsidDel="003E68E1">
                <w:rPr>
                  <w:iCs/>
                  <w:lang w:val="en-US"/>
                </w:rPr>
                <w:delText>View teacher profiles</w:delText>
              </w:r>
            </w:del>
            <w:ins w:id="725" w:author="Genya Gluckman" w:date="2015-09-01T12:01:00Z">
              <w:r w:rsidR="003E68E1">
                <w:rPr>
                  <w:iCs/>
                  <w:lang w:val="en-US"/>
                </w:rPr>
                <w:t>Upload Type 2 Activity</w:t>
              </w:r>
            </w:ins>
          </w:p>
        </w:tc>
        <w:tc>
          <w:tcPr>
            <w:tcW w:w="1559" w:type="dxa"/>
            <w:gridSpan w:val="2"/>
            <w:shd w:val="clear" w:color="auto" w:fill="auto"/>
          </w:tcPr>
          <w:p w14:paraId="2281C829" w14:textId="77777777" w:rsidR="00015D34" w:rsidRPr="00D230D9" w:rsidRDefault="00015D34" w:rsidP="00015D34">
            <w:pPr>
              <w:spacing w:before="240"/>
              <w:rPr>
                <w:b/>
                <w:i/>
                <w:iCs/>
                <w:lang w:val="en-US"/>
              </w:rPr>
            </w:pPr>
            <w:r w:rsidRPr="00D230D9">
              <w:rPr>
                <w:b/>
                <w:i/>
                <w:iCs/>
                <w:lang w:val="en-US"/>
              </w:rPr>
              <w:t>ID:</w:t>
            </w:r>
          </w:p>
          <w:p w14:paraId="67E88277" w14:textId="23FEC85E" w:rsidR="00015D34" w:rsidRPr="00D230D9" w:rsidRDefault="0060654B" w:rsidP="00015D34">
            <w:pPr>
              <w:spacing w:before="240"/>
              <w:rPr>
                <w:i/>
                <w:iCs/>
                <w:lang w:val="en-US"/>
              </w:rPr>
            </w:pPr>
            <w:r w:rsidRPr="00D230D9">
              <w:t xml:space="preserve"> </w:t>
            </w:r>
            <w:ins w:id="726" w:author="Genya Gluckman" w:date="2015-09-01T12:01:00Z">
              <w:r w:rsidR="003E68E1">
                <w:t>3</w:t>
              </w:r>
            </w:ins>
            <w:del w:id="727" w:author="Genya Gluckman" w:date="2015-09-01T12:01:00Z">
              <w:r w:rsidRPr="00D230D9" w:rsidDel="003E68E1">
                <w:delText>7</w:delText>
              </w:r>
            </w:del>
            <w:r w:rsidRPr="00D230D9">
              <w:t>.4</w:t>
            </w:r>
          </w:p>
        </w:tc>
        <w:tc>
          <w:tcPr>
            <w:tcW w:w="3351" w:type="dxa"/>
            <w:shd w:val="clear" w:color="auto" w:fill="auto"/>
          </w:tcPr>
          <w:p w14:paraId="5DE20A90" w14:textId="77777777" w:rsidR="00015D34" w:rsidRPr="00D230D9" w:rsidRDefault="00015D34" w:rsidP="00015D34">
            <w:pPr>
              <w:spacing w:before="240"/>
              <w:rPr>
                <w:b/>
                <w:i/>
                <w:iCs/>
                <w:lang w:val="en-US"/>
              </w:rPr>
            </w:pPr>
            <w:r w:rsidRPr="00D230D9">
              <w:rPr>
                <w:b/>
                <w:i/>
                <w:iCs/>
                <w:lang w:val="en-US"/>
              </w:rPr>
              <w:t xml:space="preserve">Importance Level: </w:t>
            </w:r>
          </w:p>
          <w:p w14:paraId="43BC0F67" w14:textId="2479D1F4" w:rsidR="00015D34" w:rsidRPr="00D230D9" w:rsidRDefault="00015D34" w:rsidP="00015D34">
            <w:pPr>
              <w:spacing w:before="240"/>
              <w:rPr>
                <w:i/>
                <w:iCs/>
                <w:lang w:val="en-US"/>
              </w:rPr>
            </w:pPr>
            <w:del w:id="728" w:author="Genya Gluckman" w:date="2015-09-01T12:02:00Z">
              <w:r w:rsidRPr="00D230D9" w:rsidDel="003E68E1">
                <w:delText>Medium</w:delText>
              </w:r>
            </w:del>
            <w:ins w:id="729" w:author="Genya Gluckman" w:date="2015-09-01T12:02:00Z">
              <w:r w:rsidR="003E68E1">
                <w:t>High</w:t>
              </w:r>
            </w:ins>
          </w:p>
        </w:tc>
      </w:tr>
      <w:tr w:rsidR="00D230D9" w:rsidRPr="00D230D9" w14:paraId="18A1E256" w14:textId="77777777" w:rsidTr="00015D34">
        <w:trPr>
          <w:trHeight w:val="1119"/>
        </w:trPr>
        <w:tc>
          <w:tcPr>
            <w:tcW w:w="9016" w:type="dxa"/>
            <w:gridSpan w:val="4"/>
            <w:shd w:val="clear" w:color="auto" w:fill="auto"/>
          </w:tcPr>
          <w:p w14:paraId="5DC2E396" w14:textId="77777777" w:rsidR="00015D34" w:rsidRPr="00D230D9" w:rsidRDefault="00015D34" w:rsidP="00015D34">
            <w:pPr>
              <w:spacing w:before="240"/>
              <w:rPr>
                <w:i/>
                <w:iCs/>
                <w:lang w:val="en-US"/>
              </w:rPr>
            </w:pPr>
            <w:r w:rsidRPr="00D230D9">
              <w:rPr>
                <w:b/>
                <w:i/>
                <w:iCs/>
                <w:lang w:val="en-US"/>
              </w:rPr>
              <w:t>Primary Actor:</w:t>
            </w:r>
            <w:r w:rsidRPr="00D230D9">
              <w:rPr>
                <w:i/>
                <w:iCs/>
                <w:lang w:val="en-US"/>
              </w:rPr>
              <w:t xml:space="preserve"> </w:t>
            </w:r>
            <w:r w:rsidRPr="00D230D9">
              <w:rPr>
                <w:iCs/>
                <w:lang w:val="en-US"/>
              </w:rPr>
              <w:t>School (This could be a principal, administrator etc.)</w:t>
            </w:r>
          </w:p>
        </w:tc>
      </w:tr>
      <w:tr w:rsidR="00D230D9" w:rsidRPr="00D230D9" w14:paraId="3BD6F00C" w14:textId="77777777" w:rsidTr="00015D34">
        <w:trPr>
          <w:trHeight w:val="1119"/>
        </w:trPr>
        <w:tc>
          <w:tcPr>
            <w:tcW w:w="9016" w:type="dxa"/>
            <w:gridSpan w:val="4"/>
            <w:shd w:val="clear" w:color="auto" w:fill="auto"/>
          </w:tcPr>
          <w:p w14:paraId="1574C5DA" w14:textId="257C2035" w:rsidR="00015D34" w:rsidRPr="00D230D9" w:rsidRDefault="00015D34" w:rsidP="00965658">
            <w:pPr>
              <w:spacing w:before="240"/>
              <w:rPr>
                <w:i/>
                <w:iCs/>
                <w:lang w:val="en-US"/>
              </w:rPr>
              <w:pPrChange w:id="730" w:author="Genya Gluckman" w:date="2015-09-01T12:02:00Z">
                <w:pPr>
                  <w:framePr w:hSpace="180" w:wrap="around" w:vAnchor="text" w:hAnchor="margin" w:y="98"/>
                  <w:spacing w:before="240"/>
                </w:pPr>
              </w:pPrChange>
            </w:pPr>
            <w:r w:rsidRPr="00D230D9">
              <w:rPr>
                <w:b/>
                <w:i/>
                <w:iCs/>
                <w:lang w:val="en-US"/>
              </w:rPr>
              <w:t>Purpose:</w:t>
            </w:r>
            <w:r w:rsidRPr="00D230D9">
              <w:rPr>
                <w:i/>
                <w:iCs/>
                <w:lang w:val="en-US"/>
              </w:rPr>
              <w:t xml:space="preserve"> </w:t>
            </w:r>
            <w:r w:rsidRPr="00D230D9">
              <w:rPr>
                <w:iCs/>
                <w:lang w:val="en-US"/>
              </w:rPr>
              <w:t xml:space="preserve">The school </w:t>
            </w:r>
            <w:del w:id="731" w:author="Genya Gluckman" w:date="2015-09-01T12:02:00Z">
              <w:r w:rsidRPr="00D230D9" w:rsidDel="00965658">
                <w:rPr>
                  <w:iCs/>
                  <w:lang w:val="en-US"/>
                </w:rPr>
                <w:delText>can check the progress of their teachers</w:delText>
              </w:r>
            </w:del>
            <w:ins w:id="732" w:author="Genya Gluckman" w:date="2015-09-01T12:02:00Z">
              <w:r w:rsidR="00965658">
                <w:rPr>
                  <w:iCs/>
                  <w:lang w:val="en-US"/>
                </w:rPr>
                <w:t xml:space="preserve">can upload Type 2 </w:t>
              </w:r>
            </w:ins>
            <w:ins w:id="733" w:author="Genya Gluckman" w:date="2015-09-01T12:03:00Z">
              <w:r w:rsidR="00965658">
                <w:rPr>
                  <w:iCs/>
                  <w:lang w:val="en-US"/>
                </w:rPr>
                <w:t xml:space="preserve">Activities </w:t>
              </w:r>
            </w:ins>
            <w:ins w:id="734" w:author="Genya Gluckman" w:date="2015-09-01T12:02:00Z">
              <w:r w:rsidR="00965658">
                <w:rPr>
                  <w:iCs/>
                  <w:lang w:val="en-US"/>
                </w:rPr>
                <w:t>for a teacher</w:t>
              </w:r>
            </w:ins>
            <w:r w:rsidRPr="00D230D9">
              <w:rPr>
                <w:iCs/>
                <w:lang w:val="en-US"/>
              </w:rPr>
              <w:t xml:space="preserve">. </w:t>
            </w:r>
          </w:p>
        </w:tc>
      </w:tr>
      <w:tr w:rsidR="00D230D9" w:rsidRPr="00D230D9" w14:paraId="17DFDAFA" w14:textId="77777777" w:rsidTr="00015D34">
        <w:trPr>
          <w:trHeight w:val="1119"/>
        </w:trPr>
        <w:tc>
          <w:tcPr>
            <w:tcW w:w="9016" w:type="dxa"/>
            <w:gridSpan w:val="4"/>
            <w:shd w:val="clear" w:color="auto" w:fill="auto"/>
          </w:tcPr>
          <w:p w14:paraId="3FC3CA83" w14:textId="77777777" w:rsidR="00015D34" w:rsidRPr="00D230D9" w:rsidRDefault="00015D34" w:rsidP="00015D34">
            <w:pPr>
              <w:spacing w:before="240"/>
              <w:rPr>
                <w:b/>
                <w:i/>
                <w:iCs/>
                <w:lang w:val="en-US"/>
              </w:rPr>
            </w:pPr>
            <w:r w:rsidRPr="00D230D9">
              <w:rPr>
                <w:b/>
                <w:i/>
                <w:iCs/>
                <w:lang w:val="en-US"/>
              </w:rPr>
              <w:t>Stakeholders and Interests:</w:t>
            </w:r>
          </w:p>
          <w:p w14:paraId="553CC860" w14:textId="77777777" w:rsidR="00015D34" w:rsidRPr="00D230D9" w:rsidRDefault="00015D34" w:rsidP="00015D34">
            <w:pPr>
              <w:spacing w:before="240"/>
              <w:rPr>
                <w:i/>
                <w:iCs/>
                <w:lang w:val="en-US"/>
              </w:rPr>
            </w:pPr>
            <w:r w:rsidRPr="00D230D9">
              <w:t xml:space="preserve">School - </w:t>
            </w:r>
            <w:r w:rsidRPr="00D230D9">
              <w:rPr>
                <w:iCs/>
                <w:lang w:val="en-US"/>
              </w:rPr>
              <w:t>view progress of teachers</w:t>
            </w:r>
          </w:p>
        </w:tc>
      </w:tr>
      <w:tr w:rsidR="00D230D9" w:rsidRPr="00D230D9" w14:paraId="184175C6" w14:textId="77777777" w:rsidTr="00015D34">
        <w:trPr>
          <w:trHeight w:val="1119"/>
        </w:trPr>
        <w:tc>
          <w:tcPr>
            <w:tcW w:w="9016" w:type="dxa"/>
            <w:gridSpan w:val="4"/>
            <w:shd w:val="clear" w:color="auto" w:fill="auto"/>
          </w:tcPr>
          <w:p w14:paraId="01E062F8" w14:textId="7E4E561B" w:rsidR="00015D34" w:rsidRPr="00D230D9" w:rsidRDefault="00015D34" w:rsidP="00965658">
            <w:pPr>
              <w:spacing w:before="240"/>
              <w:rPr>
                <w:i/>
                <w:iCs/>
                <w:lang w:val="en-US"/>
              </w:rPr>
              <w:pPrChange w:id="735" w:author="Genya Gluckman" w:date="2015-09-01T12:03:00Z">
                <w:pPr>
                  <w:framePr w:hSpace="180" w:wrap="around" w:vAnchor="text" w:hAnchor="margin" w:y="98"/>
                  <w:spacing w:before="240"/>
                </w:pPr>
              </w:pPrChange>
            </w:pPr>
            <w:r w:rsidRPr="00D230D9">
              <w:rPr>
                <w:b/>
                <w:i/>
                <w:iCs/>
                <w:lang w:val="en-US"/>
              </w:rPr>
              <w:t>Brief Description:</w:t>
            </w:r>
            <w:r w:rsidRPr="00D230D9">
              <w:rPr>
                <w:i/>
                <w:iCs/>
                <w:lang w:val="en-US"/>
              </w:rPr>
              <w:t xml:space="preserve"> </w:t>
            </w:r>
            <w:r w:rsidRPr="00D230D9">
              <w:rPr>
                <w:iCs/>
                <w:lang w:val="en-US"/>
              </w:rPr>
              <w:t xml:space="preserve">The school representative </w:t>
            </w:r>
            <w:del w:id="736" w:author="Genya Gluckman" w:date="2015-09-01T12:03:00Z">
              <w:r w:rsidRPr="00D230D9" w:rsidDel="00965658">
                <w:rPr>
                  <w:iCs/>
                  <w:lang w:val="en-US"/>
                </w:rPr>
                <w:delText>can see which teachers have completed what assessments and courses and they can also see how many internal and CP</w:delText>
              </w:r>
              <w:r w:rsidR="00122DA1" w:rsidRPr="00D230D9" w:rsidDel="00965658">
                <w:rPr>
                  <w:iCs/>
                  <w:lang w:val="en-US"/>
                </w:rPr>
                <w:delText>T</w:delText>
              </w:r>
              <w:r w:rsidRPr="00D230D9" w:rsidDel="00965658">
                <w:rPr>
                  <w:iCs/>
                  <w:lang w:val="en-US"/>
                </w:rPr>
                <w:delText>D points each teacher has earned so far.</w:delText>
              </w:r>
            </w:del>
            <w:ins w:id="737" w:author="Genya Gluckman" w:date="2015-09-01T12:03:00Z">
              <w:r w:rsidR="00965658">
                <w:rPr>
                  <w:iCs/>
                  <w:lang w:val="en-US"/>
                </w:rPr>
                <w:t>upload Type 2 Activities for</w:t>
              </w:r>
            </w:ins>
            <w:r w:rsidRPr="00D230D9">
              <w:rPr>
                <w:iCs/>
                <w:lang w:val="en-US"/>
              </w:rPr>
              <w:t xml:space="preserve"> </w:t>
            </w:r>
            <w:ins w:id="738" w:author="Genya Gluckman" w:date="2015-09-01T12:03:00Z">
              <w:r w:rsidR="00965658">
                <w:rPr>
                  <w:iCs/>
                  <w:lang w:val="en-US"/>
                </w:rPr>
                <w:t>teachers</w:t>
              </w:r>
            </w:ins>
          </w:p>
        </w:tc>
      </w:tr>
      <w:tr w:rsidR="00D230D9" w:rsidRPr="00D230D9" w14:paraId="096F01F9" w14:textId="77777777" w:rsidTr="00015D34">
        <w:trPr>
          <w:trHeight w:val="1119"/>
        </w:trPr>
        <w:tc>
          <w:tcPr>
            <w:tcW w:w="9016" w:type="dxa"/>
            <w:gridSpan w:val="4"/>
            <w:shd w:val="clear" w:color="auto" w:fill="auto"/>
          </w:tcPr>
          <w:p w14:paraId="224FF0D2" w14:textId="77777777" w:rsidR="00015D34" w:rsidRPr="00D230D9" w:rsidRDefault="00015D34" w:rsidP="00015D34">
            <w:pPr>
              <w:spacing w:before="240"/>
              <w:rPr>
                <w:b/>
                <w:i/>
                <w:iCs/>
                <w:lang w:val="en-US"/>
              </w:rPr>
            </w:pPr>
            <w:r w:rsidRPr="00D230D9">
              <w:rPr>
                <w:b/>
                <w:i/>
                <w:iCs/>
                <w:lang w:val="en-US"/>
              </w:rPr>
              <w:t>Preconditions:</w:t>
            </w:r>
          </w:p>
          <w:p w14:paraId="6FD66222" w14:textId="77777777" w:rsidR="00015D34" w:rsidRPr="00D230D9" w:rsidRDefault="00015D34" w:rsidP="00015D34">
            <w:pPr>
              <w:numPr>
                <w:ilvl w:val="0"/>
                <w:numId w:val="17"/>
              </w:numPr>
              <w:spacing w:before="240"/>
              <w:contextualSpacing/>
              <w:rPr>
                <w:iCs/>
                <w:lang w:val="en-US"/>
              </w:rPr>
            </w:pPr>
            <w:r w:rsidRPr="00D230D9">
              <w:rPr>
                <w:iCs/>
                <w:lang w:val="en-US"/>
              </w:rPr>
              <w:t>The school representative must be registered on the system</w:t>
            </w:r>
          </w:p>
          <w:p w14:paraId="0E7F94E3" w14:textId="77777777" w:rsidR="00015D34" w:rsidRPr="00D230D9" w:rsidRDefault="00015D34" w:rsidP="00015D34">
            <w:pPr>
              <w:numPr>
                <w:ilvl w:val="0"/>
                <w:numId w:val="17"/>
              </w:numPr>
              <w:spacing w:before="240"/>
              <w:contextualSpacing/>
              <w:rPr>
                <w:iCs/>
                <w:lang w:val="en-US"/>
              </w:rPr>
            </w:pPr>
            <w:r w:rsidRPr="00D230D9">
              <w:rPr>
                <w:iCs/>
                <w:lang w:val="en-US"/>
              </w:rPr>
              <w:t>The school representative must be logged on to the system</w:t>
            </w:r>
          </w:p>
          <w:p w14:paraId="4F7F768C" w14:textId="77777777" w:rsidR="00015D34" w:rsidRPr="00D230D9" w:rsidRDefault="00015D34" w:rsidP="00015D34">
            <w:pPr>
              <w:numPr>
                <w:ilvl w:val="0"/>
                <w:numId w:val="17"/>
              </w:numPr>
              <w:spacing w:before="240"/>
              <w:contextualSpacing/>
              <w:rPr>
                <w:iCs/>
                <w:lang w:val="en-US"/>
              </w:rPr>
            </w:pPr>
            <w:r w:rsidRPr="00D230D9">
              <w:rPr>
                <w:iCs/>
                <w:lang w:val="en-US"/>
              </w:rPr>
              <w:t>The school representative must have the right to view their teachers’ performance</w:t>
            </w:r>
          </w:p>
          <w:p w14:paraId="67F3A788" w14:textId="77777777" w:rsidR="00015D34" w:rsidRPr="00D230D9" w:rsidRDefault="00015D34" w:rsidP="00015D34">
            <w:pPr>
              <w:spacing w:before="240"/>
              <w:ind w:left="720"/>
              <w:contextualSpacing/>
              <w:rPr>
                <w:i/>
                <w:iCs/>
                <w:lang w:val="en-US"/>
              </w:rPr>
            </w:pPr>
          </w:p>
        </w:tc>
      </w:tr>
      <w:tr w:rsidR="00D230D9" w:rsidRPr="00D230D9" w14:paraId="5658FEA7" w14:textId="77777777" w:rsidTr="00015D34">
        <w:trPr>
          <w:trHeight w:val="1119"/>
        </w:trPr>
        <w:tc>
          <w:tcPr>
            <w:tcW w:w="9016" w:type="dxa"/>
            <w:gridSpan w:val="4"/>
            <w:shd w:val="clear" w:color="auto" w:fill="auto"/>
          </w:tcPr>
          <w:p w14:paraId="02AB60B6" w14:textId="77777777" w:rsidR="00015D34" w:rsidRPr="00D230D9" w:rsidRDefault="00015D34" w:rsidP="00015D34">
            <w:pPr>
              <w:spacing w:before="240"/>
              <w:rPr>
                <w:b/>
                <w:i/>
                <w:iCs/>
                <w:lang w:val="en-US"/>
              </w:rPr>
            </w:pPr>
            <w:r w:rsidRPr="00D230D9">
              <w:rPr>
                <w:b/>
                <w:i/>
                <w:iCs/>
                <w:lang w:val="en-US"/>
              </w:rPr>
              <w:t>Post Condition:</w:t>
            </w:r>
          </w:p>
          <w:p w14:paraId="2771DDDC" w14:textId="109BCA91" w:rsidR="00015D34" w:rsidRPr="00D230D9" w:rsidRDefault="00DC26C0" w:rsidP="0013590A">
            <w:pPr>
              <w:spacing w:before="240"/>
              <w:contextualSpacing/>
              <w:rPr>
                <w:i/>
                <w:iCs/>
                <w:lang w:val="en-US"/>
              </w:rPr>
            </w:pPr>
            <w:del w:id="739" w:author="Genya Gluckman" w:date="2015-09-01T12:04:00Z">
              <w:r w:rsidRPr="00D230D9" w:rsidDel="00B74E50">
                <w:rPr>
                  <w:iCs/>
                  <w:lang w:val="en-US"/>
                </w:rPr>
                <w:delText>None</w:delText>
              </w:r>
            </w:del>
            <w:ins w:id="740" w:author="Genya Gluckman" w:date="2015-09-01T12:04:00Z">
              <w:r w:rsidR="00B74E50">
                <w:rPr>
                  <w:iCs/>
                  <w:lang w:val="en-US"/>
                </w:rPr>
                <w:t>Points must be allocated</w:t>
              </w:r>
            </w:ins>
          </w:p>
        </w:tc>
      </w:tr>
      <w:tr w:rsidR="00D230D9" w:rsidRPr="00D230D9" w14:paraId="3E2070A6" w14:textId="77777777" w:rsidTr="00015D34">
        <w:trPr>
          <w:trHeight w:val="1119"/>
        </w:trPr>
        <w:tc>
          <w:tcPr>
            <w:tcW w:w="9016" w:type="dxa"/>
            <w:gridSpan w:val="4"/>
            <w:shd w:val="clear" w:color="auto" w:fill="auto"/>
          </w:tcPr>
          <w:p w14:paraId="2F2E3109" w14:textId="77777777" w:rsidR="00015D34" w:rsidRPr="00D230D9" w:rsidRDefault="00015D34" w:rsidP="00015D34">
            <w:pPr>
              <w:spacing w:before="240"/>
              <w:rPr>
                <w:b/>
                <w:i/>
                <w:iCs/>
                <w:lang w:val="en-US"/>
              </w:rPr>
            </w:pPr>
            <w:r w:rsidRPr="00D230D9">
              <w:rPr>
                <w:b/>
                <w:i/>
                <w:iCs/>
                <w:lang w:val="en-US"/>
              </w:rPr>
              <w:t>Related Use Cases:</w:t>
            </w:r>
          </w:p>
          <w:p w14:paraId="1A1BF8B1" w14:textId="77777777" w:rsidR="00015D34" w:rsidRPr="00D230D9" w:rsidRDefault="00015D34" w:rsidP="00015D34">
            <w:pPr>
              <w:rPr>
                <w:lang w:val="en-US"/>
              </w:rPr>
            </w:pPr>
            <w:r w:rsidRPr="00D230D9">
              <w:rPr>
                <w:lang w:val="en-US"/>
              </w:rPr>
              <w:t>None</w:t>
            </w:r>
          </w:p>
        </w:tc>
      </w:tr>
      <w:tr w:rsidR="00D230D9" w:rsidRPr="00D230D9" w14:paraId="59601812" w14:textId="77777777" w:rsidTr="00015D34">
        <w:trPr>
          <w:trHeight w:val="1119"/>
        </w:trPr>
        <w:tc>
          <w:tcPr>
            <w:tcW w:w="9016" w:type="dxa"/>
            <w:gridSpan w:val="4"/>
            <w:shd w:val="clear" w:color="auto" w:fill="auto"/>
          </w:tcPr>
          <w:p w14:paraId="7D8E5BAE" w14:textId="77777777" w:rsidR="00015D34" w:rsidRPr="00D230D9" w:rsidRDefault="00015D34" w:rsidP="00015D34">
            <w:pPr>
              <w:spacing w:before="240"/>
              <w:rPr>
                <w:i/>
                <w:iCs/>
                <w:lang w:val="en-US"/>
              </w:rPr>
            </w:pPr>
            <w:r w:rsidRPr="00D230D9">
              <w:rPr>
                <w:b/>
                <w:i/>
                <w:iCs/>
                <w:lang w:val="en-US"/>
              </w:rPr>
              <w:t>Normal Flow of Events:</w:t>
            </w:r>
          </w:p>
        </w:tc>
      </w:tr>
      <w:tr w:rsidR="00D230D9" w:rsidRPr="00D230D9" w14:paraId="2C71E595" w14:textId="77777777" w:rsidTr="00015D34">
        <w:trPr>
          <w:trHeight w:val="186"/>
        </w:trPr>
        <w:tc>
          <w:tcPr>
            <w:tcW w:w="4508" w:type="dxa"/>
            <w:gridSpan w:val="2"/>
            <w:shd w:val="clear" w:color="auto" w:fill="auto"/>
          </w:tcPr>
          <w:p w14:paraId="5688601A" w14:textId="77777777" w:rsidR="00015D34" w:rsidRPr="00D230D9" w:rsidRDefault="00015D34" w:rsidP="00015D34">
            <w:pPr>
              <w:spacing w:before="240"/>
              <w:jc w:val="center"/>
              <w:rPr>
                <w:b/>
                <w:i/>
                <w:iCs/>
                <w:lang w:val="en-US"/>
              </w:rPr>
            </w:pPr>
            <w:r w:rsidRPr="00D230D9">
              <w:rPr>
                <w:b/>
                <w:i/>
                <w:iCs/>
                <w:lang w:val="en-US"/>
              </w:rPr>
              <w:lastRenderedPageBreak/>
              <w:t>Staff Representative</w:t>
            </w:r>
          </w:p>
        </w:tc>
        <w:tc>
          <w:tcPr>
            <w:tcW w:w="4508" w:type="dxa"/>
            <w:gridSpan w:val="2"/>
            <w:shd w:val="clear" w:color="auto" w:fill="auto"/>
          </w:tcPr>
          <w:p w14:paraId="48DB9F0F" w14:textId="77777777" w:rsidR="00015D34" w:rsidRPr="00D230D9" w:rsidRDefault="00015D34" w:rsidP="00015D34">
            <w:pPr>
              <w:spacing w:before="240"/>
              <w:jc w:val="center"/>
              <w:rPr>
                <w:b/>
                <w:i/>
                <w:iCs/>
                <w:lang w:val="en-US"/>
              </w:rPr>
            </w:pPr>
            <w:r w:rsidRPr="00D230D9">
              <w:rPr>
                <w:b/>
                <w:i/>
                <w:iCs/>
                <w:lang w:val="en-US"/>
              </w:rPr>
              <w:t>System</w:t>
            </w:r>
          </w:p>
        </w:tc>
      </w:tr>
      <w:tr w:rsidR="00D230D9" w:rsidRPr="00D230D9" w14:paraId="11DF36ED" w14:textId="77777777" w:rsidTr="00015D34">
        <w:trPr>
          <w:trHeight w:val="186"/>
        </w:trPr>
        <w:tc>
          <w:tcPr>
            <w:tcW w:w="4508" w:type="dxa"/>
            <w:gridSpan w:val="2"/>
            <w:shd w:val="clear" w:color="auto" w:fill="auto"/>
          </w:tcPr>
          <w:p w14:paraId="0D133EE0" w14:textId="166E5AFC" w:rsidR="00015D34" w:rsidRPr="00A70D59" w:rsidRDefault="00015D34" w:rsidP="00B74E50">
            <w:pPr>
              <w:pStyle w:val="ListParagraph"/>
              <w:numPr>
                <w:ilvl w:val="0"/>
                <w:numId w:val="36"/>
              </w:numPr>
              <w:spacing w:before="240"/>
              <w:rPr>
                <w:iCs/>
                <w:lang w:val="en-US"/>
              </w:rPr>
              <w:pPrChange w:id="741" w:author="Genya Gluckman" w:date="2015-09-01T12:04:00Z">
                <w:pPr>
                  <w:pStyle w:val="ListParagraph"/>
                  <w:framePr w:hSpace="180" w:wrap="around" w:vAnchor="text" w:hAnchor="margin" w:y="98"/>
                  <w:numPr>
                    <w:numId w:val="36"/>
                  </w:numPr>
                  <w:spacing w:before="240"/>
                  <w:ind w:hanging="360"/>
                </w:pPr>
              </w:pPrChange>
            </w:pPr>
            <w:r w:rsidRPr="00A70D59">
              <w:rPr>
                <w:iCs/>
                <w:lang w:val="en-US"/>
              </w:rPr>
              <w:t xml:space="preserve">Request teacher </w:t>
            </w:r>
            <w:del w:id="742" w:author="Genya Gluckman" w:date="2015-09-01T12:04:00Z">
              <w:r w:rsidRPr="00A70D59" w:rsidDel="00B74E50">
                <w:rPr>
                  <w:iCs/>
                  <w:lang w:val="en-US"/>
                </w:rPr>
                <w:delText xml:space="preserve">details </w:delText>
              </w:r>
            </w:del>
            <w:ins w:id="743" w:author="Genya Gluckman" w:date="2015-09-01T12:04:00Z">
              <w:r w:rsidR="00B74E50">
                <w:rPr>
                  <w:iCs/>
                  <w:lang w:val="en-US"/>
                </w:rPr>
                <w:t>profile</w:t>
              </w:r>
              <w:r w:rsidR="00B74E50" w:rsidRPr="00A70D59">
                <w:rPr>
                  <w:iCs/>
                  <w:lang w:val="en-US"/>
                </w:rPr>
                <w:t xml:space="preserve"> </w:t>
              </w:r>
            </w:ins>
            <w:del w:id="744" w:author="Genya Gluckman" w:date="2015-09-01T12:04:00Z">
              <w:r w:rsidRPr="00A70D59" w:rsidDel="00B74E50">
                <w:rPr>
                  <w:iCs/>
                  <w:lang w:val="en-US"/>
                </w:rPr>
                <w:delText xml:space="preserve">and assessment progress </w:delText>
              </w:r>
            </w:del>
          </w:p>
        </w:tc>
        <w:tc>
          <w:tcPr>
            <w:tcW w:w="4508" w:type="dxa"/>
            <w:gridSpan w:val="2"/>
            <w:shd w:val="clear" w:color="auto" w:fill="auto"/>
          </w:tcPr>
          <w:p w14:paraId="365FBCEA" w14:textId="77777777" w:rsidR="00015D34" w:rsidRPr="00A70D59" w:rsidRDefault="00015D34" w:rsidP="00A70D59">
            <w:pPr>
              <w:spacing w:before="240"/>
              <w:ind w:left="360"/>
              <w:rPr>
                <w:iCs/>
                <w:lang w:val="en-US"/>
              </w:rPr>
            </w:pPr>
          </w:p>
        </w:tc>
      </w:tr>
      <w:tr w:rsidR="00D230D9" w:rsidRPr="00D230D9" w14:paraId="768A260A" w14:textId="77777777" w:rsidTr="00015D34">
        <w:trPr>
          <w:trHeight w:val="186"/>
        </w:trPr>
        <w:tc>
          <w:tcPr>
            <w:tcW w:w="4508" w:type="dxa"/>
            <w:gridSpan w:val="2"/>
            <w:shd w:val="clear" w:color="auto" w:fill="auto"/>
          </w:tcPr>
          <w:p w14:paraId="3B4AD460" w14:textId="77777777" w:rsidR="00015D34" w:rsidRPr="00A70D59" w:rsidRDefault="00015D34" w:rsidP="00A70D59">
            <w:pPr>
              <w:spacing w:before="240"/>
              <w:ind w:left="360"/>
              <w:rPr>
                <w:iCs/>
                <w:lang w:val="en-US"/>
              </w:rPr>
            </w:pPr>
          </w:p>
        </w:tc>
        <w:tc>
          <w:tcPr>
            <w:tcW w:w="4508" w:type="dxa"/>
            <w:gridSpan w:val="2"/>
            <w:shd w:val="clear" w:color="auto" w:fill="auto"/>
          </w:tcPr>
          <w:p w14:paraId="40C23C25" w14:textId="7098727D" w:rsidR="00015D34" w:rsidRPr="00A70D59" w:rsidRDefault="00015D34" w:rsidP="00B74E50">
            <w:pPr>
              <w:pStyle w:val="ListParagraph"/>
              <w:numPr>
                <w:ilvl w:val="0"/>
                <w:numId w:val="36"/>
              </w:numPr>
              <w:spacing w:before="240"/>
              <w:rPr>
                <w:iCs/>
                <w:lang w:val="en-US"/>
              </w:rPr>
              <w:pPrChange w:id="745" w:author="Genya Gluckman" w:date="2015-09-01T12:04:00Z">
                <w:pPr>
                  <w:pStyle w:val="ListParagraph"/>
                  <w:framePr w:hSpace="180" w:wrap="around" w:vAnchor="text" w:hAnchor="margin" w:y="98"/>
                  <w:numPr>
                    <w:numId w:val="36"/>
                  </w:numPr>
                  <w:spacing w:before="240"/>
                  <w:ind w:hanging="360"/>
                </w:pPr>
              </w:pPrChange>
            </w:pPr>
            <w:r w:rsidRPr="00A70D59">
              <w:rPr>
                <w:iCs/>
                <w:lang w:val="en-US"/>
              </w:rPr>
              <w:t xml:space="preserve">Retrieve teacher </w:t>
            </w:r>
            <w:del w:id="746" w:author="Genya Gluckman" w:date="2015-09-01T12:04:00Z">
              <w:r w:rsidRPr="00A70D59" w:rsidDel="00B74E50">
                <w:rPr>
                  <w:iCs/>
                  <w:lang w:val="en-US"/>
                </w:rPr>
                <w:delText>details and assessment progress</w:delText>
              </w:r>
            </w:del>
            <w:ins w:id="747" w:author="Genya Gluckman" w:date="2015-09-01T12:04:00Z">
              <w:r w:rsidR="00B74E50">
                <w:rPr>
                  <w:iCs/>
                  <w:lang w:val="en-US"/>
                </w:rPr>
                <w:t>profile</w:t>
              </w:r>
            </w:ins>
          </w:p>
        </w:tc>
      </w:tr>
      <w:tr w:rsidR="00D230D9" w:rsidRPr="00D230D9" w14:paraId="2D017398" w14:textId="77777777" w:rsidTr="00015D34">
        <w:trPr>
          <w:trHeight w:val="186"/>
        </w:trPr>
        <w:tc>
          <w:tcPr>
            <w:tcW w:w="4508" w:type="dxa"/>
            <w:gridSpan w:val="2"/>
            <w:shd w:val="clear" w:color="auto" w:fill="auto"/>
          </w:tcPr>
          <w:p w14:paraId="2CE23C3A" w14:textId="77777777" w:rsidR="00015D34" w:rsidRPr="00A70D59" w:rsidRDefault="00015D34" w:rsidP="00A70D59">
            <w:pPr>
              <w:spacing w:before="240"/>
              <w:ind w:left="360"/>
              <w:rPr>
                <w:iCs/>
                <w:lang w:val="en-US"/>
              </w:rPr>
            </w:pPr>
          </w:p>
        </w:tc>
        <w:tc>
          <w:tcPr>
            <w:tcW w:w="4508" w:type="dxa"/>
            <w:gridSpan w:val="2"/>
            <w:shd w:val="clear" w:color="auto" w:fill="auto"/>
          </w:tcPr>
          <w:p w14:paraId="7E2D5ACD" w14:textId="33B7FDA3" w:rsidR="00015D34" w:rsidRPr="00A70D59" w:rsidRDefault="00015D34" w:rsidP="00B74E50">
            <w:pPr>
              <w:pStyle w:val="ListParagraph"/>
              <w:numPr>
                <w:ilvl w:val="0"/>
                <w:numId w:val="36"/>
              </w:numPr>
              <w:spacing w:before="240"/>
              <w:rPr>
                <w:iCs/>
                <w:lang w:val="en-US"/>
              </w:rPr>
              <w:pPrChange w:id="748" w:author="Genya Gluckman" w:date="2015-09-01T12:04:00Z">
                <w:pPr>
                  <w:pStyle w:val="ListParagraph"/>
                  <w:framePr w:hSpace="180" w:wrap="around" w:vAnchor="text" w:hAnchor="margin" w:y="98"/>
                  <w:numPr>
                    <w:numId w:val="36"/>
                  </w:numPr>
                  <w:spacing w:before="240"/>
                  <w:ind w:hanging="360"/>
                </w:pPr>
              </w:pPrChange>
            </w:pPr>
            <w:r w:rsidRPr="00A70D59">
              <w:rPr>
                <w:iCs/>
                <w:lang w:val="en-US"/>
              </w:rPr>
              <w:t xml:space="preserve">Display teacher </w:t>
            </w:r>
            <w:del w:id="749" w:author="Genya Gluckman" w:date="2015-09-01T12:04:00Z">
              <w:r w:rsidRPr="00A70D59" w:rsidDel="00B74E50">
                <w:rPr>
                  <w:iCs/>
                  <w:lang w:val="en-US"/>
                </w:rPr>
                <w:delText>details and assessment progress</w:delText>
              </w:r>
            </w:del>
            <w:ins w:id="750" w:author="Genya Gluckman" w:date="2015-09-01T12:04:00Z">
              <w:r w:rsidR="00B74E50">
                <w:rPr>
                  <w:iCs/>
                  <w:lang w:val="en-US"/>
                </w:rPr>
                <w:t>profile</w:t>
              </w:r>
            </w:ins>
          </w:p>
        </w:tc>
      </w:tr>
      <w:tr w:rsidR="00D230D9" w:rsidRPr="00D230D9" w14:paraId="402894E4" w14:textId="77777777" w:rsidTr="00015D34">
        <w:trPr>
          <w:trHeight w:val="186"/>
        </w:trPr>
        <w:tc>
          <w:tcPr>
            <w:tcW w:w="4508" w:type="dxa"/>
            <w:gridSpan w:val="2"/>
            <w:shd w:val="clear" w:color="auto" w:fill="auto"/>
          </w:tcPr>
          <w:p w14:paraId="2BBC5148" w14:textId="236D16B4" w:rsidR="00015D34" w:rsidRPr="00A70D59" w:rsidRDefault="00015D34" w:rsidP="00B74E50">
            <w:pPr>
              <w:pStyle w:val="ListParagraph"/>
              <w:numPr>
                <w:ilvl w:val="0"/>
                <w:numId w:val="36"/>
              </w:numPr>
              <w:spacing w:before="240"/>
              <w:rPr>
                <w:iCs/>
                <w:lang w:val="en-US"/>
              </w:rPr>
              <w:pPrChange w:id="751" w:author="Genya Gluckman" w:date="2015-09-01T12:04:00Z">
                <w:pPr>
                  <w:pStyle w:val="ListParagraph"/>
                  <w:framePr w:hSpace="180" w:wrap="around" w:vAnchor="text" w:hAnchor="margin" w:y="98"/>
                  <w:numPr>
                    <w:numId w:val="36"/>
                  </w:numPr>
                  <w:spacing w:before="240"/>
                  <w:ind w:hanging="360"/>
                </w:pPr>
              </w:pPrChange>
            </w:pPr>
            <w:r w:rsidRPr="00A70D59">
              <w:rPr>
                <w:iCs/>
                <w:lang w:val="en-US"/>
              </w:rPr>
              <w:t xml:space="preserve">View teacher profile </w:t>
            </w:r>
            <w:del w:id="752" w:author="Genya Gluckman" w:date="2015-09-01T12:04:00Z">
              <w:r w:rsidRPr="00A70D59" w:rsidDel="00B74E50">
                <w:rPr>
                  <w:iCs/>
                  <w:lang w:val="en-US"/>
                </w:rPr>
                <w:delText>and assessment progress</w:delText>
              </w:r>
            </w:del>
          </w:p>
        </w:tc>
        <w:tc>
          <w:tcPr>
            <w:tcW w:w="4508" w:type="dxa"/>
            <w:gridSpan w:val="2"/>
            <w:shd w:val="clear" w:color="auto" w:fill="auto"/>
          </w:tcPr>
          <w:p w14:paraId="7287006F" w14:textId="77777777" w:rsidR="00015D34" w:rsidRPr="00A70D59" w:rsidRDefault="00015D34" w:rsidP="00A70D59">
            <w:pPr>
              <w:spacing w:before="240"/>
              <w:ind w:left="360"/>
              <w:rPr>
                <w:iCs/>
                <w:lang w:val="en-US"/>
              </w:rPr>
            </w:pPr>
          </w:p>
        </w:tc>
      </w:tr>
      <w:tr w:rsidR="00B74E50" w:rsidRPr="00D230D9" w14:paraId="773F10F8" w14:textId="77777777" w:rsidTr="00015D34">
        <w:trPr>
          <w:trHeight w:val="186"/>
          <w:ins w:id="753" w:author="Genya Gluckman" w:date="2015-09-01T12:04:00Z"/>
        </w:trPr>
        <w:tc>
          <w:tcPr>
            <w:tcW w:w="4508" w:type="dxa"/>
            <w:gridSpan w:val="2"/>
            <w:shd w:val="clear" w:color="auto" w:fill="auto"/>
          </w:tcPr>
          <w:p w14:paraId="18C64752" w14:textId="497AE5D7" w:rsidR="00B74E50" w:rsidRPr="00A70D59" w:rsidRDefault="00B74E50" w:rsidP="00B74E50">
            <w:pPr>
              <w:pStyle w:val="ListParagraph"/>
              <w:numPr>
                <w:ilvl w:val="0"/>
                <w:numId w:val="36"/>
              </w:numPr>
              <w:spacing w:before="240"/>
              <w:rPr>
                <w:ins w:id="754" w:author="Genya Gluckman" w:date="2015-09-01T12:04:00Z"/>
                <w:iCs/>
                <w:lang w:val="en-US"/>
              </w:rPr>
            </w:pPr>
            <w:ins w:id="755" w:author="Genya Gluckman" w:date="2015-09-01T12:04:00Z">
              <w:r>
                <w:rPr>
                  <w:iCs/>
                  <w:lang w:val="en-US"/>
                </w:rPr>
                <w:t>Upload Type 2 Activity</w:t>
              </w:r>
            </w:ins>
          </w:p>
        </w:tc>
        <w:tc>
          <w:tcPr>
            <w:tcW w:w="4508" w:type="dxa"/>
            <w:gridSpan w:val="2"/>
            <w:shd w:val="clear" w:color="auto" w:fill="auto"/>
          </w:tcPr>
          <w:p w14:paraId="09AAC472" w14:textId="41B05080" w:rsidR="00B74E50" w:rsidRPr="00B74E50" w:rsidRDefault="00B74E50" w:rsidP="00B74E50">
            <w:pPr>
              <w:pStyle w:val="ListParagraph"/>
              <w:numPr>
                <w:ilvl w:val="0"/>
                <w:numId w:val="36"/>
              </w:numPr>
              <w:spacing w:before="240"/>
              <w:rPr>
                <w:ins w:id="756" w:author="Genya Gluckman" w:date="2015-09-01T12:04:00Z"/>
                <w:iCs/>
                <w:lang w:val="en-US"/>
                <w:rPrChange w:id="757" w:author="Genya Gluckman" w:date="2015-09-01T12:05:00Z">
                  <w:rPr>
                    <w:ins w:id="758" w:author="Genya Gluckman" w:date="2015-09-01T12:04:00Z"/>
                    <w:lang w:val="en-US"/>
                  </w:rPr>
                </w:rPrChange>
              </w:rPr>
              <w:pPrChange w:id="759" w:author="Genya Gluckman" w:date="2015-09-01T12:05:00Z">
                <w:pPr>
                  <w:framePr w:hSpace="180" w:wrap="around" w:vAnchor="text" w:hAnchor="margin" w:y="98"/>
                  <w:spacing w:before="240"/>
                  <w:ind w:left="360"/>
                </w:pPr>
              </w:pPrChange>
            </w:pPr>
            <w:ins w:id="760" w:author="Genya Gluckman" w:date="2015-09-01T12:05:00Z">
              <w:r>
                <w:rPr>
                  <w:iCs/>
                  <w:lang w:val="en-US"/>
                </w:rPr>
                <w:t>Allocate points</w:t>
              </w:r>
            </w:ins>
          </w:p>
        </w:tc>
      </w:tr>
      <w:tr w:rsidR="00D230D9" w:rsidRPr="00D230D9" w14:paraId="3FA13E3A" w14:textId="77777777" w:rsidTr="00015D34">
        <w:trPr>
          <w:trHeight w:val="186"/>
        </w:trPr>
        <w:tc>
          <w:tcPr>
            <w:tcW w:w="9016" w:type="dxa"/>
            <w:gridSpan w:val="4"/>
            <w:shd w:val="clear" w:color="auto" w:fill="auto"/>
          </w:tcPr>
          <w:p w14:paraId="6FE4BE53" w14:textId="77777777" w:rsidR="00015D34" w:rsidRPr="00D230D9" w:rsidRDefault="00015D34" w:rsidP="00015D34">
            <w:pPr>
              <w:spacing w:before="240"/>
              <w:rPr>
                <w:b/>
                <w:i/>
                <w:iCs/>
                <w:lang w:val="en-US"/>
              </w:rPr>
            </w:pPr>
            <w:r w:rsidRPr="00D230D9">
              <w:rPr>
                <w:b/>
                <w:i/>
                <w:iCs/>
                <w:lang w:val="en-US"/>
              </w:rPr>
              <w:t>Alternative/Exceptional Flow of Events:</w:t>
            </w:r>
          </w:p>
          <w:p w14:paraId="35666BA4" w14:textId="7E733E5C" w:rsidR="00015D34" w:rsidRPr="00D230D9" w:rsidRDefault="00A70D59" w:rsidP="00015D34">
            <w:pPr>
              <w:spacing w:before="240"/>
              <w:rPr>
                <w:iCs/>
                <w:lang w:val="en-US"/>
              </w:rPr>
            </w:pPr>
            <w:r>
              <w:rPr>
                <w:iCs/>
                <w:lang w:val="en-US"/>
              </w:rPr>
              <w:t>1</w:t>
            </w:r>
            <w:r w:rsidR="00015D34" w:rsidRPr="00D230D9">
              <w:rPr>
                <w:iCs/>
                <w:lang w:val="en-US"/>
              </w:rPr>
              <w:t>a The school representative requests information that they are not authorised to see</w:t>
            </w:r>
          </w:p>
          <w:p w14:paraId="353C453A" w14:textId="060780C5" w:rsidR="00015D34" w:rsidRDefault="000273B3" w:rsidP="005D484D">
            <w:pPr>
              <w:spacing w:before="240"/>
              <w:ind w:left="720"/>
              <w:rPr>
                <w:iCs/>
                <w:lang w:val="en-US"/>
              </w:rPr>
            </w:pPr>
            <w:r>
              <w:rPr>
                <w:iCs/>
                <w:lang w:val="en-US"/>
              </w:rPr>
              <w:t>1</w:t>
            </w:r>
            <w:r w:rsidR="00015D34" w:rsidRPr="00D230D9">
              <w:rPr>
                <w:iCs/>
                <w:lang w:val="en-US"/>
              </w:rPr>
              <w:t>.1 The system does not show any information as the user is not authorised to view and displays an error message instead</w:t>
            </w:r>
          </w:p>
          <w:p w14:paraId="6704D661" w14:textId="399E463D" w:rsidR="00015D34" w:rsidRPr="00D230D9" w:rsidRDefault="00015D34" w:rsidP="005D484D">
            <w:pPr>
              <w:ind w:left="720"/>
              <w:rPr>
                <w:noProof/>
                <w:lang w:eastAsia="en-ZA"/>
              </w:rPr>
            </w:pPr>
          </w:p>
        </w:tc>
      </w:tr>
    </w:tbl>
    <w:p w14:paraId="5766A16E" w14:textId="77777777" w:rsidR="00015D34" w:rsidRDefault="00015D34" w:rsidP="00015D34">
      <w:pPr>
        <w:pStyle w:val="Heading2"/>
        <w:rPr>
          <w:color w:val="auto"/>
          <w:lang w:val="en-US"/>
        </w:rPr>
      </w:pPr>
      <w:r>
        <w:rPr>
          <w:color w:val="auto"/>
          <w:lang w:val="en-US"/>
        </w:rPr>
        <w:br w:type="page"/>
      </w:r>
    </w:p>
    <w:p w14:paraId="3D10D758" w14:textId="4A4F813D" w:rsidR="00015D34" w:rsidRDefault="00015D34" w:rsidP="00015D34">
      <w:pPr>
        <w:pStyle w:val="Heading2"/>
        <w:rPr>
          <w:lang w:val="en-US"/>
        </w:rPr>
      </w:pPr>
      <w:bookmarkStart w:id="761" w:name="_Toc418840324"/>
      <w:r>
        <w:rPr>
          <w:color w:val="auto"/>
          <w:lang w:val="en-US"/>
        </w:rPr>
        <w:lastRenderedPageBreak/>
        <w:t>6</w:t>
      </w:r>
      <w:r w:rsidRPr="00235B82">
        <w:rPr>
          <w:color w:val="auto"/>
          <w:lang w:val="en-US"/>
        </w:rPr>
        <w:t>.</w:t>
      </w:r>
      <w:r w:rsidR="004B2D09">
        <w:rPr>
          <w:color w:val="auto"/>
          <w:lang w:val="en-US"/>
        </w:rPr>
        <w:t>4</w:t>
      </w:r>
      <w:r w:rsidRPr="00235B82">
        <w:rPr>
          <w:color w:val="auto"/>
          <w:lang w:val="en-US"/>
        </w:rPr>
        <w:t xml:space="preserve"> </w:t>
      </w:r>
      <w:r>
        <w:rPr>
          <w:lang w:val="en-US"/>
        </w:rPr>
        <w:t>Sequence Diagram</w:t>
      </w:r>
      <w:bookmarkEnd w:id="761"/>
      <w:r>
        <w:rPr>
          <w:lang w:val="en-US"/>
        </w:rPr>
        <w:t xml:space="preserve"> </w:t>
      </w:r>
    </w:p>
    <w:p w14:paraId="4A2220FC" w14:textId="7DB55432" w:rsidR="00015D34" w:rsidRDefault="00015D34" w:rsidP="00015D34">
      <w:pPr>
        <w:pStyle w:val="Heading3"/>
      </w:pPr>
      <w:bookmarkStart w:id="762" w:name="_Toc418840325"/>
      <w:r>
        <w:rPr>
          <w:lang w:val="en-US"/>
        </w:rPr>
        <w:t>6.</w:t>
      </w:r>
      <w:r w:rsidR="004B2D09">
        <w:rPr>
          <w:lang w:val="en-US"/>
        </w:rPr>
        <w:t>4</w:t>
      </w:r>
      <w:r>
        <w:rPr>
          <w:lang w:val="en-US"/>
        </w:rPr>
        <w:t xml:space="preserve">.1 </w:t>
      </w:r>
      <w:r>
        <w:t>View teacher profile</w:t>
      </w:r>
      <w:bookmarkEnd w:id="762"/>
    </w:p>
    <w:p w14:paraId="1A585178" w14:textId="0ACB5CC0" w:rsidR="00015D34" w:rsidRPr="005732B3" w:rsidRDefault="00015D34" w:rsidP="00015D34">
      <w:r>
        <w:t xml:space="preserve">This assumes that the school representative is logged into the system and is authorised to access their </w:t>
      </w:r>
      <w:r w:rsidR="00854C6E">
        <w:t>teacher’s</w:t>
      </w:r>
      <w:r>
        <w:t xml:space="preserve"> profiles. They can only view these profiles, not modify them. The logging in process is illustrated in the sequence diagram for the staff subsystem and the process is the same here.</w:t>
      </w:r>
    </w:p>
    <w:p w14:paraId="493A2DFA" w14:textId="11DC9176" w:rsidR="00015D34" w:rsidRDefault="00C11BDF" w:rsidP="00015D34">
      <w:pPr>
        <w:jc w:val="center"/>
      </w:pPr>
      <w:ins w:id="763" w:author="Genya Gluckman" w:date="2015-09-01T13:16:00Z">
        <w:r>
          <w:object w:dxaOrig="13636" w:dyaOrig="5670" w14:anchorId="32416748">
            <v:shape id="_x0000_i1065" type="#_x0000_t75" style="width:450.65pt;height:187.55pt" o:ole="">
              <v:imagedata r:id="rId69" o:title=""/>
            </v:shape>
            <o:OLEObject Type="Embed" ProgID="Visio.Drawing.15" ShapeID="_x0000_i1065" DrawAspect="Content" ObjectID="_1502620054" r:id="rId70"/>
          </w:object>
        </w:r>
      </w:ins>
    </w:p>
    <w:p w14:paraId="5802B14D" w14:textId="283F8227" w:rsidR="00015D34" w:rsidRDefault="00015D34" w:rsidP="00015D34">
      <w:pPr>
        <w:jc w:val="center"/>
      </w:pPr>
      <w:del w:id="764" w:author="Genya Gluckman" w:date="2015-09-01T13:14:00Z">
        <w:r w:rsidDel="00CD07E8">
          <w:object w:dxaOrig="13636" w:dyaOrig="5670" w14:anchorId="77903821">
            <v:shape id="_x0000_i1041" type="#_x0000_t75" style="width:495.1pt;height:204.45pt" o:ole="">
              <v:imagedata r:id="rId71" o:title=""/>
            </v:shape>
            <o:OLEObject Type="Embed" ProgID="Visio.Drawing.15" ShapeID="_x0000_i1041" DrawAspect="Content" ObjectID="_1502620055" r:id="rId72"/>
          </w:object>
        </w:r>
      </w:del>
      <w:ins w:id="765" w:author="Genya Gluckman" w:date="2015-09-01T13:14:00Z">
        <w:r w:rsidR="00CD07E8" w:rsidRPr="00CD07E8">
          <w:t xml:space="preserve"> </w:t>
        </w:r>
      </w:ins>
    </w:p>
    <w:p w14:paraId="7A58BCDF" w14:textId="3BD73422" w:rsidR="00015D34" w:rsidRPr="003F2039" w:rsidRDefault="00015D34" w:rsidP="00015D34">
      <w:pPr>
        <w:jc w:val="center"/>
        <w:rPr>
          <w:i/>
          <w:lang w:val="en-US"/>
        </w:rPr>
      </w:pPr>
      <w:r>
        <w:rPr>
          <w:i/>
          <w:lang w:val="en-US"/>
        </w:rPr>
        <w:t>Figure 6.</w:t>
      </w:r>
      <w:r w:rsidR="004B2D09">
        <w:rPr>
          <w:i/>
          <w:lang w:val="en-US"/>
        </w:rPr>
        <w:t>4</w:t>
      </w:r>
      <w:r>
        <w:rPr>
          <w:i/>
          <w:lang w:val="en-US"/>
        </w:rPr>
        <w:t xml:space="preserve"> Sequence diagram for school representative viewing teacher profile </w:t>
      </w:r>
    </w:p>
    <w:p w14:paraId="3952B86A" w14:textId="77777777" w:rsidR="00015D34" w:rsidRDefault="00015D34" w:rsidP="00015D34">
      <w:pPr>
        <w:jc w:val="center"/>
        <w:rPr>
          <w:i/>
        </w:rPr>
      </w:pPr>
    </w:p>
    <w:p w14:paraId="127C802F" w14:textId="77777777" w:rsidR="00015D34" w:rsidRPr="00154768" w:rsidRDefault="00015D34" w:rsidP="00015D34">
      <w:pPr>
        <w:jc w:val="center"/>
        <w:rPr>
          <w:i/>
        </w:rPr>
      </w:pPr>
    </w:p>
    <w:p w14:paraId="4D4E34CF" w14:textId="430F10EA" w:rsidR="00015D34" w:rsidRDefault="00015D34" w:rsidP="00015D34">
      <w:pPr>
        <w:pStyle w:val="Heading2"/>
        <w:rPr>
          <w:lang w:val="en-US"/>
        </w:rPr>
      </w:pPr>
      <w:r>
        <w:rPr>
          <w:lang w:val="en-US"/>
        </w:rPr>
        <w:br w:type="page"/>
      </w:r>
      <w:bookmarkStart w:id="766" w:name="_Toc418840326"/>
      <w:r>
        <w:rPr>
          <w:color w:val="auto"/>
          <w:lang w:val="en-US"/>
        </w:rPr>
        <w:lastRenderedPageBreak/>
        <w:t>6</w:t>
      </w:r>
      <w:r w:rsidRPr="00235B82">
        <w:rPr>
          <w:color w:val="auto"/>
          <w:lang w:val="en-US"/>
        </w:rPr>
        <w:t>.</w:t>
      </w:r>
      <w:r w:rsidR="004B2D09">
        <w:rPr>
          <w:color w:val="auto"/>
          <w:lang w:val="en-US"/>
        </w:rPr>
        <w:t>5</w:t>
      </w:r>
      <w:r w:rsidRPr="00235B82">
        <w:rPr>
          <w:color w:val="auto"/>
          <w:lang w:val="en-US"/>
        </w:rPr>
        <w:t xml:space="preserve"> </w:t>
      </w:r>
      <w:r>
        <w:rPr>
          <w:color w:val="auto"/>
          <w:lang w:val="en-US"/>
        </w:rPr>
        <w:t>State Machine</w:t>
      </w:r>
      <w:r w:rsidRPr="00235B82">
        <w:rPr>
          <w:color w:val="auto"/>
          <w:lang w:val="en-US"/>
        </w:rPr>
        <w:t xml:space="preserve"> </w:t>
      </w:r>
      <w:r>
        <w:rPr>
          <w:lang w:val="en-US"/>
        </w:rPr>
        <w:t>Diagram</w:t>
      </w:r>
      <w:bookmarkEnd w:id="766"/>
    </w:p>
    <w:p w14:paraId="4C4CC9B5" w14:textId="26951105" w:rsidR="00015D34" w:rsidRDefault="00015D34" w:rsidP="00015D34">
      <w:r>
        <w:t>The state machine diagram below shows the different states in which a school representative can be and how they transitions between them. This state machine diagram is the same as the staff state machine diagram as they can be in the same states.</w:t>
      </w:r>
    </w:p>
    <w:p w14:paraId="38E2FCCC" w14:textId="77777777" w:rsidR="00015D34" w:rsidRDefault="00015D34" w:rsidP="00015D34">
      <w:pPr>
        <w:rPr>
          <w:noProof/>
          <w:lang w:eastAsia="en-ZA"/>
        </w:rPr>
      </w:pPr>
    </w:p>
    <w:p w14:paraId="7708E1FE" w14:textId="77777777" w:rsidR="00015D34" w:rsidRDefault="00015D34" w:rsidP="00015D34">
      <w:pPr>
        <w:jc w:val="center"/>
        <w:rPr>
          <w:noProof/>
          <w:lang w:eastAsia="en-ZA"/>
        </w:rPr>
      </w:pPr>
      <w:r>
        <w:object w:dxaOrig="8446" w:dyaOrig="4590" w14:anchorId="72C64CA9">
          <v:shape id="_x0000_i1042" type="#_x0000_t75" style="width:424pt;height:229.35pt" o:ole="">
            <v:imagedata r:id="rId73" o:title=""/>
          </v:shape>
          <o:OLEObject Type="Embed" ProgID="Visio.Drawing.15" ShapeID="_x0000_i1042" DrawAspect="Content" ObjectID="_1502620056" r:id="rId74"/>
        </w:object>
      </w:r>
    </w:p>
    <w:p w14:paraId="2AD2BCD8" w14:textId="4CFAD3C1" w:rsidR="00015D34" w:rsidRDefault="00015D34" w:rsidP="00015D34">
      <w:pPr>
        <w:jc w:val="center"/>
        <w:rPr>
          <w:i/>
          <w:noProof/>
          <w:lang w:eastAsia="en-ZA"/>
        </w:rPr>
      </w:pPr>
      <w:r w:rsidRPr="00235B82">
        <w:rPr>
          <w:i/>
          <w:noProof/>
          <w:lang w:eastAsia="en-ZA"/>
        </w:rPr>
        <w:t xml:space="preserve">Figure </w:t>
      </w:r>
      <w:r>
        <w:rPr>
          <w:i/>
          <w:noProof/>
          <w:lang w:eastAsia="en-ZA"/>
        </w:rPr>
        <w:t>6</w:t>
      </w:r>
      <w:r w:rsidRPr="00235B82">
        <w:rPr>
          <w:i/>
          <w:noProof/>
          <w:lang w:eastAsia="en-ZA"/>
        </w:rPr>
        <w:t>.</w:t>
      </w:r>
      <w:r w:rsidR="004B2D09">
        <w:rPr>
          <w:i/>
          <w:noProof/>
          <w:lang w:eastAsia="en-ZA"/>
        </w:rPr>
        <w:t>5</w:t>
      </w:r>
      <w:r w:rsidRPr="00235B82">
        <w:rPr>
          <w:i/>
          <w:noProof/>
          <w:lang w:eastAsia="en-ZA"/>
        </w:rPr>
        <w:t xml:space="preserve"> </w:t>
      </w:r>
      <w:r>
        <w:rPr>
          <w:i/>
          <w:noProof/>
          <w:lang w:eastAsia="en-ZA"/>
        </w:rPr>
        <w:t>State machine diagram for a school representative</w:t>
      </w:r>
    </w:p>
    <w:p w14:paraId="71A36FC6" w14:textId="77777777" w:rsidR="00015D34" w:rsidRDefault="00015D34" w:rsidP="00015D34">
      <w:pPr>
        <w:jc w:val="center"/>
        <w:rPr>
          <w:szCs w:val="24"/>
        </w:rPr>
      </w:pPr>
    </w:p>
    <w:p w14:paraId="2603FFCF" w14:textId="77777777" w:rsidR="00015D34" w:rsidRDefault="00015D34" w:rsidP="00015D34">
      <w:pPr>
        <w:rPr>
          <w:szCs w:val="24"/>
        </w:rPr>
      </w:pPr>
      <w:r>
        <w:rPr>
          <w:szCs w:val="24"/>
        </w:rPr>
        <w:br w:type="page"/>
      </w:r>
    </w:p>
    <w:p w14:paraId="02796BDD" w14:textId="77777777" w:rsidR="00015D34" w:rsidRDefault="00015D34" w:rsidP="00015D34">
      <w:pPr>
        <w:pStyle w:val="Heading1"/>
      </w:pPr>
      <w:bookmarkStart w:id="767" w:name="_Toc418840327"/>
      <w:r>
        <w:rPr>
          <w:color w:val="auto"/>
        </w:rPr>
        <w:lastRenderedPageBreak/>
        <w:t>7</w:t>
      </w:r>
      <w:r>
        <w:t>. Teacher Subsystem</w:t>
      </w:r>
      <w:bookmarkEnd w:id="767"/>
    </w:p>
    <w:p w14:paraId="072BB197" w14:textId="77777777" w:rsidR="00015D34" w:rsidRDefault="00015D34" w:rsidP="00015D34"/>
    <w:p w14:paraId="32489918" w14:textId="36AD647F" w:rsidR="00015D34" w:rsidRDefault="00015D34" w:rsidP="00015D34">
      <w:r>
        <w:t xml:space="preserve">The Teacher subsystem manages the profiles and points of each teacher. They can view or change their profile and </w:t>
      </w:r>
      <w:del w:id="768" w:author="Genya Gluckman" w:date="2015-09-01T12:17:00Z">
        <w:r w:rsidDel="00660A99">
          <w:delText>complete assessments</w:delText>
        </w:r>
      </w:del>
      <w:ins w:id="769" w:author="Genya Gluckman" w:date="2015-09-01T12:17:00Z">
        <w:r w:rsidR="00660A99">
          <w:t>upload Type 1 Activities</w:t>
        </w:r>
      </w:ins>
      <w:r w:rsidR="008909A2">
        <w:t xml:space="preserve"> using the </w:t>
      </w:r>
      <w:del w:id="770" w:author="Genya Gluckman" w:date="2015-09-01T12:18:00Z">
        <w:r w:rsidR="008909A2" w:rsidDel="00660A99">
          <w:delText xml:space="preserve">assessment </w:delText>
        </w:r>
      </w:del>
      <w:ins w:id="771" w:author="Genya Gluckman" w:date="2015-09-01T12:18:00Z">
        <w:r w:rsidR="00660A99">
          <w:t>activity</w:t>
        </w:r>
        <w:r w:rsidR="00660A99">
          <w:t xml:space="preserve"> </w:t>
        </w:r>
      </w:ins>
      <w:r w:rsidR="008909A2">
        <w:t>subsystem</w:t>
      </w:r>
      <w:r>
        <w:t>.</w:t>
      </w:r>
      <w:r w:rsidR="008909A2">
        <w:t xml:space="preserve"> They can also be assigned </w:t>
      </w:r>
      <w:del w:id="772" w:author="Genya Gluckman" w:date="2015-09-01T12:18:00Z">
        <w:r w:rsidR="008909A2" w:rsidDel="00660A99">
          <w:delText>game elements</w:delText>
        </w:r>
      </w:del>
      <w:ins w:id="773" w:author="Genya Gluckman" w:date="2015-09-01T12:18:00Z">
        <w:r w:rsidR="00660A99">
          <w:t>rewards</w:t>
        </w:r>
      </w:ins>
      <w:r w:rsidR="008909A2">
        <w:t xml:space="preserve"> (e.g. </w:t>
      </w:r>
      <w:del w:id="774" w:author="Genya Gluckman" w:date="2015-09-01T12:18:00Z">
        <w:r w:rsidR="008909A2" w:rsidDel="00660A99">
          <w:delText>points</w:delText>
        </w:r>
      </w:del>
      <w:ins w:id="775" w:author="Genya Gluckman" w:date="2015-09-01T12:18:00Z">
        <w:r w:rsidR="00660A99">
          <w:t>trophies</w:t>
        </w:r>
      </w:ins>
      <w:r w:rsidR="008909A2">
        <w:t xml:space="preserve">, badges) by the </w:t>
      </w:r>
      <w:del w:id="776" w:author="Genya Gluckman" w:date="2015-09-01T12:18:00Z">
        <w:r w:rsidR="008909A2" w:rsidDel="00660A99">
          <w:delText>game elements</w:delText>
        </w:r>
      </w:del>
      <w:ins w:id="777" w:author="Genya Gluckman" w:date="2015-09-01T12:18:00Z">
        <w:r w:rsidR="00660A99">
          <w:t>Reward</w:t>
        </w:r>
      </w:ins>
      <w:r w:rsidR="008909A2">
        <w:t xml:space="preserve"> subsystem.</w:t>
      </w:r>
    </w:p>
    <w:p w14:paraId="48ECDA2C" w14:textId="67E500A3" w:rsidR="004B2D09" w:rsidRDefault="004B2D09" w:rsidP="004B2D09">
      <w:pPr>
        <w:pStyle w:val="Heading2"/>
      </w:pPr>
      <w:bookmarkStart w:id="778" w:name="_Toc290574082"/>
      <w:bookmarkStart w:id="779" w:name="_Toc418840328"/>
      <w:r>
        <w:rPr>
          <w:color w:val="auto"/>
        </w:rPr>
        <w:lastRenderedPageBreak/>
        <w:t>7</w:t>
      </w:r>
      <w:r>
        <w:t>.1 Activity Diagram</w:t>
      </w:r>
      <w:bookmarkEnd w:id="778"/>
      <w:bookmarkEnd w:id="779"/>
    </w:p>
    <w:p w14:paraId="417AB5CE" w14:textId="6AE26F32" w:rsidR="004B2D09" w:rsidRDefault="004B2D09" w:rsidP="004B2D09">
      <w:pPr>
        <w:pStyle w:val="Heading3"/>
      </w:pPr>
      <w:bookmarkStart w:id="780" w:name="_Toc290574083"/>
      <w:bookmarkStart w:id="781" w:name="_Toc418840329"/>
      <w:r>
        <w:t xml:space="preserve">7.1.1 </w:t>
      </w:r>
      <w:r w:rsidR="006166A1">
        <w:t>Edit</w:t>
      </w:r>
      <w:r>
        <w:t xml:space="preserve"> teacher profile</w:t>
      </w:r>
      <w:bookmarkEnd w:id="780"/>
      <w:bookmarkEnd w:id="781"/>
    </w:p>
    <w:p w14:paraId="690A1489" w14:textId="7AF7A1E2" w:rsidR="00F20B80" w:rsidRPr="00F20B80" w:rsidDel="00C11BDF" w:rsidRDefault="005D484D" w:rsidP="00F20B80">
      <w:pPr>
        <w:rPr>
          <w:del w:id="782" w:author="Genya Gluckman" w:date="2015-09-01T13:14:00Z"/>
        </w:rPr>
      </w:pPr>
      <w:r>
        <w:rPr>
          <w:i/>
        </w:rPr>
        <w:t xml:space="preserve">* </w:t>
      </w:r>
      <w:r w:rsidRPr="006356DC">
        <w:rPr>
          <w:i/>
        </w:rPr>
        <w:t xml:space="preserve">Assumption- this activity diagram is dependent on the </w:t>
      </w:r>
      <w:r>
        <w:rPr>
          <w:i/>
        </w:rPr>
        <w:t>teacher</w:t>
      </w:r>
      <w:r w:rsidRPr="006356DC">
        <w:rPr>
          <w:i/>
        </w:rPr>
        <w:t xml:space="preserve"> already being logged in.</w:t>
      </w:r>
    </w:p>
    <w:p w14:paraId="1B9D884A" w14:textId="4F989016" w:rsidR="004B2D09" w:rsidRDefault="00F20B80" w:rsidP="00C11BDF">
      <w:pPr>
        <w:pPrChange w:id="783" w:author="Genya Gluckman" w:date="2015-09-01T13:14:00Z">
          <w:pPr>
            <w:jc w:val="center"/>
          </w:pPr>
        </w:pPrChange>
      </w:pPr>
      <w:del w:id="784" w:author="Genya Gluckman" w:date="2015-09-01T12:19:00Z">
        <w:r w:rsidDel="00660A99">
          <w:object w:dxaOrig="12991" w:dyaOrig="16756" w14:anchorId="112F51A2">
            <v:shape id="_x0000_i1043" type="#_x0000_t75" style="width:376pt;height:486.2pt" o:ole="">
              <v:imagedata r:id="rId75" o:title=""/>
            </v:shape>
            <o:OLEObject Type="Embed" ProgID="Visio.Drawing.15" ShapeID="_x0000_i1043" DrawAspect="Content" ObjectID="_1502620057" r:id="rId76"/>
          </w:object>
        </w:r>
      </w:del>
      <w:ins w:id="785" w:author="Genya Gluckman" w:date="2015-09-01T12:19:00Z">
        <w:r w:rsidR="00660A99" w:rsidRPr="00660A99">
          <w:t xml:space="preserve"> </w:t>
        </w:r>
        <w:r w:rsidR="00660A99">
          <w:object w:dxaOrig="12991" w:dyaOrig="16756" w14:anchorId="61A79231">
            <v:shape id="_x0000_i1059" type="#_x0000_t75" style="width:450.65pt;height:581.35pt" o:ole="">
              <v:imagedata r:id="rId77" o:title=""/>
            </v:shape>
            <o:OLEObject Type="Embed" ProgID="Visio.Drawing.15" ShapeID="_x0000_i1059" DrawAspect="Content" ObjectID="_1502620058" r:id="rId78"/>
          </w:object>
        </w:r>
      </w:ins>
    </w:p>
    <w:p w14:paraId="13064227" w14:textId="339D1D9B" w:rsidR="004B2D09" w:rsidRDefault="004B2D09" w:rsidP="000F62F7">
      <w:pPr>
        <w:jc w:val="center"/>
        <w:rPr>
          <w:rFonts w:eastAsiaTheme="majorEastAsia" w:cstheme="majorBidi"/>
          <w:b/>
          <w:color w:val="000000" w:themeColor="text1"/>
          <w:sz w:val="28"/>
          <w:szCs w:val="26"/>
        </w:rPr>
      </w:pPr>
      <w:r>
        <w:rPr>
          <w:i/>
        </w:rPr>
        <w:t>Figure 7.1</w:t>
      </w:r>
      <w:r w:rsidRPr="00B03BB2">
        <w:rPr>
          <w:i/>
          <w:lang w:val="en-US"/>
        </w:rPr>
        <w:t xml:space="preserve"> </w:t>
      </w:r>
      <w:r>
        <w:rPr>
          <w:i/>
          <w:lang w:val="en-US"/>
        </w:rPr>
        <w:t xml:space="preserve">Activity diagram for teacher </w:t>
      </w:r>
      <w:r w:rsidR="00FB6357">
        <w:rPr>
          <w:i/>
          <w:lang w:val="en-US"/>
        </w:rPr>
        <w:t xml:space="preserve">editing </w:t>
      </w:r>
      <w:r>
        <w:rPr>
          <w:i/>
          <w:lang w:val="en-US"/>
        </w:rPr>
        <w:t>profile</w:t>
      </w:r>
      <w:r>
        <w:br w:type="page"/>
      </w:r>
    </w:p>
    <w:p w14:paraId="722493CD" w14:textId="58780CA6" w:rsidR="004B2D09" w:rsidRDefault="004B2D09" w:rsidP="004B2D09">
      <w:pPr>
        <w:pStyle w:val="Heading2"/>
      </w:pPr>
      <w:bookmarkStart w:id="786" w:name="_Toc290574084"/>
      <w:bookmarkStart w:id="787" w:name="_Toc418840330"/>
      <w:r>
        <w:rPr>
          <w:color w:val="auto"/>
        </w:rPr>
        <w:lastRenderedPageBreak/>
        <w:t>7.</w:t>
      </w:r>
      <w:r>
        <w:t>2 Use Case Diagram</w:t>
      </w:r>
      <w:bookmarkEnd w:id="786"/>
      <w:bookmarkEnd w:id="787"/>
      <w:r>
        <w:t xml:space="preserve"> </w:t>
      </w:r>
    </w:p>
    <w:p w14:paraId="0047242D" w14:textId="77777777" w:rsidR="004B2D09" w:rsidRPr="003463B9" w:rsidRDefault="004B2D09" w:rsidP="004B2D09">
      <w:pPr>
        <w:rPr>
          <w:rFonts w:eastAsiaTheme="majorEastAsia" w:cstheme="majorBidi"/>
          <w:b/>
          <w:color w:val="000000" w:themeColor="text1"/>
          <w:sz w:val="28"/>
          <w:szCs w:val="26"/>
        </w:rPr>
      </w:pPr>
    </w:p>
    <w:p w14:paraId="444379D6" w14:textId="77777777" w:rsidR="004B2D09" w:rsidRDefault="004B2D09" w:rsidP="004B2D09">
      <w:r>
        <w:t xml:space="preserve">The Use Case Diagram below shows who the actors are in the Teacher subsystem and what each actor does. </w:t>
      </w:r>
    </w:p>
    <w:p w14:paraId="6BA5D604" w14:textId="535BE104" w:rsidR="004B2D09" w:rsidRDefault="008C5CD8" w:rsidP="008C5CD8">
      <w:pPr>
        <w:jc w:val="center"/>
      </w:pPr>
      <w:del w:id="788" w:author="Genya Gluckman" w:date="2015-09-01T12:20:00Z">
        <w:r w:rsidDel="00660A99">
          <w:object w:dxaOrig="10786" w:dyaOrig="6750" w14:anchorId="639B9575">
            <v:shape id="_x0000_i1044" type="#_x0000_t75" style="width:408.9pt;height:255.1pt" o:ole="">
              <v:imagedata r:id="rId79" o:title=""/>
            </v:shape>
            <o:OLEObject Type="Embed" ProgID="Visio.Drawing.15" ShapeID="_x0000_i1044" DrawAspect="Content" ObjectID="_1502620059" r:id="rId80"/>
          </w:object>
        </w:r>
      </w:del>
      <w:ins w:id="789" w:author="Genya Gluckman" w:date="2015-09-01T12:20:00Z">
        <w:r w:rsidR="00660A99" w:rsidRPr="00660A99">
          <w:t xml:space="preserve"> </w:t>
        </w:r>
        <w:r w:rsidR="00660A99">
          <w:object w:dxaOrig="10786" w:dyaOrig="6751" w14:anchorId="781A928E">
            <v:shape id="_x0000_i1060" type="#_x0000_t75" style="width:450.65pt;height:281.8pt" o:ole="">
              <v:imagedata r:id="rId81" o:title=""/>
            </v:shape>
            <o:OLEObject Type="Embed" ProgID="Visio.Drawing.15" ShapeID="_x0000_i1060" DrawAspect="Content" ObjectID="_1502620060" r:id="rId82"/>
          </w:object>
        </w:r>
      </w:ins>
    </w:p>
    <w:p w14:paraId="0F6A7787" w14:textId="1F603A02" w:rsidR="004B2D09" w:rsidRDefault="004B2D09" w:rsidP="004B2D09">
      <w:pPr>
        <w:jc w:val="center"/>
        <w:rPr>
          <w:i/>
          <w:noProof/>
          <w:lang w:eastAsia="en-ZA"/>
        </w:rPr>
      </w:pPr>
      <w:r>
        <w:rPr>
          <w:i/>
          <w:noProof/>
          <w:lang w:eastAsia="en-ZA"/>
        </w:rPr>
        <w:t>Figure 7.2 Use case diagram for Teacher subsytem</w:t>
      </w:r>
    </w:p>
    <w:p w14:paraId="027824CD" w14:textId="77777777" w:rsidR="004B2D09" w:rsidRPr="00B03BB2" w:rsidRDefault="004B2D09" w:rsidP="004B2D09">
      <w:pPr>
        <w:jc w:val="center"/>
        <w:rPr>
          <w:i/>
        </w:rPr>
      </w:pPr>
    </w:p>
    <w:p w14:paraId="56288D22" w14:textId="77777777" w:rsidR="004B2D09" w:rsidRDefault="004B2D09" w:rsidP="004B2D09">
      <w:r>
        <w:br w:type="page"/>
      </w:r>
    </w:p>
    <w:p w14:paraId="6CBB4830" w14:textId="7C93819E" w:rsidR="004B2D09" w:rsidRDefault="004B2D09" w:rsidP="004B2D09">
      <w:pPr>
        <w:pStyle w:val="Heading2"/>
      </w:pPr>
      <w:bookmarkStart w:id="790" w:name="_Toc290574085"/>
      <w:bookmarkStart w:id="791" w:name="_Toc418840331"/>
      <w:r>
        <w:lastRenderedPageBreak/>
        <w:t>7.3 Extended Use Case Narrative</w:t>
      </w:r>
      <w:bookmarkEnd w:id="790"/>
      <w:bookmarkEnd w:id="791"/>
      <w:r>
        <w:t xml:space="preserve"> </w:t>
      </w:r>
    </w:p>
    <w:p w14:paraId="67CD4D6D" w14:textId="74F097B2" w:rsidR="004B2D09" w:rsidRPr="00B03BB2" w:rsidRDefault="004B2D09" w:rsidP="004B2D09">
      <w:pPr>
        <w:pStyle w:val="Heading3"/>
      </w:pPr>
      <w:bookmarkStart w:id="792" w:name="_Toc290574086"/>
      <w:bookmarkStart w:id="793" w:name="_Toc418840332"/>
      <w:r>
        <w:t xml:space="preserve">7.3.1 </w:t>
      </w:r>
      <w:r w:rsidR="00DE4736">
        <w:t>Edit</w:t>
      </w:r>
      <w:r>
        <w:t xml:space="preserve"> teacher profile</w:t>
      </w:r>
      <w:bookmarkEnd w:id="792"/>
      <w:bookmarkEnd w:id="793"/>
    </w:p>
    <w:p w14:paraId="4A202F54" w14:textId="77777777" w:rsidR="004B2D09" w:rsidRPr="004C450B" w:rsidRDefault="004B2D09" w:rsidP="004B2D09">
      <w:pPr>
        <w:rPr>
          <w:b/>
        </w:rPr>
      </w:pPr>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147"/>
        <w:gridCol w:w="1554"/>
        <w:gridCol w:w="2954"/>
      </w:tblGrid>
      <w:tr w:rsidR="00D230D9" w:rsidRPr="00D230D9" w14:paraId="7CB03384" w14:textId="77777777" w:rsidTr="001F2B59">
        <w:trPr>
          <w:trHeight w:val="839"/>
        </w:trPr>
        <w:tc>
          <w:tcPr>
            <w:tcW w:w="4361" w:type="dxa"/>
            <w:shd w:val="clear" w:color="auto" w:fill="auto"/>
          </w:tcPr>
          <w:p w14:paraId="4FC49676"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Use Case Name: </w:t>
            </w:r>
          </w:p>
          <w:p w14:paraId="43CD0AC1" w14:textId="280EC69E" w:rsidR="004B2D09" w:rsidRPr="00D230D9" w:rsidRDefault="004A02D0" w:rsidP="004A02D0">
            <w:pPr>
              <w:pStyle w:val="Subtitle"/>
              <w:spacing w:before="240"/>
              <w:rPr>
                <w:rStyle w:val="SubtleEmphasis"/>
                <w:b w:val="0"/>
                <w:i w:val="0"/>
                <w:color w:val="auto"/>
                <w:sz w:val="24"/>
              </w:rPr>
            </w:pPr>
            <w:r w:rsidRPr="00D230D9">
              <w:rPr>
                <w:rStyle w:val="SubtleEmphasis"/>
                <w:b w:val="0"/>
                <w:i w:val="0"/>
                <w:color w:val="auto"/>
                <w:sz w:val="24"/>
              </w:rPr>
              <w:t>Edit</w:t>
            </w:r>
            <w:r w:rsidR="004B2D09" w:rsidRPr="00D230D9">
              <w:rPr>
                <w:rStyle w:val="SubtleEmphasis"/>
                <w:b w:val="0"/>
                <w:i w:val="0"/>
                <w:color w:val="auto"/>
                <w:sz w:val="24"/>
              </w:rPr>
              <w:t xml:space="preserve"> profile</w:t>
            </w:r>
          </w:p>
        </w:tc>
        <w:tc>
          <w:tcPr>
            <w:tcW w:w="1701" w:type="dxa"/>
            <w:gridSpan w:val="2"/>
            <w:shd w:val="clear" w:color="auto" w:fill="auto"/>
          </w:tcPr>
          <w:p w14:paraId="2C225872"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ID: </w:t>
            </w:r>
          </w:p>
          <w:p w14:paraId="3CA7C815" w14:textId="38EB5AF7" w:rsidR="004B2D09" w:rsidRPr="00D230D9" w:rsidRDefault="00557BEE" w:rsidP="001F2B59">
            <w:pPr>
              <w:pStyle w:val="Subtitle"/>
              <w:spacing w:before="240"/>
              <w:rPr>
                <w:rStyle w:val="SubtleEmphasis"/>
                <w:b w:val="0"/>
                <w:i w:val="0"/>
                <w:color w:val="auto"/>
                <w:sz w:val="24"/>
              </w:rPr>
            </w:pPr>
            <w:r w:rsidRPr="00D230D9">
              <w:rPr>
                <w:rStyle w:val="SubtleEmphasis"/>
                <w:b w:val="0"/>
                <w:i w:val="0"/>
                <w:color w:val="auto"/>
                <w:sz w:val="24"/>
              </w:rPr>
              <w:t>1.3</w:t>
            </w:r>
          </w:p>
        </w:tc>
        <w:tc>
          <w:tcPr>
            <w:tcW w:w="2954" w:type="dxa"/>
            <w:shd w:val="clear" w:color="auto" w:fill="auto"/>
          </w:tcPr>
          <w:p w14:paraId="0BB3B017"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Importance Level: </w:t>
            </w:r>
          </w:p>
          <w:p w14:paraId="07770966" w14:textId="77777777" w:rsidR="004B2D09" w:rsidRPr="00D230D9" w:rsidRDefault="004B2D09" w:rsidP="001F2B59">
            <w:pPr>
              <w:pStyle w:val="Subtitle"/>
              <w:spacing w:before="240"/>
              <w:rPr>
                <w:rStyle w:val="SubtleEmphasis"/>
                <w:b w:val="0"/>
                <w:i w:val="0"/>
                <w:color w:val="auto"/>
                <w:sz w:val="24"/>
              </w:rPr>
            </w:pPr>
            <w:r w:rsidRPr="00D230D9">
              <w:rPr>
                <w:rStyle w:val="SubtleEmphasis"/>
                <w:b w:val="0"/>
                <w:i w:val="0"/>
                <w:color w:val="auto"/>
                <w:sz w:val="24"/>
              </w:rPr>
              <w:t>High</w:t>
            </w:r>
          </w:p>
        </w:tc>
      </w:tr>
      <w:tr w:rsidR="00D230D9" w:rsidRPr="00D230D9" w14:paraId="5BA20F2D" w14:textId="77777777" w:rsidTr="001F2B59">
        <w:trPr>
          <w:trHeight w:val="715"/>
        </w:trPr>
        <w:tc>
          <w:tcPr>
            <w:tcW w:w="9016" w:type="dxa"/>
            <w:gridSpan w:val="4"/>
            <w:shd w:val="clear" w:color="auto" w:fill="auto"/>
          </w:tcPr>
          <w:p w14:paraId="0EB54844" w14:textId="77777777" w:rsidR="004B2D09" w:rsidRPr="00D230D9" w:rsidRDefault="004B2D09" w:rsidP="001F2B59">
            <w:pPr>
              <w:pStyle w:val="Subtitle"/>
              <w:spacing w:before="240"/>
              <w:rPr>
                <w:rStyle w:val="SubtleEmphasis"/>
                <w:b w:val="0"/>
                <w:i w:val="0"/>
                <w:color w:val="auto"/>
                <w:sz w:val="24"/>
              </w:rPr>
            </w:pPr>
            <w:r w:rsidRPr="00D230D9">
              <w:rPr>
                <w:rStyle w:val="SubtleEmphasis"/>
                <w:color w:val="auto"/>
                <w:sz w:val="24"/>
              </w:rPr>
              <w:t xml:space="preserve">Primary Actor: </w:t>
            </w:r>
            <w:r w:rsidRPr="00D230D9">
              <w:rPr>
                <w:rStyle w:val="SubtleEmphasis"/>
                <w:b w:val="0"/>
                <w:i w:val="0"/>
                <w:color w:val="auto"/>
                <w:sz w:val="24"/>
              </w:rPr>
              <w:t>Teacher</w:t>
            </w:r>
          </w:p>
        </w:tc>
      </w:tr>
      <w:tr w:rsidR="00D230D9" w:rsidRPr="00D230D9" w14:paraId="22609E9F" w14:textId="77777777" w:rsidTr="001F2B59">
        <w:trPr>
          <w:trHeight w:val="1119"/>
        </w:trPr>
        <w:tc>
          <w:tcPr>
            <w:tcW w:w="9016" w:type="dxa"/>
            <w:gridSpan w:val="4"/>
            <w:shd w:val="clear" w:color="auto" w:fill="auto"/>
          </w:tcPr>
          <w:p w14:paraId="732D0D35" w14:textId="4B8E4256" w:rsidR="004B2D09" w:rsidRPr="00D230D9" w:rsidRDefault="004B2D09" w:rsidP="001F2B59">
            <w:pPr>
              <w:pStyle w:val="Subtitle"/>
              <w:spacing w:before="240"/>
              <w:rPr>
                <w:rStyle w:val="SubtleEmphasis"/>
                <w:b w:val="0"/>
                <w:i w:val="0"/>
                <w:color w:val="auto"/>
                <w:sz w:val="24"/>
              </w:rPr>
            </w:pPr>
            <w:r w:rsidRPr="00D230D9">
              <w:rPr>
                <w:rStyle w:val="SubtleEmphasis"/>
                <w:color w:val="auto"/>
                <w:sz w:val="24"/>
              </w:rPr>
              <w:t xml:space="preserve">Purpose: </w:t>
            </w:r>
            <w:r w:rsidRPr="00D230D9">
              <w:rPr>
                <w:rStyle w:val="SubtleEmphasis"/>
                <w:b w:val="0"/>
                <w:i w:val="0"/>
                <w:color w:val="auto"/>
                <w:sz w:val="24"/>
              </w:rPr>
              <w:t>To ensure the teacher’s profile is up to date with cu</w:t>
            </w:r>
            <w:r w:rsidR="005D484D">
              <w:rPr>
                <w:rStyle w:val="SubtleEmphasis"/>
                <w:b w:val="0"/>
                <w:i w:val="0"/>
                <w:color w:val="auto"/>
                <w:sz w:val="24"/>
              </w:rPr>
              <w:t>rrent information and details of</w:t>
            </w:r>
            <w:r w:rsidRPr="00D230D9">
              <w:rPr>
                <w:rStyle w:val="SubtleEmphasis"/>
                <w:b w:val="0"/>
                <w:i w:val="0"/>
                <w:color w:val="auto"/>
                <w:sz w:val="24"/>
              </w:rPr>
              <w:t xml:space="preserve"> accomplishments.</w:t>
            </w:r>
          </w:p>
        </w:tc>
      </w:tr>
      <w:tr w:rsidR="00D230D9" w:rsidRPr="00D230D9" w14:paraId="186B48E3" w14:textId="77777777" w:rsidTr="001F2B59">
        <w:trPr>
          <w:trHeight w:val="853"/>
        </w:trPr>
        <w:tc>
          <w:tcPr>
            <w:tcW w:w="9016" w:type="dxa"/>
            <w:gridSpan w:val="4"/>
            <w:shd w:val="clear" w:color="auto" w:fill="auto"/>
          </w:tcPr>
          <w:p w14:paraId="6FB1F0AE" w14:textId="2C7A6C49" w:rsidR="004B2D09" w:rsidRPr="00D230D9" w:rsidRDefault="004B2D09" w:rsidP="001F2B59">
            <w:pPr>
              <w:pStyle w:val="Subtitle"/>
              <w:spacing w:before="240"/>
              <w:rPr>
                <w:rStyle w:val="SubtleEmphasis"/>
                <w:b w:val="0"/>
                <w:i w:val="0"/>
                <w:color w:val="auto"/>
                <w:sz w:val="24"/>
              </w:rPr>
            </w:pPr>
            <w:r w:rsidRPr="00D230D9">
              <w:rPr>
                <w:rStyle w:val="SubtleEmphasis"/>
                <w:color w:val="auto"/>
                <w:sz w:val="24"/>
              </w:rPr>
              <w:t xml:space="preserve">Stakeholders and Interests: </w:t>
            </w:r>
            <w:r w:rsidRPr="00D230D9">
              <w:rPr>
                <w:rStyle w:val="SubtleEmphasis"/>
                <w:b w:val="0"/>
                <w:i w:val="0"/>
                <w:color w:val="auto"/>
                <w:sz w:val="24"/>
              </w:rPr>
              <w:t xml:space="preserve">eduActiv, </w:t>
            </w:r>
            <w:r w:rsidR="00AF2B12" w:rsidRPr="00D230D9">
              <w:rPr>
                <w:rStyle w:val="SubtleEmphasis"/>
                <w:b w:val="0"/>
                <w:i w:val="0"/>
                <w:color w:val="auto"/>
                <w:sz w:val="24"/>
              </w:rPr>
              <w:t>a</w:t>
            </w:r>
            <w:r w:rsidRPr="00D230D9">
              <w:rPr>
                <w:rStyle w:val="SubtleEmphasis"/>
                <w:b w:val="0"/>
                <w:i w:val="0"/>
                <w:color w:val="auto"/>
                <w:sz w:val="24"/>
              </w:rPr>
              <w:t>dministration staff</w:t>
            </w:r>
            <w:r w:rsidRPr="00D230D9">
              <w:rPr>
                <w:rStyle w:val="SubtleEmphasis"/>
                <w:color w:val="auto"/>
                <w:sz w:val="24"/>
              </w:rPr>
              <w:t>.</w:t>
            </w:r>
          </w:p>
        </w:tc>
      </w:tr>
      <w:tr w:rsidR="00D230D9" w:rsidRPr="00D230D9" w14:paraId="02FBEF1F" w14:textId="77777777" w:rsidTr="001F2B59">
        <w:trPr>
          <w:trHeight w:val="1119"/>
        </w:trPr>
        <w:tc>
          <w:tcPr>
            <w:tcW w:w="9016" w:type="dxa"/>
            <w:gridSpan w:val="4"/>
            <w:shd w:val="clear" w:color="auto" w:fill="auto"/>
          </w:tcPr>
          <w:p w14:paraId="66D7E1BD" w14:textId="7982C7EE" w:rsidR="004B2D09" w:rsidRPr="00D230D9" w:rsidRDefault="004B2D09" w:rsidP="00454D89">
            <w:pPr>
              <w:pStyle w:val="Subtitle"/>
              <w:spacing w:before="240"/>
              <w:rPr>
                <w:rStyle w:val="SubtleEmphasis"/>
                <w:b w:val="0"/>
                <w:i w:val="0"/>
                <w:color w:val="auto"/>
                <w:sz w:val="24"/>
              </w:rPr>
              <w:pPrChange w:id="794" w:author="Genya Gluckman" w:date="2015-09-01T12:21:00Z">
                <w:pPr>
                  <w:pStyle w:val="Subtitle"/>
                  <w:framePr w:hSpace="180" w:wrap="around" w:vAnchor="text" w:hAnchor="margin" w:y="98"/>
                  <w:spacing w:before="240"/>
                </w:pPr>
              </w:pPrChange>
            </w:pPr>
            <w:r w:rsidRPr="00D230D9">
              <w:rPr>
                <w:rStyle w:val="SubtleEmphasis"/>
                <w:color w:val="auto"/>
                <w:sz w:val="24"/>
              </w:rPr>
              <w:t xml:space="preserve">Brief Description: </w:t>
            </w:r>
            <w:r w:rsidRPr="00D230D9">
              <w:rPr>
                <w:rStyle w:val="SubtleEmphasis"/>
                <w:b w:val="0"/>
                <w:i w:val="0"/>
                <w:color w:val="auto"/>
                <w:sz w:val="24"/>
              </w:rPr>
              <w:t xml:space="preserve">A teacher must manage his/her profile so that it is up to date. The system also updates the teacher’s profile with completed </w:t>
            </w:r>
            <w:del w:id="795" w:author="Genya Gluckman" w:date="2015-09-01T12:21:00Z">
              <w:r w:rsidRPr="00D230D9" w:rsidDel="00454D89">
                <w:rPr>
                  <w:rStyle w:val="SubtleEmphasis"/>
                  <w:b w:val="0"/>
                  <w:i w:val="0"/>
                  <w:color w:val="auto"/>
                  <w:sz w:val="24"/>
                </w:rPr>
                <w:delText xml:space="preserve">assessments </w:delText>
              </w:r>
            </w:del>
            <w:ins w:id="796" w:author="Genya Gluckman" w:date="2015-09-01T12:21:00Z">
              <w:r w:rsidR="00454D89">
                <w:rPr>
                  <w:rStyle w:val="SubtleEmphasis"/>
                  <w:b w:val="0"/>
                  <w:i w:val="0"/>
                  <w:color w:val="auto"/>
                  <w:sz w:val="24"/>
                </w:rPr>
                <w:t>activities</w:t>
              </w:r>
              <w:r w:rsidR="00454D89" w:rsidRPr="00D230D9">
                <w:rPr>
                  <w:rStyle w:val="SubtleEmphasis"/>
                  <w:b w:val="0"/>
                  <w:i w:val="0"/>
                  <w:color w:val="auto"/>
                  <w:sz w:val="24"/>
                </w:rPr>
                <w:t xml:space="preserve"> </w:t>
              </w:r>
            </w:ins>
            <w:r w:rsidRPr="00D230D9">
              <w:rPr>
                <w:rStyle w:val="SubtleEmphasis"/>
                <w:b w:val="0"/>
                <w:i w:val="0"/>
                <w:color w:val="auto"/>
                <w:sz w:val="24"/>
              </w:rPr>
              <w:t>and progress reports</w:t>
            </w:r>
            <w:r w:rsidR="00A91979" w:rsidRPr="00D230D9">
              <w:rPr>
                <w:rStyle w:val="SubtleEmphasis"/>
                <w:b w:val="0"/>
                <w:i w:val="0"/>
                <w:color w:val="auto"/>
                <w:sz w:val="24"/>
              </w:rPr>
              <w:t>.</w:t>
            </w:r>
            <w:r w:rsidR="00985A28" w:rsidRPr="00D230D9">
              <w:rPr>
                <w:rStyle w:val="SubtleEmphasis"/>
                <w:b w:val="0"/>
                <w:i w:val="0"/>
                <w:color w:val="auto"/>
                <w:sz w:val="24"/>
              </w:rPr>
              <w:t xml:space="preserve"> </w:t>
            </w:r>
            <w:del w:id="797" w:author="Genya Gluckman" w:date="2015-09-01T12:21:00Z">
              <w:r w:rsidR="00985A28" w:rsidRPr="00D230D9" w:rsidDel="00454D89">
                <w:rPr>
                  <w:rStyle w:val="SubtleEmphasis"/>
                  <w:b w:val="0"/>
                  <w:i w:val="0"/>
                  <w:color w:val="auto"/>
                  <w:sz w:val="24"/>
                </w:rPr>
                <w:delText>An email is sent to the teacher when their profile is changed</w:delText>
              </w:r>
              <w:r w:rsidRPr="00D230D9" w:rsidDel="00454D89">
                <w:rPr>
                  <w:rStyle w:val="SubtleEmphasis"/>
                  <w:b w:val="0"/>
                  <w:color w:val="auto"/>
                  <w:sz w:val="24"/>
                </w:rPr>
                <w:delText>.</w:delText>
              </w:r>
            </w:del>
          </w:p>
        </w:tc>
      </w:tr>
      <w:tr w:rsidR="00D230D9" w:rsidRPr="00D230D9" w14:paraId="1F606150" w14:textId="77777777" w:rsidTr="001F2B59">
        <w:trPr>
          <w:trHeight w:val="907"/>
        </w:trPr>
        <w:tc>
          <w:tcPr>
            <w:tcW w:w="9016" w:type="dxa"/>
            <w:gridSpan w:val="4"/>
            <w:shd w:val="clear" w:color="auto" w:fill="auto"/>
          </w:tcPr>
          <w:p w14:paraId="16113B7A"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Preconditions: </w:t>
            </w:r>
          </w:p>
          <w:p w14:paraId="2E23682D" w14:textId="77777777" w:rsidR="004B2D09" w:rsidRPr="00D230D9" w:rsidRDefault="004B2D09" w:rsidP="00957013">
            <w:pPr>
              <w:pStyle w:val="ListParagraph"/>
              <w:numPr>
                <w:ilvl w:val="0"/>
                <w:numId w:val="32"/>
              </w:numPr>
              <w:rPr>
                <w:rStyle w:val="SubtleEmphasis"/>
                <w:b/>
                <w:i w:val="0"/>
                <w:color w:val="auto"/>
              </w:rPr>
            </w:pPr>
            <w:r w:rsidRPr="00D230D9">
              <w:rPr>
                <w:rStyle w:val="SubtleEmphasis"/>
                <w:i w:val="0"/>
                <w:color w:val="auto"/>
              </w:rPr>
              <w:t>The teacher must be logged in to the system</w:t>
            </w:r>
          </w:p>
        </w:tc>
      </w:tr>
      <w:tr w:rsidR="00D230D9" w:rsidRPr="00D230D9" w14:paraId="773D4F93" w14:textId="77777777" w:rsidTr="001F2B59">
        <w:trPr>
          <w:trHeight w:val="850"/>
        </w:trPr>
        <w:tc>
          <w:tcPr>
            <w:tcW w:w="9016" w:type="dxa"/>
            <w:gridSpan w:val="4"/>
            <w:shd w:val="clear" w:color="auto" w:fill="auto"/>
          </w:tcPr>
          <w:p w14:paraId="4F82012B"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Post Condition: </w:t>
            </w:r>
          </w:p>
          <w:p w14:paraId="4973B6EC" w14:textId="77777777" w:rsidR="004B2D09" w:rsidRPr="00D230D9" w:rsidRDefault="004B2D09" w:rsidP="00957013">
            <w:pPr>
              <w:pStyle w:val="ListParagraph"/>
              <w:numPr>
                <w:ilvl w:val="0"/>
                <w:numId w:val="31"/>
              </w:numPr>
              <w:rPr>
                <w:b/>
                <w:i/>
                <w:u w:val="single"/>
              </w:rPr>
            </w:pPr>
            <w:r w:rsidRPr="00D230D9">
              <w:rPr>
                <w:rStyle w:val="SubtleEmphasis"/>
                <w:i w:val="0"/>
                <w:color w:val="auto"/>
              </w:rPr>
              <w:t>Reflect change in database</w:t>
            </w:r>
          </w:p>
        </w:tc>
      </w:tr>
      <w:tr w:rsidR="00D230D9" w:rsidRPr="00D230D9" w14:paraId="79906EFD" w14:textId="77777777" w:rsidTr="001F2B59">
        <w:trPr>
          <w:trHeight w:val="1119"/>
        </w:trPr>
        <w:tc>
          <w:tcPr>
            <w:tcW w:w="9016" w:type="dxa"/>
            <w:gridSpan w:val="4"/>
            <w:shd w:val="clear" w:color="auto" w:fill="auto"/>
          </w:tcPr>
          <w:p w14:paraId="0622C46D"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Related Use Cases:</w:t>
            </w:r>
          </w:p>
          <w:p w14:paraId="7ED62D2F" w14:textId="065E391B" w:rsidR="004B2D09" w:rsidRPr="00D230D9" w:rsidRDefault="004B2D09" w:rsidP="00E5757F">
            <w:pPr>
              <w:rPr>
                <w:rStyle w:val="SubtleEmphasis"/>
                <w:i w:val="0"/>
                <w:color w:val="auto"/>
              </w:rPr>
            </w:pPr>
            <w:r w:rsidRPr="00D230D9">
              <w:rPr>
                <w:rStyle w:val="SubtleEmphasis"/>
                <w:i w:val="0"/>
                <w:color w:val="auto"/>
              </w:rPr>
              <w:t xml:space="preserve">&lt;&lt; include&gt;&gt; </w:t>
            </w:r>
            <w:r w:rsidR="00957013" w:rsidRPr="00D230D9">
              <w:rPr>
                <w:rStyle w:val="SubtleEmphasis"/>
                <w:i w:val="0"/>
                <w:color w:val="auto"/>
              </w:rPr>
              <w:t>1.</w:t>
            </w:r>
            <w:r w:rsidR="00E5757F" w:rsidRPr="00D230D9">
              <w:rPr>
                <w:rStyle w:val="SubtleEmphasis"/>
                <w:i w:val="0"/>
                <w:color w:val="auto"/>
              </w:rPr>
              <w:t xml:space="preserve">4 </w:t>
            </w:r>
            <w:r w:rsidR="00E5757F" w:rsidRPr="00D230D9">
              <w:t xml:space="preserve"> Send automatic email notification</w:t>
            </w:r>
          </w:p>
        </w:tc>
      </w:tr>
      <w:tr w:rsidR="00D230D9" w:rsidRPr="00D230D9" w14:paraId="2F8F99CD" w14:textId="77777777" w:rsidTr="001F2B59">
        <w:trPr>
          <w:trHeight w:val="1119"/>
        </w:trPr>
        <w:tc>
          <w:tcPr>
            <w:tcW w:w="9016" w:type="dxa"/>
            <w:gridSpan w:val="4"/>
            <w:shd w:val="clear" w:color="auto" w:fill="auto"/>
          </w:tcPr>
          <w:p w14:paraId="34FED71F" w14:textId="77777777" w:rsidR="004B2D09" w:rsidRPr="00D230D9" w:rsidRDefault="004B2D09" w:rsidP="001F2B59">
            <w:pPr>
              <w:pStyle w:val="Subtitle"/>
              <w:spacing w:before="240"/>
              <w:rPr>
                <w:i/>
                <w:iCs/>
                <w:sz w:val="24"/>
              </w:rPr>
            </w:pPr>
            <w:r w:rsidRPr="00D230D9">
              <w:rPr>
                <w:rStyle w:val="SubtleEmphasis"/>
                <w:color w:val="auto"/>
                <w:sz w:val="24"/>
              </w:rPr>
              <w:t>Normal Flow of Events:</w:t>
            </w:r>
          </w:p>
        </w:tc>
      </w:tr>
      <w:tr w:rsidR="00D230D9" w:rsidRPr="00D230D9" w14:paraId="229C4D4D" w14:textId="77777777" w:rsidTr="001F2B59">
        <w:trPr>
          <w:trHeight w:val="824"/>
        </w:trPr>
        <w:tc>
          <w:tcPr>
            <w:tcW w:w="4508" w:type="dxa"/>
            <w:gridSpan w:val="2"/>
            <w:shd w:val="clear" w:color="auto" w:fill="auto"/>
          </w:tcPr>
          <w:p w14:paraId="330C29A3" w14:textId="77777777" w:rsidR="004B2D09" w:rsidRPr="00D230D9" w:rsidRDefault="004B2D09" w:rsidP="006E6FF3">
            <w:pPr>
              <w:pStyle w:val="Subtitle"/>
              <w:spacing w:before="240"/>
              <w:jc w:val="center"/>
              <w:rPr>
                <w:i/>
                <w:iCs/>
                <w:sz w:val="24"/>
              </w:rPr>
            </w:pPr>
            <w:r w:rsidRPr="00D230D9">
              <w:rPr>
                <w:rStyle w:val="SubtleEmphasis"/>
                <w:color w:val="auto"/>
                <w:sz w:val="24"/>
              </w:rPr>
              <w:t>User</w:t>
            </w:r>
          </w:p>
        </w:tc>
        <w:tc>
          <w:tcPr>
            <w:tcW w:w="4508" w:type="dxa"/>
            <w:gridSpan w:val="2"/>
            <w:shd w:val="clear" w:color="auto" w:fill="auto"/>
          </w:tcPr>
          <w:p w14:paraId="74A615B9" w14:textId="77777777" w:rsidR="004B2D09" w:rsidRPr="00D230D9" w:rsidRDefault="004B2D09" w:rsidP="006E6FF3">
            <w:pPr>
              <w:pStyle w:val="Subtitle"/>
              <w:spacing w:before="240"/>
              <w:jc w:val="center"/>
              <w:rPr>
                <w:rStyle w:val="SubtleEmphasis"/>
                <w:color w:val="auto"/>
                <w:sz w:val="24"/>
              </w:rPr>
            </w:pPr>
            <w:r w:rsidRPr="00D230D9">
              <w:rPr>
                <w:rStyle w:val="SubtleEmphasis"/>
                <w:color w:val="auto"/>
                <w:sz w:val="24"/>
              </w:rPr>
              <w:t>System</w:t>
            </w:r>
          </w:p>
        </w:tc>
      </w:tr>
      <w:tr w:rsidR="00D230D9" w:rsidRPr="00D230D9" w14:paraId="1C0723D9" w14:textId="77777777" w:rsidTr="001F2B59">
        <w:trPr>
          <w:trHeight w:val="805"/>
        </w:trPr>
        <w:tc>
          <w:tcPr>
            <w:tcW w:w="4508" w:type="dxa"/>
            <w:gridSpan w:val="2"/>
            <w:shd w:val="clear" w:color="auto" w:fill="auto"/>
          </w:tcPr>
          <w:p w14:paraId="614E3672" w14:textId="783C74D8" w:rsidR="004B2D09" w:rsidRPr="00D230D9" w:rsidRDefault="004B2D09" w:rsidP="001F2B59">
            <w:pPr>
              <w:pStyle w:val="Subtitle"/>
              <w:spacing w:before="240"/>
              <w:rPr>
                <w:rStyle w:val="SubtleEmphasis"/>
                <w:b w:val="0"/>
                <w:i w:val="0"/>
                <w:color w:val="auto"/>
                <w:sz w:val="24"/>
              </w:rPr>
            </w:pPr>
            <w:r w:rsidRPr="00D230D9">
              <w:rPr>
                <w:rStyle w:val="SubtleEmphasis"/>
                <w:b w:val="0"/>
                <w:i w:val="0"/>
                <w:color w:val="auto"/>
                <w:sz w:val="24"/>
              </w:rPr>
              <w:t xml:space="preserve">1. Teacher </w:t>
            </w:r>
            <w:r w:rsidR="00985A28" w:rsidRPr="00D230D9">
              <w:rPr>
                <w:rStyle w:val="SubtleEmphasis"/>
                <w:b w:val="0"/>
                <w:i w:val="0"/>
                <w:color w:val="auto"/>
                <w:sz w:val="24"/>
              </w:rPr>
              <w:t>selects option to edit</w:t>
            </w:r>
          </w:p>
          <w:p w14:paraId="108BAB74" w14:textId="77777777" w:rsidR="004B2D09" w:rsidRPr="00D230D9" w:rsidRDefault="004B2D09" w:rsidP="001F2B59">
            <w:pPr>
              <w:ind w:left="720"/>
              <w:rPr>
                <w:lang w:val="en-US"/>
              </w:rPr>
            </w:pPr>
          </w:p>
        </w:tc>
        <w:tc>
          <w:tcPr>
            <w:tcW w:w="4508" w:type="dxa"/>
            <w:gridSpan w:val="2"/>
            <w:shd w:val="clear" w:color="auto" w:fill="auto"/>
          </w:tcPr>
          <w:p w14:paraId="593D342A" w14:textId="36B1FACE" w:rsidR="004B2D09" w:rsidRPr="00D230D9" w:rsidRDefault="004B2D09" w:rsidP="001F2B59">
            <w:pPr>
              <w:pStyle w:val="Subtitle"/>
              <w:spacing w:before="240"/>
              <w:rPr>
                <w:b w:val="0"/>
                <w:iCs/>
                <w:sz w:val="24"/>
              </w:rPr>
            </w:pPr>
          </w:p>
        </w:tc>
      </w:tr>
      <w:tr w:rsidR="00D230D9" w:rsidRPr="00D230D9" w14:paraId="6CF8B5EB" w14:textId="77777777" w:rsidTr="001F2B59">
        <w:trPr>
          <w:trHeight w:val="186"/>
        </w:trPr>
        <w:tc>
          <w:tcPr>
            <w:tcW w:w="4508" w:type="dxa"/>
            <w:gridSpan w:val="2"/>
            <w:shd w:val="clear" w:color="auto" w:fill="auto"/>
          </w:tcPr>
          <w:p w14:paraId="5D8A0422" w14:textId="77777777" w:rsidR="00985A28" w:rsidRPr="00D230D9" w:rsidRDefault="00985A28" w:rsidP="001F2B59">
            <w:pPr>
              <w:pStyle w:val="Subtitle"/>
              <w:spacing w:before="240"/>
              <w:rPr>
                <w:rStyle w:val="SubtleEmphasis"/>
                <w:b w:val="0"/>
                <w:i w:val="0"/>
                <w:color w:val="auto"/>
                <w:sz w:val="24"/>
              </w:rPr>
            </w:pPr>
          </w:p>
        </w:tc>
        <w:tc>
          <w:tcPr>
            <w:tcW w:w="4508" w:type="dxa"/>
            <w:gridSpan w:val="2"/>
            <w:shd w:val="clear" w:color="auto" w:fill="auto"/>
          </w:tcPr>
          <w:p w14:paraId="12CD6718" w14:textId="0E3DB276" w:rsidR="00985A28" w:rsidRPr="00D230D9" w:rsidRDefault="006759FC" w:rsidP="001F2B59">
            <w:pPr>
              <w:pStyle w:val="Subtitle"/>
              <w:spacing w:before="240"/>
              <w:rPr>
                <w:rStyle w:val="SubtleEmphasis"/>
                <w:b w:val="0"/>
                <w:i w:val="0"/>
                <w:color w:val="auto"/>
                <w:sz w:val="24"/>
              </w:rPr>
            </w:pPr>
            <w:r w:rsidRPr="00D230D9">
              <w:rPr>
                <w:rStyle w:val="SubtleEmphasis"/>
                <w:b w:val="0"/>
                <w:i w:val="0"/>
                <w:color w:val="auto"/>
                <w:sz w:val="24"/>
              </w:rPr>
              <w:t>2. System displays editable profile</w:t>
            </w:r>
          </w:p>
        </w:tc>
      </w:tr>
      <w:tr w:rsidR="00D230D9" w:rsidRPr="00D230D9" w14:paraId="2672C97A" w14:textId="77777777" w:rsidTr="001F2B59">
        <w:trPr>
          <w:trHeight w:val="186"/>
        </w:trPr>
        <w:tc>
          <w:tcPr>
            <w:tcW w:w="4508" w:type="dxa"/>
            <w:gridSpan w:val="2"/>
            <w:shd w:val="clear" w:color="auto" w:fill="auto"/>
          </w:tcPr>
          <w:p w14:paraId="58F70795" w14:textId="6FF40F90" w:rsidR="004B2D09" w:rsidRPr="00D230D9" w:rsidRDefault="006759FC" w:rsidP="006759FC">
            <w:pPr>
              <w:pStyle w:val="Subtitle"/>
              <w:spacing w:before="240"/>
              <w:rPr>
                <w:rStyle w:val="SubtleEmphasis"/>
                <w:b w:val="0"/>
                <w:i w:val="0"/>
                <w:color w:val="auto"/>
                <w:sz w:val="24"/>
              </w:rPr>
            </w:pPr>
            <w:r w:rsidRPr="00D230D9">
              <w:rPr>
                <w:rStyle w:val="SubtleEmphasis"/>
                <w:b w:val="0"/>
                <w:i w:val="0"/>
                <w:color w:val="auto"/>
                <w:sz w:val="24"/>
              </w:rPr>
              <w:t>3. Changes applicable fields</w:t>
            </w:r>
            <w:r w:rsidRPr="00D230D9" w:rsidDel="006759FC">
              <w:rPr>
                <w:rStyle w:val="SubtleEmphasis"/>
                <w:b w:val="0"/>
                <w:i w:val="0"/>
                <w:color w:val="auto"/>
                <w:sz w:val="24"/>
              </w:rPr>
              <w:t xml:space="preserve"> </w:t>
            </w:r>
          </w:p>
        </w:tc>
        <w:tc>
          <w:tcPr>
            <w:tcW w:w="4508" w:type="dxa"/>
            <w:gridSpan w:val="2"/>
            <w:shd w:val="clear" w:color="auto" w:fill="auto"/>
          </w:tcPr>
          <w:p w14:paraId="17EAD179" w14:textId="553A79EC" w:rsidR="004B2D09" w:rsidRPr="00D230D9" w:rsidRDefault="004B2D09" w:rsidP="001F2B59">
            <w:pPr>
              <w:pStyle w:val="Subtitle"/>
              <w:spacing w:before="240"/>
              <w:rPr>
                <w:rStyle w:val="SubtleEmphasis"/>
                <w:b w:val="0"/>
                <w:i w:val="0"/>
                <w:color w:val="auto"/>
                <w:sz w:val="24"/>
              </w:rPr>
            </w:pPr>
          </w:p>
        </w:tc>
      </w:tr>
      <w:tr w:rsidR="00D230D9" w:rsidRPr="00D230D9" w14:paraId="17890A9E" w14:textId="77777777" w:rsidTr="001F2B59">
        <w:trPr>
          <w:trHeight w:val="186"/>
        </w:trPr>
        <w:tc>
          <w:tcPr>
            <w:tcW w:w="4508" w:type="dxa"/>
            <w:gridSpan w:val="2"/>
            <w:shd w:val="clear" w:color="auto" w:fill="auto"/>
          </w:tcPr>
          <w:p w14:paraId="7F6B13C7" w14:textId="77777777" w:rsidR="006759FC" w:rsidRPr="00D230D9" w:rsidDel="006759FC" w:rsidRDefault="006759FC" w:rsidP="001F2B59">
            <w:pPr>
              <w:pStyle w:val="Subtitle"/>
              <w:spacing w:before="240"/>
              <w:rPr>
                <w:rStyle w:val="SubtleEmphasis"/>
                <w:b w:val="0"/>
                <w:i w:val="0"/>
                <w:color w:val="auto"/>
                <w:sz w:val="24"/>
              </w:rPr>
            </w:pPr>
          </w:p>
        </w:tc>
        <w:tc>
          <w:tcPr>
            <w:tcW w:w="4508" w:type="dxa"/>
            <w:gridSpan w:val="2"/>
            <w:shd w:val="clear" w:color="auto" w:fill="auto"/>
          </w:tcPr>
          <w:p w14:paraId="49E2A963" w14:textId="0105F815" w:rsidR="006759FC" w:rsidRPr="00D230D9" w:rsidRDefault="006759FC" w:rsidP="001F2B59">
            <w:pPr>
              <w:pStyle w:val="Subtitle"/>
              <w:spacing w:before="240"/>
              <w:rPr>
                <w:rStyle w:val="SubtleEmphasis"/>
                <w:b w:val="0"/>
                <w:i w:val="0"/>
                <w:color w:val="auto"/>
                <w:sz w:val="24"/>
              </w:rPr>
            </w:pPr>
            <w:r w:rsidRPr="00D230D9">
              <w:rPr>
                <w:rStyle w:val="SubtleEmphasis"/>
                <w:b w:val="0"/>
                <w:i w:val="0"/>
                <w:color w:val="auto"/>
                <w:sz w:val="24"/>
              </w:rPr>
              <w:t>4. Validate changes</w:t>
            </w:r>
          </w:p>
        </w:tc>
      </w:tr>
      <w:tr w:rsidR="00D230D9" w:rsidRPr="00D230D9" w14:paraId="69D432D3" w14:textId="77777777" w:rsidTr="001F2B59">
        <w:trPr>
          <w:trHeight w:val="186"/>
        </w:trPr>
        <w:tc>
          <w:tcPr>
            <w:tcW w:w="4508" w:type="dxa"/>
            <w:gridSpan w:val="2"/>
            <w:shd w:val="clear" w:color="auto" w:fill="auto"/>
          </w:tcPr>
          <w:p w14:paraId="1CA821D8" w14:textId="3F644021" w:rsidR="004B2D09" w:rsidRPr="00D230D9" w:rsidRDefault="004B2D09" w:rsidP="001F2B59">
            <w:pPr>
              <w:pStyle w:val="Subtitle"/>
              <w:spacing w:before="240"/>
              <w:rPr>
                <w:rStyle w:val="SubtleEmphasis"/>
                <w:b w:val="0"/>
                <w:i w:val="0"/>
                <w:color w:val="auto"/>
                <w:sz w:val="24"/>
              </w:rPr>
            </w:pPr>
          </w:p>
        </w:tc>
        <w:tc>
          <w:tcPr>
            <w:tcW w:w="4508" w:type="dxa"/>
            <w:gridSpan w:val="2"/>
            <w:shd w:val="clear" w:color="auto" w:fill="auto"/>
          </w:tcPr>
          <w:p w14:paraId="79270ABF" w14:textId="5D0AFF57" w:rsidR="004B2D09" w:rsidRPr="00D230D9" w:rsidRDefault="006759FC" w:rsidP="001F2B59">
            <w:pPr>
              <w:pStyle w:val="Subtitle"/>
              <w:spacing w:before="240"/>
              <w:rPr>
                <w:rStyle w:val="SubtleEmphasis"/>
                <w:b w:val="0"/>
                <w:i w:val="0"/>
                <w:color w:val="auto"/>
                <w:sz w:val="24"/>
              </w:rPr>
            </w:pPr>
            <w:r w:rsidRPr="00D230D9">
              <w:rPr>
                <w:rStyle w:val="SubtleEmphasis"/>
                <w:b w:val="0"/>
                <w:i w:val="0"/>
                <w:color w:val="auto"/>
                <w:sz w:val="24"/>
              </w:rPr>
              <w:t>5. Save changes to database and display confirmation</w:t>
            </w:r>
          </w:p>
        </w:tc>
      </w:tr>
      <w:tr w:rsidR="00D230D9" w:rsidRPr="00D230D9" w14:paraId="50D5E05A" w14:textId="77777777" w:rsidTr="001F2B59">
        <w:trPr>
          <w:trHeight w:val="186"/>
        </w:trPr>
        <w:tc>
          <w:tcPr>
            <w:tcW w:w="9016" w:type="dxa"/>
            <w:gridSpan w:val="4"/>
            <w:shd w:val="clear" w:color="auto" w:fill="auto"/>
          </w:tcPr>
          <w:p w14:paraId="0CAEC928"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Alternative/Exceptional Flow of Events:</w:t>
            </w:r>
          </w:p>
          <w:p w14:paraId="3A39D048" w14:textId="0001C046" w:rsidR="006759FC" w:rsidRPr="00D230D9" w:rsidRDefault="006759FC" w:rsidP="006759FC">
            <w:pPr>
              <w:rPr>
                <w:szCs w:val="24"/>
                <w:lang w:val="en-US"/>
              </w:rPr>
            </w:pPr>
            <w:r w:rsidRPr="00D230D9">
              <w:rPr>
                <w:szCs w:val="24"/>
                <w:lang w:val="en-US"/>
              </w:rPr>
              <w:t xml:space="preserve">4a Changes </w:t>
            </w:r>
            <w:r w:rsidR="00E32AD1" w:rsidRPr="00D230D9">
              <w:rPr>
                <w:szCs w:val="24"/>
                <w:lang w:val="en-US"/>
              </w:rPr>
              <w:t xml:space="preserve">are not </w:t>
            </w:r>
            <w:r w:rsidRPr="00D230D9">
              <w:rPr>
                <w:szCs w:val="24"/>
                <w:lang w:val="en-US"/>
              </w:rPr>
              <w:t>valid</w:t>
            </w:r>
          </w:p>
          <w:p w14:paraId="56F83E42" w14:textId="163E8CBD" w:rsidR="006759FC" w:rsidRPr="00D230D9" w:rsidRDefault="006759FC" w:rsidP="005D484D">
            <w:pPr>
              <w:ind w:left="720"/>
              <w:rPr>
                <w:szCs w:val="24"/>
                <w:lang w:val="en-US"/>
              </w:rPr>
            </w:pPr>
            <w:r w:rsidRPr="00D230D9">
              <w:rPr>
                <w:szCs w:val="24"/>
                <w:lang w:val="en-US"/>
              </w:rPr>
              <w:t>4.1 Change is made in incorrect format (e.g. string instead of int for phone number)</w:t>
            </w:r>
          </w:p>
          <w:p w14:paraId="0C795D98" w14:textId="2897476A" w:rsidR="006759FC" w:rsidRPr="00D230D9" w:rsidRDefault="006759FC" w:rsidP="005D484D">
            <w:pPr>
              <w:ind w:left="720"/>
              <w:rPr>
                <w:szCs w:val="24"/>
                <w:lang w:val="en-US"/>
              </w:rPr>
            </w:pPr>
            <w:r w:rsidRPr="00D230D9">
              <w:rPr>
                <w:szCs w:val="24"/>
                <w:lang w:val="en-US"/>
              </w:rPr>
              <w:t>4.2 The system does not update the staff details with the incorrect information and displays a meaningful error message</w:t>
            </w:r>
          </w:p>
          <w:p w14:paraId="0328D73D" w14:textId="0C77A47A" w:rsidR="004B2D09" w:rsidRPr="00D230D9" w:rsidRDefault="006759FC" w:rsidP="005D484D">
            <w:pPr>
              <w:ind w:left="720"/>
              <w:rPr>
                <w:rStyle w:val="SubtleEmphasis"/>
                <w:color w:val="auto"/>
              </w:rPr>
            </w:pPr>
            <w:r w:rsidRPr="00D230D9">
              <w:rPr>
                <w:szCs w:val="24"/>
                <w:lang w:val="en-US"/>
              </w:rPr>
              <w:t>4.3 User can then make another change</w:t>
            </w:r>
            <w:r w:rsidRPr="00D230D9" w:rsidDel="006759FC">
              <w:rPr>
                <w:szCs w:val="24"/>
                <w:lang w:val="en-US"/>
              </w:rPr>
              <w:t xml:space="preserve"> </w:t>
            </w:r>
          </w:p>
        </w:tc>
      </w:tr>
    </w:tbl>
    <w:p w14:paraId="0EF9579C" w14:textId="77777777" w:rsidR="004B2D09" w:rsidRDefault="004B2D09" w:rsidP="004B2D09">
      <w:r>
        <w:br w:type="page"/>
      </w:r>
    </w:p>
    <w:p w14:paraId="2625F0C6" w14:textId="614655D4" w:rsidR="00015D34" w:rsidRDefault="00015D34" w:rsidP="00015D34">
      <w:pPr>
        <w:pStyle w:val="Heading2"/>
      </w:pPr>
      <w:bookmarkStart w:id="798" w:name="_Toc418840333"/>
      <w:r>
        <w:rPr>
          <w:color w:val="auto"/>
        </w:rPr>
        <w:lastRenderedPageBreak/>
        <w:t>7</w:t>
      </w:r>
      <w:r>
        <w:t>.</w:t>
      </w:r>
      <w:r w:rsidR="004B2D09">
        <w:t>4</w:t>
      </w:r>
      <w:r>
        <w:t xml:space="preserve"> Sequence Diagram</w:t>
      </w:r>
      <w:bookmarkEnd w:id="798"/>
    </w:p>
    <w:p w14:paraId="189295F7" w14:textId="57FCBB45" w:rsidR="00015D34" w:rsidRPr="00B03BB2" w:rsidRDefault="00015D34" w:rsidP="00015D34">
      <w:pPr>
        <w:pStyle w:val="Heading3"/>
      </w:pPr>
      <w:bookmarkStart w:id="799" w:name="_Toc418840334"/>
      <w:r>
        <w:t>7.</w:t>
      </w:r>
      <w:r w:rsidR="004B2D09">
        <w:t>4</w:t>
      </w:r>
      <w:r>
        <w:t xml:space="preserve">.1 </w:t>
      </w:r>
      <w:r w:rsidR="008E2E91">
        <w:t>Edit</w:t>
      </w:r>
      <w:r>
        <w:t xml:space="preserve"> teacher profile</w:t>
      </w:r>
      <w:bookmarkEnd w:id="799"/>
    </w:p>
    <w:p w14:paraId="4A8FDF23" w14:textId="77777777" w:rsidR="00015D34" w:rsidRDefault="00015D34" w:rsidP="00015D34"/>
    <w:p w14:paraId="0C701EF7" w14:textId="47F3FDC3" w:rsidR="00015D34" w:rsidRDefault="00015D34" w:rsidP="00015D34">
      <w:pPr>
        <w:jc w:val="center"/>
      </w:pPr>
      <w:del w:id="800" w:author="Genya Gluckman" w:date="2015-09-01T13:15:00Z">
        <w:r w:rsidDel="00C11BDF">
          <w:object w:dxaOrig="13785" w:dyaOrig="9976" w14:anchorId="3C77E735">
            <v:shape id="_x0000_i1045" type="#_x0000_t75" style="width:496pt;height:5in" o:ole="">
              <v:imagedata r:id="rId83" o:title=""/>
            </v:shape>
            <o:OLEObject Type="Embed" ProgID="Visio.Drawing.15" ShapeID="_x0000_i1045" DrawAspect="Content" ObjectID="_1502620061" r:id="rId84"/>
          </w:object>
        </w:r>
      </w:del>
      <w:ins w:id="801" w:author="Genya Gluckman" w:date="2015-09-01T13:15:00Z">
        <w:r w:rsidR="00C11BDF">
          <w:object w:dxaOrig="13695" w:dyaOrig="9976" w14:anchorId="1C2B65FB">
            <v:shape id="_x0000_i1064" type="#_x0000_t75" style="width:451.55pt;height:328.9pt" o:ole="">
              <v:imagedata r:id="rId85" o:title=""/>
            </v:shape>
            <o:OLEObject Type="Embed" ProgID="Visio.Drawing.15" ShapeID="_x0000_i1064" DrawAspect="Content" ObjectID="_1502620062" r:id="rId86"/>
          </w:object>
        </w:r>
      </w:ins>
    </w:p>
    <w:p w14:paraId="4460B269" w14:textId="099E9E4B" w:rsidR="00015D34" w:rsidRPr="00B03BB2" w:rsidRDefault="00015D34" w:rsidP="00015D34">
      <w:pPr>
        <w:jc w:val="center"/>
        <w:rPr>
          <w:i/>
        </w:rPr>
      </w:pPr>
      <w:r>
        <w:rPr>
          <w:i/>
        </w:rPr>
        <w:t>Figure 7.</w:t>
      </w:r>
      <w:r w:rsidR="004B2D09">
        <w:rPr>
          <w:i/>
        </w:rPr>
        <w:t>4</w:t>
      </w:r>
      <w:r w:rsidRPr="00B03BB2">
        <w:rPr>
          <w:i/>
          <w:lang w:val="en-US"/>
        </w:rPr>
        <w:t xml:space="preserve"> </w:t>
      </w:r>
      <w:r>
        <w:rPr>
          <w:i/>
          <w:lang w:val="en-US"/>
        </w:rPr>
        <w:t>Sequence diagram for teacher updating profile</w:t>
      </w:r>
    </w:p>
    <w:p w14:paraId="4CA94753" w14:textId="77777777" w:rsidR="00015D34" w:rsidRDefault="00015D34" w:rsidP="00015D34">
      <w:pPr>
        <w:rPr>
          <w:rFonts w:eastAsiaTheme="majorEastAsia" w:cstheme="majorBidi"/>
          <w:b/>
          <w:color w:val="000000" w:themeColor="text1"/>
          <w:sz w:val="28"/>
          <w:szCs w:val="26"/>
        </w:rPr>
      </w:pPr>
      <w:r>
        <w:br w:type="page"/>
      </w:r>
    </w:p>
    <w:p w14:paraId="15222B8C" w14:textId="0926BA57" w:rsidR="00015D34" w:rsidRDefault="00015D34" w:rsidP="00015D34">
      <w:pPr>
        <w:pStyle w:val="Heading2"/>
      </w:pPr>
      <w:bookmarkStart w:id="802" w:name="_Toc418840335"/>
      <w:r>
        <w:rPr>
          <w:color w:val="auto"/>
        </w:rPr>
        <w:lastRenderedPageBreak/>
        <w:t>7.</w:t>
      </w:r>
      <w:r w:rsidR="004B2D09">
        <w:t>5</w:t>
      </w:r>
      <w:r>
        <w:t xml:space="preserve"> State Machine Diagram</w:t>
      </w:r>
      <w:bookmarkEnd w:id="802"/>
      <w:r>
        <w:t xml:space="preserve"> </w:t>
      </w:r>
    </w:p>
    <w:p w14:paraId="5AED5F04" w14:textId="3FBAAE87" w:rsidR="00015D34" w:rsidRDefault="00015D34" w:rsidP="00015D34">
      <w:r>
        <w:t>The state machine diagram below shows the different states a teacher can be in and how they transitions between them.</w:t>
      </w:r>
      <w:r w:rsidRPr="00A872E1">
        <w:t xml:space="preserve"> </w:t>
      </w:r>
      <w:r>
        <w:t>This state machine diagram is the same as the staff state machine diagram as they can be in the same states.</w:t>
      </w:r>
    </w:p>
    <w:p w14:paraId="5F630F64" w14:textId="77777777" w:rsidR="00015D34" w:rsidRDefault="00015D34" w:rsidP="00015D34"/>
    <w:p w14:paraId="76526197" w14:textId="77777777" w:rsidR="00015D34" w:rsidRDefault="00015D34" w:rsidP="00015D34">
      <w:pPr>
        <w:jc w:val="center"/>
      </w:pPr>
      <w:r>
        <w:object w:dxaOrig="8446" w:dyaOrig="4590" w14:anchorId="5EEDA0D0">
          <v:shape id="_x0000_i1046" type="#_x0000_t75" style="width:424pt;height:229.35pt" o:ole="">
            <v:imagedata r:id="rId87" o:title=""/>
          </v:shape>
          <o:OLEObject Type="Embed" ProgID="Visio.Drawing.15" ShapeID="_x0000_i1046" DrawAspect="Content" ObjectID="_1502620063" r:id="rId88"/>
        </w:object>
      </w:r>
    </w:p>
    <w:p w14:paraId="5176DE22" w14:textId="550329D7" w:rsidR="00015D34" w:rsidRDefault="00015D34" w:rsidP="00015D34">
      <w:pPr>
        <w:jc w:val="center"/>
        <w:rPr>
          <w:i/>
          <w:noProof/>
          <w:lang w:eastAsia="en-ZA"/>
        </w:rPr>
      </w:pPr>
      <w:r>
        <w:rPr>
          <w:i/>
          <w:noProof/>
          <w:lang w:eastAsia="en-ZA"/>
        </w:rPr>
        <w:t>Figure 7.</w:t>
      </w:r>
      <w:r w:rsidR="004B2D09">
        <w:rPr>
          <w:i/>
          <w:noProof/>
          <w:lang w:eastAsia="en-ZA"/>
        </w:rPr>
        <w:t>5</w:t>
      </w:r>
      <w:r>
        <w:rPr>
          <w:i/>
          <w:noProof/>
          <w:lang w:eastAsia="en-ZA"/>
        </w:rPr>
        <w:t xml:space="preserve"> State machine diagram for a teacher </w:t>
      </w:r>
    </w:p>
    <w:p w14:paraId="583496FE" w14:textId="77777777" w:rsidR="00015D34" w:rsidRPr="00B03BB2" w:rsidRDefault="00015D34" w:rsidP="00015D34">
      <w:pPr>
        <w:jc w:val="center"/>
        <w:rPr>
          <w:i/>
        </w:rPr>
      </w:pPr>
    </w:p>
    <w:p w14:paraId="7491638A" w14:textId="77777777" w:rsidR="00015D34" w:rsidRDefault="00015D34" w:rsidP="00015D34"/>
    <w:p w14:paraId="08A49A19" w14:textId="77777777" w:rsidR="00015D34" w:rsidRPr="00E03C30" w:rsidRDefault="00015D34" w:rsidP="00015D34">
      <w:r>
        <w:br w:type="page"/>
      </w:r>
    </w:p>
    <w:p w14:paraId="2DB87964" w14:textId="77777777" w:rsidR="00015D34" w:rsidRDefault="00015D34" w:rsidP="00015D34">
      <w:pPr>
        <w:pStyle w:val="Heading1"/>
      </w:pPr>
      <w:bookmarkStart w:id="803" w:name="_Toc418840336"/>
      <w:r>
        <w:rPr>
          <w:color w:val="auto"/>
        </w:rPr>
        <w:lastRenderedPageBreak/>
        <w:t>8</w:t>
      </w:r>
      <w:r>
        <w:t>. Reporting Subsystem</w:t>
      </w:r>
      <w:bookmarkEnd w:id="803"/>
    </w:p>
    <w:p w14:paraId="1915AFAC" w14:textId="77777777" w:rsidR="00015D34" w:rsidRDefault="00015D34" w:rsidP="00015D34">
      <w:pPr>
        <w:pStyle w:val="Heading2"/>
      </w:pPr>
    </w:p>
    <w:p w14:paraId="700111C1" w14:textId="324C7705" w:rsidR="00015D34" w:rsidRPr="00AD7C58" w:rsidRDefault="00015D34" w:rsidP="00015D34">
      <w:r>
        <w:t>The Reporting subsystem is responsible for generating, saving and exporting reports. It allows a user of the system to specify the report requirements and generate a report based on these. The report can also be saved and generated again at a later date, as well as exported and emailed at any time.</w:t>
      </w:r>
      <w:r w:rsidR="004B2D09">
        <w:t xml:space="preserve"> Standard reports are also available.</w:t>
      </w:r>
    </w:p>
    <w:p w14:paraId="030086A9" w14:textId="0EEB5DFD" w:rsidR="000F62F7" w:rsidRDefault="000F62F7" w:rsidP="000F62F7">
      <w:pPr>
        <w:pStyle w:val="Heading2"/>
      </w:pPr>
      <w:bookmarkStart w:id="804" w:name="_Toc418840337"/>
      <w:bookmarkStart w:id="805" w:name="_Toc290574100"/>
      <w:r>
        <w:t xml:space="preserve">8.1 </w:t>
      </w:r>
      <w:r w:rsidR="001556EF">
        <w:t>Activity</w:t>
      </w:r>
      <w:r>
        <w:t xml:space="preserve"> Diagram</w:t>
      </w:r>
      <w:bookmarkEnd w:id="804"/>
    </w:p>
    <w:p w14:paraId="650176B5" w14:textId="0A1C83FF" w:rsidR="004B2D09" w:rsidRPr="009130E7" w:rsidRDefault="004B2D09" w:rsidP="004B2D09">
      <w:pPr>
        <w:pStyle w:val="Heading3"/>
        <w:rPr>
          <w:b w:val="0"/>
        </w:rPr>
      </w:pPr>
      <w:bookmarkStart w:id="806" w:name="_Toc418840338"/>
      <w:r>
        <w:t>8</w:t>
      </w:r>
      <w:r w:rsidRPr="009130E7">
        <w:t xml:space="preserve">.1.1 </w:t>
      </w:r>
      <w:bookmarkEnd w:id="805"/>
      <w:r w:rsidR="000F62F7">
        <w:t>Create New Dynamic Report</w:t>
      </w:r>
      <w:bookmarkEnd w:id="806"/>
      <w:r>
        <w:t xml:space="preserve"> </w:t>
      </w:r>
    </w:p>
    <w:p w14:paraId="0433F318" w14:textId="74C1E912" w:rsidR="004B2D09" w:rsidRDefault="004B2D09" w:rsidP="004B2D09">
      <w:r>
        <w:t>The Reporting subsystem requires that the user (teacher, school representative</w:t>
      </w:r>
      <w:del w:id="807" w:author="Genya Gluckman" w:date="2015-09-01T12:22:00Z">
        <w:r w:rsidDel="00BA3710">
          <w:delText>, and staff</w:delText>
        </w:r>
      </w:del>
      <w:ins w:id="808" w:author="Genya Gluckman" w:date="2015-09-01T12:22:00Z">
        <w:r w:rsidR="00BA3710">
          <w:t>, SACE member and Admin staff</w:t>
        </w:r>
      </w:ins>
      <w:r>
        <w:t>) must be logged in before they can access any reports. If the user is authorised, it allows them to select a specific dynamic report type and if there is data available, they are able to view the report and then export it.</w:t>
      </w:r>
    </w:p>
    <w:p w14:paraId="520DD917" w14:textId="74A7BAB0" w:rsidR="00BD7FE6" w:rsidRDefault="000273B3" w:rsidP="004B2D09">
      <w:pPr>
        <w:jc w:val="center"/>
        <w:rPr>
          <w:i/>
          <w:szCs w:val="24"/>
        </w:rPr>
      </w:pPr>
      <w:r>
        <w:object w:dxaOrig="12345" w:dyaOrig="12870" w14:anchorId="68FC4836">
          <v:shape id="_x0000_i1047" type="#_x0000_t75" style="width:413.35pt;height:430.2pt" o:ole="">
            <v:imagedata r:id="rId89" o:title=""/>
          </v:shape>
          <o:OLEObject Type="Embed" ProgID="Visio.Drawing.15" ShapeID="_x0000_i1047" DrawAspect="Content" ObjectID="_1502620064" r:id="rId90"/>
        </w:object>
      </w:r>
      <w:r>
        <w:rPr>
          <w:i/>
          <w:szCs w:val="24"/>
        </w:rPr>
        <w:t xml:space="preserve"> </w:t>
      </w:r>
      <w:r w:rsidR="004B2D09">
        <w:rPr>
          <w:i/>
          <w:szCs w:val="24"/>
        </w:rPr>
        <w:t xml:space="preserve">Figure </w:t>
      </w:r>
      <w:r w:rsidR="00252975">
        <w:rPr>
          <w:i/>
          <w:szCs w:val="24"/>
        </w:rPr>
        <w:t>8</w:t>
      </w:r>
      <w:r w:rsidR="004B2D09">
        <w:rPr>
          <w:i/>
          <w:szCs w:val="24"/>
        </w:rPr>
        <w:t xml:space="preserve">.1 Activity diagram for viewing report </w:t>
      </w:r>
      <w:r w:rsidR="00BD7FE6">
        <w:rPr>
          <w:i/>
          <w:szCs w:val="24"/>
        </w:rPr>
        <w:br w:type="page"/>
      </w:r>
    </w:p>
    <w:p w14:paraId="69FA3A36" w14:textId="26136299" w:rsidR="004B2D09" w:rsidRPr="009130E7" w:rsidRDefault="00D67891" w:rsidP="004B2D09">
      <w:pPr>
        <w:pStyle w:val="Heading2"/>
      </w:pPr>
      <w:bookmarkStart w:id="809" w:name="_Toc290574101"/>
      <w:bookmarkStart w:id="810" w:name="_Toc418840339"/>
      <w:r>
        <w:lastRenderedPageBreak/>
        <w:t>8</w:t>
      </w:r>
      <w:r w:rsidR="004B2D09" w:rsidRPr="009130E7">
        <w:t>.2 Use Case Diagram</w:t>
      </w:r>
      <w:bookmarkEnd w:id="809"/>
      <w:bookmarkEnd w:id="810"/>
      <w:r w:rsidR="004B2D09">
        <w:t xml:space="preserve"> </w:t>
      </w:r>
    </w:p>
    <w:p w14:paraId="3F98178A" w14:textId="77777777" w:rsidR="004B2D09" w:rsidRDefault="004B2D09" w:rsidP="004B2D09">
      <w:r>
        <w:t xml:space="preserve">The use case diagram of the Reporting subsystem shows the various use cases that can be executed within the subsystem. </w:t>
      </w:r>
    </w:p>
    <w:p w14:paraId="48CBCE84" w14:textId="7E7F8218" w:rsidR="004B2D09" w:rsidRDefault="003E6962" w:rsidP="004B2D09">
      <w:pPr>
        <w:rPr>
          <w:szCs w:val="24"/>
        </w:rPr>
      </w:pPr>
      <w:r>
        <w:object w:dxaOrig="9855" w:dyaOrig="9646" w14:anchorId="4C22CFDD">
          <v:shape id="_x0000_i1048" type="#_x0000_t75" style="width:452.45pt;height:440pt" o:ole="">
            <v:imagedata r:id="rId91" o:title=""/>
          </v:shape>
          <o:OLEObject Type="Embed" ProgID="Visio.Drawing.15" ShapeID="_x0000_i1048" DrawAspect="Content" ObjectID="_1502620065" r:id="rId92"/>
        </w:object>
      </w:r>
    </w:p>
    <w:p w14:paraId="202BAB3B" w14:textId="3B662E27" w:rsidR="004B2D09" w:rsidRDefault="004B2D09" w:rsidP="004B2D09">
      <w:pPr>
        <w:jc w:val="center"/>
        <w:rPr>
          <w:i/>
          <w:szCs w:val="24"/>
        </w:rPr>
      </w:pPr>
      <w:r>
        <w:rPr>
          <w:i/>
          <w:szCs w:val="24"/>
        </w:rPr>
        <w:t xml:space="preserve">Figure </w:t>
      </w:r>
      <w:r w:rsidR="00D67891">
        <w:rPr>
          <w:i/>
          <w:szCs w:val="24"/>
        </w:rPr>
        <w:t>8</w:t>
      </w:r>
      <w:r>
        <w:rPr>
          <w:i/>
          <w:szCs w:val="24"/>
        </w:rPr>
        <w:t xml:space="preserve">.2 Use case diagram for reporting subsystem </w:t>
      </w:r>
    </w:p>
    <w:p w14:paraId="4654AB1C" w14:textId="77777777" w:rsidR="004B2D09" w:rsidRDefault="004B2D09" w:rsidP="004B2D09">
      <w:r>
        <w:br w:type="page"/>
      </w:r>
    </w:p>
    <w:p w14:paraId="39351F3F" w14:textId="1926CC6C" w:rsidR="004B2D09" w:rsidRPr="009130E7" w:rsidRDefault="00D67891" w:rsidP="004B2D09">
      <w:pPr>
        <w:pStyle w:val="Heading2"/>
      </w:pPr>
      <w:bookmarkStart w:id="811" w:name="_Toc416518155"/>
      <w:bookmarkStart w:id="812" w:name="_Toc290574102"/>
      <w:bookmarkStart w:id="813" w:name="_Toc418840340"/>
      <w:r>
        <w:lastRenderedPageBreak/>
        <w:t>8</w:t>
      </w:r>
      <w:r w:rsidR="004B2D09" w:rsidRPr="009130E7">
        <w:t>.3. Extended Use Case Narrative</w:t>
      </w:r>
      <w:bookmarkEnd w:id="811"/>
      <w:bookmarkEnd w:id="812"/>
      <w:bookmarkEnd w:id="813"/>
    </w:p>
    <w:p w14:paraId="45FC9811" w14:textId="2423BD29" w:rsidR="004B2D09" w:rsidRDefault="00D67891" w:rsidP="004B2D09">
      <w:pPr>
        <w:pStyle w:val="Heading3"/>
      </w:pPr>
      <w:bookmarkStart w:id="814" w:name="_Toc418840341"/>
      <w:bookmarkStart w:id="815" w:name="_Toc416518156"/>
      <w:r>
        <w:t>8</w:t>
      </w:r>
      <w:r w:rsidR="004B2D09" w:rsidRPr="009130E7">
        <w:t xml:space="preserve">.3.1 </w:t>
      </w:r>
      <w:r>
        <w:t xml:space="preserve">Create </w:t>
      </w:r>
      <w:r w:rsidR="000F62F7">
        <w:t xml:space="preserve">New </w:t>
      </w:r>
      <w:r>
        <w:t>Dynamic</w:t>
      </w:r>
      <w:r w:rsidR="004B2D09" w:rsidRPr="009130E7">
        <w:t xml:space="preserve"> </w:t>
      </w:r>
      <w:r>
        <w:t>R</w:t>
      </w:r>
      <w:r w:rsidR="004B2D09" w:rsidRPr="009130E7">
        <w:t>eport</w:t>
      </w:r>
      <w:bookmarkEnd w:id="814"/>
      <w:r w:rsidR="004B2D09">
        <w:t xml:space="preserve"> </w:t>
      </w:r>
      <w:bookmarkEnd w:id="815"/>
    </w:p>
    <w:p w14:paraId="3BD88998" w14:textId="77777777" w:rsidR="00C50775" w:rsidRPr="00C50775" w:rsidRDefault="00C50775" w:rsidP="00C50775"/>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147"/>
        <w:gridCol w:w="1412"/>
        <w:gridCol w:w="3096"/>
      </w:tblGrid>
      <w:tr w:rsidR="00D230D9" w:rsidRPr="00D230D9" w14:paraId="24D76B0E" w14:textId="77777777" w:rsidTr="001F2B59">
        <w:trPr>
          <w:trHeight w:val="841"/>
        </w:trPr>
        <w:tc>
          <w:tcPr>
            <w:tcW w:w="4361" w:type="dxa"/>
            <w:shd w:val="clear" w:color="auto" w:fill="auto"/>
          </w:tcPr>
          <w:p w14:paraId="06629866"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Use Case Name: </w:t>
            </w:r>
          </w:p>
          <w:p w14:paraId="0F7D3AD4" w14:textId="77777777" w:rsidR="004B2D09" w:rsidRPr="00D230D9" w:rsidRDefault="004B2D09" w:rsidP="001F2B59">
            <w:pPr>
              <w:pStyle w:val="Subtitle"/>
              <w:spacing w:before="240"/>
            </w:pPr>
            <w:r w:rsidRPr="00D230D9">
              <w:rPr>
                <w:rStyle w:val="SubtleEmphasis"/>
                <w:b w:val="0"/>
                <w:i w:val="0"/>
                <w:color w:val="auto"/>
                <w:sz w:val="24"/>
              </w:rPr>
              <w:t>View Report</w:t>
            </w:r>
            <w:r w:rsidRPr="00D230D9">
              <w:t xml:space="preserve"> </w:t>
            </w:r>
          </w:p>
        </w:tc>
        <w:tc>
          <w:tcPr>
            <w:tcW w:w="1559" w:type="dxa"/>
            <w:gridSpan w:val="2"/>
            <w:shd w:val="clear" w:color="auto" w:fill="auto"/>
          </w:tcPr>
          <w:p w14:paraId="52468C37"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ID: </w:t>
            </w:r>
          </w:p>
          <w:p w14:paraId="777DF278" w14:textId="77777777" w:rsidR="004B2D09" w:rsidRPr="00D230D9" w:rsidRDefault="004B2D09" w:rsidP="001F2B59">
            <w:pPr>
              <w:pStyle w:val="Subtitle"/>
              <w:spacing w:before="240"/>
              <w:rPr>
                <w:i/>
                <w:iCs/>
                <w:sz w:val="24"/>
              </w:rPr>
            </w:pPr>
            <w:r w:rsidRPr="00D230D9">
              <w:rPr>
                <w:rStyle w:val="SubtleEmphasis"/>
                <w:b w:val="0"/>
                <w:i w:val="0"/>
                <w:color w:val="auto"/>
                <w:sz w:val="24"/>
              </w:rPr>
              <w:t>4.2</w:t>
            </w:r>
          </w:p>
        </w:tc>
        <w:tc>
          <w:tcPr>
            <w:tcW w:w="3096" w:type="dxa"/>
            <w:shd w:val="clear" w:color="auto" w:fill="auto"/>
          </w:tcPr>
          <w:p w14:paraId="35CBD34A"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Importance Level: </w:t>
            </w:r>
          </w:p>
          <w:p w14:paraId="677594B9" w14:textId="77777777" w:rsidR="004B2D09" w:rsidRPr="00D230D9" w:rsidRDefault="004B2D09" w:rsidP="001F2B59">
            <w:pPr>
              <w:pStyle w:val="Subtitle"/>
              <w:spacing w:before="240"/>
            </w:pPr>
            <w:r w:rsidRPr="00D230D9">
              <w:rPr>
                <w:rStyle w:val="SubtleEmphasis"/>
                <w:b w:val="0"/>
                <w:i w:val="0"/>
                <w:color w:val="auto"/>
                <w:sz w:val="24"/>
              </w:rPr>
              <w:t>High</w:t>
            </w:r>
          </w:p>
        </w:tc>
      </w:tr>
      <w:tr w:rsidR="00D230D9" w:rsidRPr="00D230D9" w14:paraId="6F90321A" w14:textId="77777777" w:rsidTr="001F2B59">
        <w:trPr>
          <w:trHeight w:val="670"/>
        </w:trPr>
        <w:tc>
          <w:tcPr>
            <w:tcW w:w="9016" w:type="dxa"/>
            <w:gridSpan w:val="4"/>
            <w:shd w:val="clear" w:color="auto" w:fill="auto"/>
          </w:tcPr>
          <w:p w14:paraId="7732B680" w14:textId="138D6ED0" w:rsidR="004B2D09" w:rsidRPr="00D230D9" w:rsidRDefault="004B2D09" w:rsidP="001F2B59">
            <w:pPr>
              <w:pStyle w:val="Subtitle"/>
              <w:spacing w:before="240"/>
              <w:rPr>
                <w:rStyle w:val="SubtleEmphasis"/>
                <w:b w:val="0"/>
                <w:color w:val="auto"/>
                <w:sz w:val="24"/>
              </w:rPr>
            </w:pPr>
            <w:r w:rsidRPr="00D230D9">
              <w:rPr>
                <w:rStyle w:val="SubtleEmphasis"/>
                <w:color w:val="auto"/>
                <w:sz w:val="24"/>
              </w:rPr>
              <w:t>Primary Actor:</w:t>
            </w:r>
            <w:r w:rsidRPr="00D230D9">
              <w:rPr>
                <w:rStyle w:val="SubtleEmphasis"/>
                <w:b w:val="0"/>
                <w:color w:val="auto"/>
                <w:sz w:val="24"/>
              </w:rPr>
              <w:t xml:space="preserve"> </w:t>
            </w:r>
            <w:r w:rsidRPr="00D230D9">
              <w:rPr>
                <w:rStyle w:val="SubtleEmphasis"/>
                <w:b w:val="0"/>
                <w:i w:val="0"/>
                <w:color w:val="auto"/>
                <w:sz w:val="24"/>
              </w:rPr>
              <w:t>Techer</w:t>
            </w:r>
            <w:r w:rsidR="00D67891" w:rsidRPr="00D230D9">
              <w:rPr>
                <w:rStyle w:val="SubtleEmphasis"/>
                <w:b w:val="0"/>
                <w:i w:val="0"/>
                <w:color w:val="auto"/>
                <w:sz w:val="24"/>
              </w:rPr>
              <w:t>,</w:t>
            </w:r>
            <w:r w:rsidRPr="00D230D9">
              <w:rPr>
                <w:rStyle w:val="SubtleEmphasis"/>
                <w:b w:val="0"/>
                <w:i w:val="0"/>
                <w:color w:val="auto"/>
                <w:sz w:val="24"/>
              </w:rPr>
              <w:t xml:space="preserve"> school representative or staff member</w:t>
            </w:r>
          </w:p>
        </w:tc>
      </w:tr>
      <w:tr w:rsidR="00D230D9" w:rsidRPr="00D230D9" w14:paraId="4968D317" w14:textId="77777777" w:rsidTr="001F2B59">
        <w:trPr>
          <w:trHeight w:val="524"/>
        </w:trPr>
        <w:tc>
          <w:tcPr>
            <w:tcW w:w="9016" w:type="dxa"/>
            <w:gridSpan w:val="4"/>
            <w:shd w:val="clear" w:color="auto" w:fill="auto"/>
          </w:tcPr>
          <w:p w14:paraId="09DEF4FA" w14:textId="084026FA" w:rsidR="004B2D09" w:rsidRPr="00D230D9" w:rsidRDefault="004B2D09" w:rsidP="00D67891">
            <w:pPr>
              <w:pStyle w:val="Subtitle"/>
              <w:spacing w:before="240"/>
              <w:rPr>
                <w:rStyle w:val="SubtleEmphasis"/>
                <w:b w:val="0"/>
                <w:color w:val="auto"/>
                <w:sz w:val="24"/>
              </w:rPr>
            </w:pPr>
            <w:r w:rsidRPr="00D230D9">
              <w:rPr>
                <w:rStyle w:val="SubtleEmphasis"/>
                <w:color w:val="auto"/>
                <w:sz w:val="24"/>
              </w:rPr>
              <w:t>Purpose:</w:t>
            </w:r>
            <w:r w:rsidRPr="00D230D9">
              <w:rPr>
                <w:rStyle w:val="SubtleEmphasis"/>
                <w:b w:val="0"/>
                <w:color w:val="auto"/>
                <w:sz w:val="24"/>
              </w:rPr>
              <w:t xml:space="preserve"> </w:t>
            </w:r>
            <w:r w:rsidRPr="00D230D9">
              <w:rPr>
                <w:rStyle w:val="SubtleEmphasis"/>
                <w:b w:val="0"/>
                <w:i w:val="0"/>
                <w:color w:val="auto"/>
                <w:sz w:val="24"/>
              </w:rPr>
              <w:t xml:space="preserve">The user is able to </w:t>
            </w:r>
            <w:r w:rsidR="00D67891" w:rsidRPr="00D230D9">
              <w:rPr>
                <w:rStyle w:val="SubtleEmphasis"/>
                <w:b w:val="0"/>
                <w:i w:val="0"/>
                <w:color w:val="auto"/>
                <w:sz w:val="24"/>
              </w:rPr>
              <w:t>enter report criteria and the system generates the report based on these criteria</w:t>
            </w:r>
            <w:r w:rsidRPr="00D230D9">
              <w:rPr>
                <w:rStyle w:val="SubtleEmphasis"/>
                <w:b w:val="0"/>
                <w:i w:val="0"/>
                <w:color w:val="auto"/>
                <w:sz w:val="24"/>
              </w:rPr>
              <w:t>.</w:t>
            </w:r>
          </w:p>
        </w:tc>
      </w:tr>
      <w:tr w:rsidR="00D230D9" w:rsidRPr="00D230D9" w14:paraId="121CB011" w14:textId="77777777" w:rsidTr="001F2B59">
        <w:trPr>
          <w:trHeight w:val="736"/>
        </w:trPr>
        <w:tc>
          <w:tcPr>
            <w:tcW w:w="9016" w:type="dxa"/>
            <w:gridSpan w:val="4"/>
            <w:shd w:val="clear" w:color="auto" w:fill="auto"/>
          </w:tcPr>
          <w:p w14:paraId="55770301" w14:textId="77777777" w:rsidR="004B2D09" w:rsidRPr="00D230D9" w:rsidRDefault="004B2D09" w:rsidP="001F2B59">
            <w:pPr>
              <w:pStyle w:val="Subtitle"/>
              <w:spacing w:before="240"/>
              <w:rPr>
                <w:rStyle w:val="SubtleEmphasis"/>
                <w:b w:val="0"/>
                <w:i w:val="0"/>
                <w:color w:val="auto"/>
                <w:sz w:val="24"/>
              </w:rPr>
            </w:pPr>
            <w:r w:rsidRPr="00D230D9">
              <w:rPr>
                <w:rStyle w:val="SubtleEmphasis"/>
                <w:color w:val="auto"/>
                <w:sz w:val="24"/>
              </w:rPr>
              <w:t xml:space="preserve">Stakeholders and Interests: </w:t>
            </w:r>
          </w:p>
          <w:p w14:paraId="51BB1B8C" w14:textId="1F388A70" w:rsidR="004B2D09" w:rsidRPr="00D230D9" w:rsidRDefault="004B2D09" w:rsidP="001F2B59">
            <w:pPr>
              <w:rPr>
                <w:lang w:val="en-US"/>
              </w:rPr>
            </w:pPr>
            <w:r w:rsidRPr="00D230D9">
              <w:rPr>
                <w:lang w:val="en-US"/>
              </w:rPr>
              <w:t xml:space="preserve">Teachers, </w:t>
            </w:r>
            <w:r w:rsidR="00D67891" w:rsidRPr="00D230D9">
              <w:rPr>
                <w:lang w:val="en-US"/>
              </w:rPr>
              <w:t xml:space="preserve">staff, school representatives, </w:t>
            </w:r>
            <w:r w:rsidRPr="00D230D9">
              <w:rPr>
                <w:lang w:val="en-US"/>
              </w:rPr>
              <w:t>Teenactiv and SACE</w:t>
            </w:r>
          </w:p>
        </w:tc>
      </w:tr>
      <w:tr w:rsidR="00D230D9" w:rsidRPr="00D230D9" w14:paraId="681B7B60" w14:textId="77777777" w:rsidTr="001F2B59">
        <w:trPr>
          <w:trHeight w:val="593"/>
        </w:trPr>
        <w:tc>
          <w:tcPr>
            <w:tcW w:w="9016" w:type="dxa"/>
            <w:gridSpan w:val="4"/>
            <w:shd w:val="clear" w:color="auto" w:fill="auto"/>
          </w:tcPr>
          <w:p w14:paraId="719B265C" w14:textId="6EF94CDC" w:rsidR="004B2D09" w:rsidRPr="00D230D9" w:rsidRDefault="00D67891" w:rsidP="00D67891">
            <w:pPr>
              <w:pStyle w:val="Subtitle"/>
              <w:spacing w:before="240"/>
              <w:rPr>
                <w:rStyle w:val="SubtleEmphasis"/>
                <w:color w:val="auto"/>
                <w:sz w:val="24"/>
              </w:rPr>
            </w:pPr>
            <w:r w:rsidRPr="00D230D9">
              <w:rPr>
                <w:rStyle w:val="SubtleEmphasis"/>
                <w:color w:val="auto"/>
                <w:sz w:val="24"/>
              </w:rPr>
              <w:t>Brief Description:</w:t>
            </w:r>
            <w:r w:rsidR="004B2D09" w:rsidRPr="00D230D9">
              <w:rPr>
                <w:rStyle w:val="SubtleEmphasis"/>
                <w:color w:val="auto"/>
                <w:sz w:val="24"/>
              </w:rPr>
              <w:t xml:space="preserve"> </w:t>
            </w:r>
            <w:r w:rsidR="004B2D09" w:rsidRPr="00D230D9">
              <w:rPr>
                <w:b w:val="0"/>
                <w:sz w:val="24"/>
              </w:rPr>
              <w:t xml:space="preserve">The user selects the desired </w:t>
            </w:r>
            <w:r w:rsidRPr="00D230D9">
              <w:rPr>
                <w:b w:val="0"/>
                <w:sz w:val="24"/>
              </w:rPr>
              <w:t>criteria for the new report</w:t>
            </w:r>
            <w:r w:rsidR="004B2D09" w:rsidRPr="00D230D9">
              <w:rPr>
                <w:b w:val="0"/>
                <w:sz w:val="24"/>
              </w:rPr>
              <w:t xml:space="preserve">. The system processes and generates the desired report </w:t>
            </w:r>
            <w:r w:rsidRPr="00D230D9">
              <w:rPr>
                <w:b w:val="0"/>
                <w:sz w:val="24"/>
              </w:rPr>
              <w:t xml:space="preserve">based on these </w:t>
            </w:r>
            <w:r w:rsidR="001556EF" w:rsidRPr="00D230D9">
              <w:rPr>
                <w:b w:val="0"/>
                <w:sz w:val="24"/>
              </w:rPr>
              <w:t>criteria</w:t>
            </w:r>
            <w:r w:rsidRPr="00D230D9">
              <w:rPr>
                <w:b w:val="0"/>
                <w:sz w:val="24"/>
              </w:rPr>
              <w:t>. The user can then view the report, save the report criteria and export the report, if desired.</w:t>
            </w:r>
          </w:p>
        </w:tc>
      </w:tr>
      <w:tr w:rsidR="00D230D9" w:rsidRPr="00D230D9" w14:paraId="4D238876" w14:textId="77777777" w:rsidTr="001F2B59">
        <w:trPr>
          <w:trHeight w:val="609"/>
        </w:trPr>
        <w:tc>
          <w:tcPr>
            <w:tcW w:w="9016" w:type="dxa"/>
            <w:gridSpan w:val="4"/>
            <w:shd w:val="clear" w:color="auto" w:fill="auto"/>
          </w:tcPr>
          <w:p w14:paraId="48B558BD" w14:textId="77777777" w:rsidR="00957013" w:rsidRPr="00D230D9" w:rsidRDefault="004B2D09" w:rsidP="00D67891">
            <w:pPr>
              <w:pStyle w:val="Subtitle"/>
              <w:spacing w:before="240"/>
              <w:rPr>
                <w:rStyle w:val="SubtleEmphasis"/>
                <w:color w:val="auto"/>
                <w:sz w:val="24"/>
              </w:rPr>
            </w:pPr>
            <w:r w:rsidRPr="00D230D9">
              <w:rPr>
                <w:rStyle w:val="SubtleEmphasis"/>
                <w:color w:val="auto"/>
                <w:sz w:val="24"/>
              </w:rPr>
              <w:t xml:space="preserve">Preconditions: </w:t>
            </w:r>
          </w:p>
          <w:p w14:paraId="3A2F8503" w14:textId="0DCF1FBE" w:rsidR="00957013" w:rsidRPr="00D230D9" w:rsidRDefault="004B2D09" w:rsidP="00957013">
            <w:pPr>
              <w:pStyle w:val="Subtitle"/>
              <w:numPr>
                <w:ilvl w:val="0"/>
                <w:numId w:val="31"/>
              </w:numPr>
              <w:spacing w:before="240"/>
              <w:rPr>
                <w:rStyle w:val="SubtleEmphasis"/>
                <w:color w:val="auto"/>
                <w:sz w:val="24"/>
              </w:rPr>
            </w:pPr>
            <w:r w:rsidRPr="00D230D9">
              <w:rPr>
                <w:rStyle w:val="SubtleEmphasis"/>
                <w:b w:val="0"/>
                <w:i w:val="0"/>
                <w:color w:val="auto"/>
                <w:sz w:val="24"/>
              </w:rPr>
              <w:t>The user must be</w:t>
            </w:r>
            <w:r w:rsidR="00FE3860" w:rsidRPr="00D230D9">
              <w:rPr>
                <w:rStyle w:val="SubtleEmphasis"/>
                <w:b w:val="0"/>
                <w:i w:val="0"/>
                <w:color w:val="auto"/>
                <w:sz w:val="24"/>
              </w:rPr>
              <w:t xml:space="preserve"> registered and logged in</w:t>
            </w:r>
            <w:r w:rsidRPr="00D230D9">
              <w:rPr>
                <w:rStyle w:val="SubtleEmphasis"/>
                <w:b w:val="0"/>
                <w:i w:val="0"/>
                <w:color w:val="auto"/>
                <w:sz w:val="24"/>
              </w:rPr>
              <w:t xml:space="preserve"> </w:t>
            </w:r>
          </w:p>
          <w:p w14:paraId="0158F7B5" w14:textId="5E017617" w:rsidR="004B2D09" w:rsidRPr="00D230D9" w:rsidRDefault="00957013" w:rsidP="00957013">
            <w:pPr>
              <w:pStyle w:val="Subtitle"/>
              <w:numPr>
                <w:ilvl w:val="0"/>
                <w:numId w:val="31"/>
              </w:numPr>
              <w:spacing w:before="240"/>
              <w:rPr>
                <w:rStyle w:val="SubtleEmphasis"/>
                <w:color w:val="auto"/>
                <w:sz w:val="24"/>
              </w:rPr>
            </w:pPr>
            <w:r w:rsidRPr="00D230D9">
              <w:rPr>
                <w:rStyle w:val="SubtleEmphasis"/>
                <w:b w:val="0"/>
                <w:i w:val="0"/>
                <w:color w:val="auto"/>
                <w:sz w:val="24"/>
              </w:rPr>
              <w:t>U</w:t>
            </w:r>
            <w:r w:rsidR="004B2D09" w:rsidRPr="00D230D9">
              <w:rPr>
                <w:rStyle w:val="SubtleEmphasis"/>
                <w:b w:val="0"/>
                <w:i w:val="0"/>
                <w:color w:val="auto"/>
                <w:sz w:val="24"/>
              </w:rPr>
              <w:t xml:space="preserve">ser must have </w:t>
            </w:r>
            <w:r w:rsidR="00D67891" w:rsidRPr="00D230D9">
              <w:rPr>
                <w:rStyle w:val="SubtleEmphasis"/>
                <w:b w:val="0"/>
                <w:i w:val="0"/>
                <w:color w:val="auto"/>
                <w:sz w:val="24"/>
              </w:rPr>
              <w:t>permission to create a report</w:t>
            </w:r>
          </w:p>
        </w:tc>
      </w:tr>
      <w:tr w:rsidR="00D230D9" w:rsidRPr="00D230D9" w14:paraId="4097FA15" w14:textId="77777777" w:rsidTr="001F2B59">
        <w:trPr>
          <w:trHeight w:val="297"/>
        </w:trPr>
        <w:tc>
          <w:tcPr>
            <w:tcW w:w="9016" w:type="dxa"/>
            <w:gridSpan w:val="4"/>
            <w:shd w:val="clear" w:color="auto" w:fill="auto"/>
          </w:tcPr>
          <w:p w14:paraId="791C47CA" w14:textId="77777777" w:rsidR="00FE3860" w:rsidRPr="00D230D9" w:rsidRDefault="004B2D09" w:rsidP="001F2B59">
            <w:pPr>
              <w:pStyle w:val="Subtitle"/>
              <w:spacing w:before="240"/>
              <w:rPr>
                <w:rStyle w:val="SubtleEmphasis"/>
                <w:color w:val="auto"/>
                <w:sz w:val="24"/>
              </w:rPr>
            </w:pPr>
            <w:r w:rsidRPr="00D230D9">
              <w:rPr>
                <w:rStyle w:val="SubtleEmphasis"/>
                <w:color w:val="auto"/>
                <w:sz w:val="24"/>
              </w:rPr>
              <w:t xml:space="preserve">Post Condition: </w:t>
            </w:r>
          </w:p>
          <w:p w14:paraId="2828D02B" w14:textId="112BBC6C" w:rsidR="00FE3860" w:rsidRPr="00D230D9" w:rsidRDefault="00FE3860" w:rsidP="00FE3860">
            <w:pPr>
              <w:pStyle w:val="Subtitle"/>
              <w:numPr>
                <w:ilvl w:val="0"/>
                <w:numId w:val="33"/>
              </w:numPr>
              <w:spacing w:before="240"/>
              <w:rPr>
                <w:rStyle w:val="SubtleEmphasis"/>
                <w:color w:val="auto"/>
                <w:sz w:val="24"/>
              </w:rPr>
            </w:pPr>
            <w:r w:rsidRPr="00D230D9">
              <w:rPr>
                <w:rStyle w:val="SubtleEmphasis"/>
                <w:b w:val="0"/>
                <w:i w:val="0"/>
                <w:color w:val="auto"/>
                <w:sz w:val="24"/>
              </w:rPr>
              <w:t>D</w:t>
            </w:r>
            <w:r w:rsidR="004B2D09" w:rsidRPr="00D230D9">
              <w:rPr>
                <w:rStyle w:val="SubtleEmphasis"/>
                <w:b w:val="0"/>
                <w:i w:val="0"/>
                <w:color w:val="auto"/>
                <w:sz w:val="24"/>
              </w:rPr>
              <w:t>isplay the desired report</w:t>
            </w:r>
          </w:p>
          <w:p w14:paraId="058A8761" w14:textId="77777777" w:rsidR="00FE3860" w:rsidRPr="00D230D9" w:rsidRDefault="00FE3860" w:rsidP="00FE3860">
            <w:pPr>
              <w:pStyle w:val="Subtitle"/>
              <w:numPr>
                <w:ilvl w:val="0"/>
                <w:numId w:val="33"/>
              </w:numPr>
              <w:spacing w:before="240"/>
              <w:rPr>
                <w:rStyle w:val="SubtleEmphasis"/>
                <w:color w:val="auto"/>
                <w:sz w:val="24"/>
              </w:rPr>
            </w:pPr>
            <w:r w:rsidRPr="00D230D9">
              <w:rPr>
                <w:rStyle w:val="SubtleEmphasis"/>
                <w:b w:val="0"/>
                <w:i w:val="0"/>
                <w:color w:val="auto"/>
                <w:sz w:val="24"/>
              </w:rPr>
              <w:t xml:space="preserve">Display </w:t>
            </w:r>
            <w:r w:rsidR="0063531C" w:rsidRPr="00D230D9">
              <w:rPr>
                <w:rStyle w:val="SubtleEmphasis"/>
                <w:b w:val="0"/>
                <w:i w:val="0"/>
                <w:color w:val="auto"/>
                <w:sz w:val="24"/>
              </w:rPr>
              <w:t>an option to save the report criteria</w:t>
            </w:r>
            <w:r w:rsidR="004B2D09" w:rsidRPr="00D230D9">
              <w:rPr>
                <w:rStyle w:val="SubtleEmphasis"/>
                <w:b w:val="0"/>
                <w:i w:val="0"/>
                <w:color w:val="auto"/>
                <w:sz w:val="24"/>
              </w:rPr>
              <w:t xml:space="preserve"> </w:t>
            </w:r>
          </w:p>
          <w:p w14:paraId="6736E910" w14:textId="7A479B4B" w:rsidR="004B2D09" w:rsidRPr="00D230D9" w:rsidRDefault="00FE3860" w:rsidP="00FE3860">
            <w:pPr>
              <w:pStyle w:val="Subtitle"/>
              <w:numPr>
                <w:ilvl w:val="0"/>
                <w:numId w:val="33"/>
              </w:numPr>
              <w:spacing w:before="240"/>
              <w:rPr>
                <w:i/>
                <w:iCs/>
                <w:sz w:val="24"/>
              </w:rPr>
            </w:pPr>
            <w:r w:rsidRPr="00D230D9">
              <w:rPr>
                <w:rStyle w:val="SubtleEmphasis"/>
                <w:b w:val="0"/>
                <w:i w:val="0"/>
                <w:color w:val="auto"/>
                <w:sz w:val="24"/>
              </w:rPr>
              <w:t xml:space="preserve">Display </w:t>
            </w:r>
            <w:r w:rsidR="004B2D09" w:rsidRPr="00D230D9">
              <w:rPr>
                <w:rStyle w:val="SubtleEmphasis"/>
                <w:b w:val="0"/>
                <w:i w:val="0"/>
                <w:color w:val="auto"/>
                <w:sz w:val="24"/>
              </w:rPr>
              <w:t>an option to export</w:t>
            </w:r>
            <w:r w:rsidR="0063531C" w:rsidRPr="00D230D9">
              <w:rPr>
                <w:rStyle w:val="SubtleEmphasis"/>
                <w:b w:val="0"/>
                <w:i w:val="0"/>
                <w:color w:val="auto"/>
                <w:sz w:val="24"/>
              </w:rPr>
              <w:t xml:space="preserve"> the report</w:t>
            </w:r>
          </w:p>
        </w:tc>
      </w:tr>
      <w:tr w:rsidR="00D230D9" w:rsidRPr="00D230D9" w14:paraId="3CADC4DB" w14:textId="77777777" w:rsidTr="001F2B59">
        <w:trPr>
          <w:trHeight w:val="698"/>
        </w:trPr>
        <w:tc>
          <w:tcPr>
            <w:tcW w:w="9016" w:type="dxa"/>
            <w:gridSpan w:val="4"/>
            <w:shd w:val="clear" w:color="auto" w:fill="auto"/>
          </w:tcPr>
          <w:p w14:paraId="2161C75B"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Related Use Cases: </w:t>
            </w:r>
          </w:p>
          <w:p w14:paraId="57A8A5F3" w14:textId="77777777" w:rsidR="004B2D09" w:rsidRPr="00D230D9" w:rsidRDefault="004B2D09" w:rsidP="001F2B59">
            <w:pPr>
              <w:pStyle w:val="Subtitle"/>
              <w:spacing w:before="240"/>
              <w:rPr>
                <w:rStyle w:val="SubtleEmphasis"/>
                <w:b w:val="0"/>
                <w:i w:val="0"/>
                <w:color w:val="auto"/>
                <w:sz w:val="24"/>
              </w:rPr>
            </w:pPr>
            <w:r w:rsidRPr="00D230D9">
              <w:rPr>
                <w:rStyle w:val="SubtleEmphasis"/>
                <w:b w:val="0"/>
                <w:i w:val="0"/>
                <w:color w:val="auto"/>
                <w:sz w:val="24"/>
              </w:rPr>
              <w:t xml:space="preserve">&lt;&lt;include&gt;&gt; </w:t>
            </w:r>
            <w:r w:rsidR="00FE3860" w:rsidRPr="00D230D9">
              <w:rPr>
                <w:rStyle w:val="SubtleEmphasis"/>
                <w:b w:val="0"/>
                <w:i w:val="0"/>
                <w:color w:val="auto"/>
                <w:sz w:val="24"/>
              </w:rPr>
              <w:t xml:space="preserve">4.3 </w:t>
            </w:r>
            <w:r w:rsidRPr="00D230D9">
              <w:rPr>
                <w:rStyle w:val="SubtleEmphasis"/>
                <w:b w:val="0"/>
                <w:i w:val="0"/>
                <w:color w:val="auto"/>
                <w:sz w:val="24"/>
              </w:rPr>
              <w:t>Check Availability of Data for Report</w:t>
            </w:r>
          </w:p>
          <w:p w14:paraId="3F29ABBA" w14:textId="7BF34A18" w:rsidR="00FE3860" w:rsidRPr="00D230D9" w:rsidRDefault="00FE3860" w:rsidP="00FE3860">
            <w:r w:rsidRPr="00D230D9">
              <w:t>&lt;&lt;exclude&gt;&gt; 4.6 Save New Report</w:t>
            </w:r>
          </w:p>
        </w:tc>
      </w:tr>
      <w:tr w:rsidR="00D230D9" w:rsidRPr="00D230D9" w14:paraId="68A606DA" w14:textId="77777777" w:rsidTr="001F2B59">
        <w:trPr>
          <w:trHeight w:val="430"/>
        </w:trPr>
        <w:tc>
          <w:tcPr>
            <w:tcW w:w="9016" w:type="dxa"/>
            <w:gridSpan w:val="4"/>
            <w:shd w:val="clear" w:color="auto" w:fill="auto"/>
          </w:tcPr>
          <w:p w14:paraId="7165C791" w14:textId="77777777" w:rsidR="004B2D09" w:rsidRPr="00D230D9" w:rsidRDefault="004B2D09" w:rsidP="001F2B59">
            <w:pPr>
              <w:pStyle w:val="Subtitle"/>
              <w:tabs>
                <w:tab w:val="left" w:pos="6915"/>
              </w:tabs>
              <w:spacing w:before="240"/>
              <w:rPr>
                <w:rStyle w:val="SubtleEmphasis"/>
                <w:color w:val="auto"/>
                <w:sz w:val="24"/>
              </w:rPr>
            </w:pPr>
            <w:r w:rsidRPr="00D230D9">
              <w:rPr>
                <w:rStyle w:val="SubtleEmphasis"/>
                <w:color w:val="auto"/>
                <w:sz w:val="24"/>
              </w:rPr>
              <w:t>Normal Flow of Events:</w:t>
            </w:r>
            <w:r w:rsidRPr="00D230D9">
              <w:rPr>
                <w:rStyle w:val="SubtleEmphasis"/>
                <w:color w:val="auto"/>
                <w:sz w:val="24"/>
              </w:rPr>
              <w:tab/>
            </w:r>
          </w:p>
        </w:tc>
      </w:tr>
      <w:tr w:rsidR="00D230D9" w:rsidRPr="00D230D9" w14:paraId="255633A2" w14:textId="77777777" w:rsidTr="001F2B59">
        <w:trPr>
          <w:trHeight w:val="270"/>
        </w:trPr>
        <w:tc>
          <w:tcPr>
            <w:tcW w:w="4508" w:type="dxa"/>
            <w:gridSpan w:val="2"/>
            <w:shd w:val="clear" w:color="auto" w:fill="auto"/>
          </w:tcPr>
          <w:p w14:paraId="4461B8BB" w14:textId="77777777" w:rsidR="004B2D09" w:rsidRPr="00D230D9" w:rsidRDefault="004B2D09" w:rsidP="001F2B59">
            <w:pPr>
              <w:pStyle w:val="Subtitle"/>
              <w:spacing w:before="240"/>
              <w:jc w:val="center"/>
              <w:rPr>
                <w:rStyle w:val="SubtleEmphasis"/>
                <w:color w:val="auto"/>
                <w:sz w:val="24"/>
              </w:rPr>
            </w:pPr>
            <w:r w:rsidRPr="00D230D9">
              <w:rPr>
                <w:rStyle w:val="SubtleEmphasis"/>
                <w:color w:val="auto"/>
                <w:sz w:val="24"/>
              </w:rPr>
              <w:lastRenderedPageBreak/>
              <w:t>User</w:t>
            </w:r>
          </w:p>
        </w:tc>
        <w:tc>
          <w:tcPr>
            <w:tcW w:w="4508" w:type="dxa"/>
            <w:gridSpan w:val="2"/>
            <w:shd w:val="clear" w:color="auto" w:fill="auto"/>
          </w:tcPr>
          <w:p w14:paraId="73F8A81C" w14:textId="77777777" w:rsidR="004B2D09" w:rsidRPr="00D230D9" w:rsidRDefault="004B2D09" w:rsidP="001F2B59">
            <w:pPr>
              <w:pStyle w:val="Subtitle"/>
              <w:spacing w:before="240"/>
              <w:jc w:val="center"/>
              <w:rPr>
                <w:rStyle w:val="SubtleEmphasis"/>
                <w:color w:val="auto"/>
                <w:sz w:val="24"/>
              </w:rPr>
            </w:pPr>
            <w:r w:rsidRPr="00D230D9">
              <w:rPr>
                <w:rStyle w:val="SubtleEmphasis"/>
                <w:color w:val="auto"/>
                <w:sz w:val="24"/>
              </w:rPr>
              <w:t>System</w:t>
            </w:r>
          </w:p>
        </w:tc>
      </w:tr>
      <w:tr w:rsidR="00D230D9" w:rsidRPr="00D230D9" w14:paraId="5109971E" w14:textId="77777777" w:rsidTr="001F2B59">
        <w:trPr>
          <w:trHeight w:val="186"/>
        </w:trPr>
        <w:tc>
          <w:tcPr>
            <w:tcW w:w="4508" w:type="dxa"/>
            <w:gridSpan w:val="2"/>
            <w:shd w:val="clear" w:color="auto" w:fill="auto"/>
          </w:tcPr>
          <w:p w14:paraId="77079242" w14:textId="388C5718" w:rsidR="004B2D09" w:rsidRPr="00D230D9" w:rsidRDefault="004B2D09" w:rsidP="0063531C">
            <w:pPr>
              <w:pStyle w:val="Subtitle"/>
              <w:numPr>
                <w:ilvl w:val="0"/>
                <w:numId w:val="14"/>
              </w:numPr>
              <w:spacing w:before="240"/>
              <w:rPr>
                <w:rStyle w:val="SubtleEmphasis"/>
                <w:b w:val="0"/>
                <w:i w:val="0"/>
                <w:color w:val="auto"/>
                <w:sz w:val="24"/>
              </w:rPr>
            </w:pPr>
            <w:r w:rsidRPr="00D230D9">
              <w:rPr>
                <w:rStyle w:val="SubtleEmphasis"/>
                <w:b w:val="0"/>
                <w:i w:val="0"/>
                <w:color w:val="auto"/>
                <w:sz w:val="24"/>
              </w:rPr>
              <w:t xml:space="preserve">Specify desired </w:t>
            </w:r>
            <w:r w:rsidR="0063531C" w:rsidRPr="00D230D9">
              <w:rPr>
                <w:rStyle w:val="SubtleEmphasis"/>
                <w:b w:val="0"/>
                <w:i w:val="0"/>
                <w:color w:val="auto"/>
                <w:sz w:val="24"/>
              </w:rPr>
              <w:t>criteria</w:t>
            </w:r>
          </w:p>
        </w:tc>
        <w:tc>
          <w:tcPr>
            <w:tcW w:w="4508" w:type="dxa"/>
            <w:gridSpan w:val="2"/>
            <w:shd w:val="clear" w:color="auto" w:fill="auto"/>
          </w:tcPr>
          <w:p w14:paraId="7882E7F5" w14:textId="7AF5FB7F" w:rsidR="004B2D09" w:rsidRPr="00D230D9" w:rsidRDefault="004B2D09" w:rsidP="001F2B59">
            <w:pPr>
              <w:pStyle w:val="Subtitle"/>
              <w:numPr>
                <w:ilvl w:val="0"/>
                <w:numId w:val="14"/>
              </w:numPr>
              <w:spacing w:before="240"/>
              <w:rPr>
                <w:rStyle w:val="SubtleEmphasis"/>
                <w:b w:val="0"/>
                <w:i w:val="0"/>
                <w:color w:val="auto"/>
                <w:sz w:val="24"/>
              </w:rPr>
            </w:pPr>
            <w:r w:rsidRPr="00D230D9">
              <w:rPr>
                <w:rStyle w:val="SubtleEmphasis"/>
                <w:b w:val="0"/>
                <w:i w:val="0"/>
                <w:color w:val="auto"/>
                <w:sz w:val="24"/>
              </w:rPr>
              <w:t xml:space="preserve">Process Report </w:t>
            </w:r>
            <w:r w:rsidR="0063531C" w:rsidRPr="00D230D9">
              <w:rPr>
                <w:rStyle w:val="SubtleEmphasis"/>
                <w:b w:val="0"/>
                <w:i w:val="0"/>
                <w:color w:val="auto"/>
                <w:sz w:val="24"/>
              </w:rPr>
              <w:t>Criteria</w:t>
            </w:r>
          </w:p>
        </w:tc>
      </w:tr>
      <w:tr w:rsidR="00D230D9" w:rsidRPr="00D230D9" w14:paraId="25EDDAAB" w14:textId="77777777" w:rsidTr="001F2B59">
        <w:trPr>
          <w:trHeight w:val="186"/>
        </w:trPr>
        <w:tc>
          <w:tcPr>
            <w:tcW w:w="4508" w:type="dxa"/>
            <w:gridSpan w:val="2"/>
            <w:shd w:val="clear" w:color="auto" w:fill="auto"/>
          </w:tcPr>
          <w:p w14:paraId="77F73023" w14:textId="77777777" w:rsidR="004B2D09" w:rsidRPr="00D230D9" w:rsidRDefault="004B2D09" w:rsidP="001F2B59">
            <w:pPr>
              <w:pStyle w:val="Subtitle"/>
              <w:spacing w:before="240"/>
              <w:ind w:left="720"/>
              <w:rPr>
                <w:rStyle w:val="SubtleEmphasis"/>
                <w:b w:val="0"/>
                <w:i w:val="0"/>
                <w:color w:val="auto"/>
                <w:sz w:val="24"/>
              </w:rPr>
            </w:pPr>
          </w:p>
        </w:tc>
        <w:tc>
          <w:tcPr>
            <w:tcW w:w="4508" w:type="dxa"/>
            <w:gridSpan w:val="2"/>
            <w:shd w:val="clear" w:color="auto" w:fill="auto"/>
          </w:tcPr>
          <w:p w14:paraId="60FEB18A" w14:textId="77777777" w:rsidR="004B2D09" w:rsidRPr="00D230D9" w:rsidRDefault="004B2D09" w:rsidP="001F2B59">
            <w:pPr>
              <w:pStyle w:val="Subtitle"/>
              <w:numPr>
                <w:ilvl w:val="0"/>
                <w:numId w:val="14"/>
              </w:numPr>
              <w:spacing w:before="240"/>
              <w:rPr>
                <w:rStyle w:val="SubtleEmphasis"/>
                <w:b w:val="0"/>
                <w:i w:val="0"/>
                <w:color w:val="auto"/>
                <w:sz w:val="24"/>
              </w:rPr>
            </w:pPr>
            <w:r w:rsidRPr="00D230D9">
              <w:rPr>
                <w:rStyle w:val="SubtleEmphasis"/>
                <w:b w:val="0"/>
                <w:i w:val="0"/>
                <w:color w:val="auto"/>
                <w:sz w:val="24"/>
              </w:rPr>
              <w:t xml:space="preserve">Generate Report </w:t>
            </w:r>
          </w:p>
        </w:tc>
      </w:tr>
      <w:tr w:rsidR="00D230D9" w:rsidRPr="00D230D9" w14:paraId="1217BBE0" w14:textId="77777777" w:rsidTr="001F2B59">
        <w:trPr>
          <w:trHeight w:val="186"/>
        </w:trPr>
        <w:tc>
          <w:tcPr>
            <w:tcW w:w="4508" w:type="dxa"/>
            <w:gridSpan w:val="2"/>
            <w:shd w:val="clear" w:color="auto" w:fill="auto"/>
          </w:tcPr>
          <w:p w14:paraId="30EA9C4D" w14:textId="77777777" w:rsidR="004B2D09" w:rsidRPr="00D230D9" w:rsidRDefault="004B2D09" w:rsidP="001F2B59">
            <w:pPr>
              <w:pStyle w:val="Subtitle"/>
              <w:spacing w:before="240"/>
              <w:rPr>
                <w:rStyle w:val="SubtleEmphasis"/>
                <w:b w:val="0"/>
                <w:i w:val="0"/>
                <w:color w:val="auto"/>
                <w:sz w:val="24"/>
              </w:rPr>
            </w:pPr>
          </w:p>
        </w:tc>
        <w:tc>
          <w:tcPr>
            <w:tcW w:w="4508" w:type="dxa"/>
            <w:gridSpan w:val="2"/>
            <w:shd w:val="clear" w:color="auto" w:fill="auto"/>
          </w:tcPr>
          <w:p w14:paraId="337B0912" w14:textId="5A3BE30F" w:rsidR="004B2D09" w:rsidRPr="00D230D9" w:rsidRDefault="0063531C" w:rsidP="001F2B59">
            <w:pPr>
              <w:pStyle w:val="Subtitle"/>
              <w:numPr>
                <w:ilvl w:val="0"/>
                <w:numId w:val="14"/>
              </w:numPr>
              <w:spacing w:before="240"/>
              <w:rPr>
                <w:rStyle w:val="SubtleEmphasis"/>
                <w:b w:val="0"/>
                <w:i w:val="0"/>
                <w:color w:val="auto"/>
                <w:sz w:val="24"/>
              </w:rPr>
            </w:pPr>
            <w:r w:rsidRPr="00D230D9">
              <w:rPr>
                <w:rStyle w:val="SubtleEmphasis"/>
                <w:b w:val="0"/>
                <w:i w:val="0"/>
                <w:color w:val="auto"/>
                <w:sz w:val="24"/>
              </w:rPr>
              <w:t>Display Report, save option and export option</w:t>
            </w:r>
          </w:p>
        </w:tc>
      </w:tr>
      <w:tr w:rsidR="00D230D9" w:rsidRPr="00D230D9" w14:paraId="389D304D" w14:textId="77777777" w:rsidTr="001F2B59">
        <w:trPr>
          <w:trHeight w:val="186"/>
        </w:trPr>
        <w:tc>
          <w:tcPr>
            <w:tcW w:w="4508" w:type="dxa"/>
            <w:gridSpan w:val="2"/>
            <w:shd w:val="clear" w:color="auto" w:fill="auto"/>
          </w:tcPr>
          <w:p w14:paraId="338F4D07" w14:textId="77777777" w:rsidR="004B2D09" w:rsidRPr="00D230D9" w:rsidRDefault="004B2D09" w:rsidP="001F2B59">
            <w:pPr>
              <w:pStyle w:val="Subtitle"/>
              <w:numPr>
                <w:ilvl w:val="0"/>
                <w:numId w:val="14"/>
              </w:numPr>
              <w:spacing w:before="240"/>
              <w:rPr>
                <w:rStyle w:val="SubtleEmphasis"/>
                <w:b w:val="0"/>
                <w:i w:val="0"/>
                <w:color w:val="auto"/>
                <w:sz w:val="24"/>
              </w:rPr>
            </w:pPr>
            <w:r w:rsidRPr="00D230D9">
              <w:rPr>
                <w:rStyle w:val="SubtleEmphasis"/>
                <w:b w:val="0"/>
                <w:i w:val="0"/>
                <w:color w:val="auto"/>
                <w:sz w:val="24"/>
              </w:rPr>
              <w:t xml:space="preserve">View Report </w:t>
            </w:r>
          </w:p>
        </w:tc>
        <w:tc>
          <w:tcPr>
            <w:tcW w:w="4508" w:type="dxa"/>
            <w:gridSpan w:val="2"/>
            <w:shd w:val="clear" w:color="auto" w:fill="auto"/>
          </w:tcPr>
          <w:p w14:paraId="1B8AD86B" w14:textId="77777777" w:rsidR="004B2D09" w:rsidRPr="00D230D9" w:rsidRDefault="004B2D09" w:rsidP="001F2B59">
            <w:pPr>
              <w:pStyle w:val="Subtitle"/>
              <w:spacing w:before="240"/>
              <w:rPr>
                <w:rStyle w:val="SubtleEmphasis"/>
                <w:b w:val="0"/>
                <w:i w:val="0"/>
                <w:color w:val="auto"/>
                <w:sz w:val="24"/>
              </w:rPr>
            </w:pPr>
          </w:p>
        </w:tc>
      </w:tr>
      <w:tr w:rsidR="00D230D9" w:rsidRPr="00D230D9" w14:paraId="7DA735DD" w14:textId="77777777" w:rsidTr="001F2B59">
        <w:trPr>
          <w:trHeight w:val="186"/>
        </w:trPr>
        <w:tc>
          <w:tcPr>
            <w:tcW w:w="9016" w:type="dxa"/>
            <w:gridSpan w:val="4"/>
            <w:shd w:val="clear" w:color="auto" w:fill="auto"/>
          </w:tcPr>
          <w:p w14:paraId="0152D2FE" w14:textId="77777777" w:rsidR="004B2D09" w:rsidRPr="00D230D9" w:rsidRDefault="004B2D09" w:rsidP="001F2B59">
            <w:pPr>
              <w:pStyle w:val="Subtitle"/>
              <w:spacing w:before="240"/>
              <w:rPr>
                <w:rStyle w:val="SubtleEmphasis"/>
                <w:color w:val="auto"/>
                <w:sz w:val="24"/>
              </w:rPr>
            </w:pPr>
            <w:r w:rsidRPr="00D230D9">
              <w:rPr>
                <w:rStyle w:val="SubtleEmphasis"/>
                <w:color w:val="auto"/>
                <w:sz w:val="24"/>
              </w:rPr>
              <w:t xml:space="preserve">Alternative/Exceptional Flow of Events: </w:t>
            </w:r>
          </w:p>
          <w:p w14:paraId="617505A8" w14:textId="77777777" w:rsidR="004B2D09" w:rsidRPr="00D230D9" w:rsidRDefault="004B2D09" w:rsidP="005D484D">
            <w:pPr>
              <w:rPr>
                <w:lang w:val="en-US"/>
              </w:rPr>
            </w:pPr>
            <w:r w:rsidRPr="00D230D9">
              <w:rPr>
                <w:lang w:val="en-US"/>
              </w:rPr>
              <w:t xml:space="preserve">2a. Data not available for desired report </w:t>
            </w:r>
          </w:p>
          <w:p w14:paraId="6166DE63" w14:textId="77777777" w:rsidR="004B2D09" w:rsidRPr="00D230D9" w:rsidRDefault="004B2D09" w:rsidP="005D484D">
            <w:pPr>
              <w:ind w:left="720"/>
              <w:rPr>
                <w:lang w:val="en-US"/>
              </w:rPr>
            </w:pPr>
            <w:r w:rsidRPr="00D230D9">
              <w:rPr>
                <w:lang w:val="en-US"/>
              </w:rPr>
              <w:t>2.1. The system informs the user that the data is not available for the desired report and the report cannot be generated.</w:t>
            </w:r>
          </w:p>
          <w:p w14:paraId="426E77E5" w14:textId="77777777" w:rsidR="004B2D09" w:rsidRPr="00D230D9" w:rsidRDefault="004B2D09" w:rsidP="005D484D">
            <w:pPr>
              <w:ind w:left="720"/>
              <w:rPr>
                <w:lang w:val="en-US"/>
              </w:rPr>
            </w:pPr>
            <w:r w:rsidRPr="00D230D9">
              <w:rPr>
                <w:lang w:val="en-US"/>
              </w:rPr>
              <w:t>2.2. If the user wants to select a different type of report, return to 1.</w:t>
            </w:r>
          </w:p>
          <w:p w14:paraId="22FA76AB" w14:textId="36BAD6C6" w:rsidR="0063531C" w:rsidRPr="00D230D9" w:rsidRDefault="004B2D09" w:rsidP="005D484D">
            <w:pPr>
              <w:ind w:left="720"/>
              <w:rPr>
                <w:lang w:val="en-US"/>
              </w:rPr>
            </w:pPr>
            <w:r w:rsidRPr="00D230D9">
              <w:rPr>
                <w:lang w:val="en-US"/>
              </w:rPr>
              <w:t>Else terminate use case.</w:t>
            </w:r>
          </w:p>
        </w:tc>
      </w:tr>
    </w:tbl>
    <w:p w14:paraId="16AADF5D" w14:textId="77777777" w:rsidR="00D67891" w:rsidRDefault="00D67891" w:rsidP="00015D34">
      <w:pPr>
        <w:pStyle w:val="Heading2"/>
      </w:pPr>
      <w:r>
        <w:br w:type="page"/>
      </w:r>
    </w:p>
    <w:p w14:paraId="741302C2" w14:textId="21BB1EFD" w:rsidR="00015D34" w:rsidRPr="009130E7" w:rsidRDefault="00015D34" w:rsidP="00015D34">
      <w:pPr>
        <w:pStyle w:val="Heading2"/>
      </w:pPr>
      <w:bookmarkStart w:id="816" w:name="_Toc418840342"/>
      <w:r>
        <w:lastRenderedPageBreak/>
        <w:t>8</w:t>
      </w:r>
      <w:r w:rsidR="0063531C">
        <w:t>.4</w:t>
      </w:r>
      <w:r w:rsidRPr="009130E7">
        <w:t xml:space="preserve"> </w:t>
      </w:r>
      <w:r>
        <w:t>Sequence</w:t>
      </w:r>
      <w:r w:rsidRPr="009130E7">
        <w:t xml:space="preserve"> Diagram</w:t>
      </w:r>
      <w:bookmarkEnd w:id="816"/>
    </w:p>
    <w:p w14:paraId="185DD12D" w14:textId="031C7BCC" w:rsidR="00015D34" w:rsidRPr="009130E7" w:rsidRDefault="00015D34" w:rsidP="00015D34">
      <w:pPr>
        <w:pStyle w:val="Heading3"/>
        <w:rPr>
          <w:b w:val="0"/>
        </w:rPr>
      </w:pPr>
      <w:bookmarkStart w:id="817" w:name="_Toc418840343"/>
      <w:r>
        <w:t>8</w:t>
      </w:r>
      <w:r w:rsidR="0063531C">
        <w:t>.4</w:t>
      </w:r>
      <w:r w:rsidRPr="009130E7">
        <w:t xml:space="preserve">.1 </w:t>
      </w:r>
      <w:r w:rsidR="004B2D09">
        <w:t>Create new dynamic</w:t>
      </w:r>
      <w:r>
        <w:t xml:space="preserve"> r</w:t>
      </w:r>
      <w:r w:rsidRPr="009130E7">
        <w:t>eport</w:t>
      </w:r>
      <w:bookmarkEnd w:id="817"/>
      <w:r>
        <w:t xml:space="preserve"> </w:t>
      </w:r>
    </w:p>
    <w:p w14:paraId="622E7932" w14:textId="77777777" w:rsidR="00015D34" w:rsidRDefault="00015D34" w:rsidP="00015D34">
      <w:r>
        <w:t>This assumes that the user is logged in and authorised to generate a report with the specified data in it. Standard reports will also be available, however the process below is for creating a report with new criteria.</w:t>
      </w:r>
    </w:p>
    <w:p w14:paraId="2BEC68CE" w14:textId="6659ADFB" w:rsidR="00015D34" w:rsidRDefault="0063531C" w:rsidP="00015D34">
      <w:pPr>
        <w:jc w:val="center"/>
      </w:pPr>
      <w:r>
        <w:object w:dxaOrig="13755" w:dyaOrig="7020" w14:anchorId="5D3F2D1E">
          <v:shape id="_x0000_i1049" type="#_x0000_t75" style="width:499.55pt;height:256.9pt" o:ole="">
            <v:imagedata r:id="rId93" o:title=""/>
          </v:shape>
          <o:OLEObject Type="Embed" ProgID="Visio.Drawing.15" ShapeID="_x0000_i1049" DrawAspect="Content" ObjectID="_1502620066" r:id="rId94"/>
        </w:object>
      </w:r>
    </w:p>
    <w:p w14:paraId="277D610F" w14:textId="211D0900" w:rsidR="00015D34" w:rsidRDefault="00015D34" w:rsidP="00015D34">
      <w:pPr>
        <w:jc w:val="center"/>
        <w:rPr>
          <w:i/>
          <w:szCs w:val="24"/>
        </w:rPr>
      </w:pPr>
      <w:r>
        <w:rPr>
          <w:i/>
          <w:szCs w:val="24"/>
        </w:rPr>
        <w:t>Figure 8.</w:t>
      </w:r>
      <w:r w:rsidR="0063531C">
        <w:rPr>
          <w:i/>
          <w:szCs w:val="24"/>
        </w:rPr>
        <w:t>4</w:t>
      </w:r>
      <w:r>
        <w:rPr>
          <w:i/>
          <w:szCs w:val="24"/>
        </w:rPr>
        <w:t xml:space="preserve"> Sequence diagram for creating a </w:t>
      </w:r>
      <w:r w:rsidR="004B2D09">
        <w:rPr>
          <w:i/>
          <w:szCs w:val="24"/>
        </w:rPr>
        <w:t xml:space="preserve">new dynamic </w:t>
      </w:r>
      <w:r>
        <w:rPr>
          <w:i/>
          <w:szCs w:val="24"/>
        </w:rPr>
        <w:t>report</w:t>
      </w:r>
    </w:p>
    <w:p w14:paraId="10013519" w14:textId="77777777" w:rsidR="00015D34" w:rsidRDefault="00015D34" w:rsidP="00015D34">
      <w:pPr>
        <w:jc w:val="center"/>
        <w:rPr>
          <w:i/>
          <w:szCs w:val="24"/>
        </w:rPr>
      </w:pPr>
      <w:r>
        <w:rPr>
          <w:i/>
          <w:szCs w:val="24"/>
        </w:rPr>
        <w:t xml:space="preserve"> </w:t>
      </w:r>
      <w:r>
        <w:rPr>
          <w:i/>
          <w:szCs w:val="24"/>
        </w:rPr>
        <w:br w:type="page"/>
      </w:r>
    </w:p>
    <w:p w14:paraId="195EBFD9" w14:textId="78FB63C3" w:rsidR="00015D34" w:rsidRPr="009130E7" w:rsidRDefault="00015D34" w:rsidP="00015D34">
      <w:pPr>
        <w:pStyle w:val="Heading2"/>
      </w:pPr>
      <w:bookmarkStart w:id="818" w:name="_Toc418840344"/>
      <w:r>
        <w:lastRenderedPageBreak/>
        <w:t>8</w:t>
      </w:r>
      <w:r w:rsidRPr="009130E7">
        <w:t>.</w:t>
      </w:r>
      <w:r w:rsidR="0063531C">
        <w:t>5</w:t>
      </w:r>
      <w:r w:rsidRPr="009130E7">
        <w:t xml:space="preserve"> </w:t>
      </w:r>
      <w:r>
        <w:t>State Machine</w:t>
      </w:r>
      <w:r w:rsidRPr="009130E7">
        <w:t xml:space="preserve"> Diagram</w:t>
      </w:r>
      <w:bookmarkEnd w:id="818"/>
      <w:r>
        <w:t xml:space="preserve"> </w:t>
      </w:r>
    </w:p>
    <w:p w14:paraId="2F55999D" w14:textId="53165FF5" w:rsidR="00BD7FE6" w:rsidRDefault="00015D34" w:rsidP="00015D34">
      <w:r>
        <w:t>The state machine diagram below shows the different states a report can be in and how it transitions between them.</w:t>
      </w:r>
      <w:r w:rsidR="00BD7FE6">
        <w:t xml:space="preserve"> This relates to both standard reports and dynamic reports.</w:t>
      </w:r>
    </w:p>
    <w:p w14:paraId="138CF139" w14:textId="77777777" w:rsidR="00015D34" w:rsidRDefault="00015D34" w:rsidP="00015D34">
      <w:pPr>
        <w:rPr>
          <w:szCs w:val="24"/>
        </w:rPr>
      </w:pPr>
    </w:p>
    <w:p w14:paraId="210ED6A6" w14:textId="77777777" w:rsidR="00015D34" w:rsidRDefault="00015D34" w:rsidP="00015D34">
      <w:pPr>
        <w:jc w:val="center"/>
      </w:pPr>
      <w:r>
        <w:object w:dxaOrig="6960" w:dyaOrig="4021" w14:anchorId="5BB2C4C5">
          <v:shape id="_x0000_i1050" type="#_x0000_t75" style="width:348.45pt;height:200.9pt" o:ole="">
            <v:imagedata r:id="rId95" o:title=""/>
          </v:shape>
          <o:OLEObject Type="Embed" ProgID="Visio.Drawing.15" ShapeID="_x0000_i1050" DrawAspect="Content" ObjectID="_1502620067" r:id="rId96"/>
        </w:object>
      </w:r>
    </w:p>
    <w:p w14:paraId="514D67F5" w14:textId="314FDC5D" w:rsidR="00015D34" w:rsidRDefault="00015D34" w:rsidP="00015D34">
      <w:pPr>
        <w:jc w:val="center"/>
        <w:rPr>
          <w:i/>
          <w:szCs w:val="24"/>
        </w:rPr>
      </w:pPr>
      <w:r>
        <w:rPr>
          <w:i/>
          <w:szCs w:val="24"/>
        </w:rPr>
        <w:t>Figure 8.</w:t>
      </w:r>
      <w:r w:rsidR="0063531C">
        <w:rPr>
          <w:i/>
          <w:szCs w:val="24"/>
        </w:rPr>
        <w:t>5</w:t>
      </w:r>
      <w:r>
        <w:rPr>
          <w:i/>
          <w:szCs w:val="24"/>
        </w:rPr>
        <w:t xml:space="preserve"> State machine diagram for a report </w:t>
      </w:r>
    </w:p>
    <w:p w14:paraId="219A110D" w14:textId="77777777" w:rsidR="00015D34" w:rsidRDefault="00015D34" w:rsidP="00015D34">
      <w:pPr>
        <w:rPr>
          <w:lang w:val="en-US"/>
        </w:rPr>
      </w:pPr>
    </w:p>
    <w:p w14:paraId="2E8CDA8B" w14:textId="77777777" w:rsidR="00015D34" w:rsidRPr="005C735C" w:rsidRDefault="00015D34" w:rsidP="00015D34"/>
    <w:p w14:paraId="244E72C8" w14:textId="77777777" w:rsidR="00CB7C92" w:rsidRDefault="00CB7C92">
      <w:r>
        <w:br w:type="page"/>
      </w:r>
    </w:p>
    <w:p w14:paraId="4C56FFEF" w14:textId="77777777" w:rsidR="00CB7C92" w:rsidRDefault="00CB7C92" w:rsidP="00CB7C92">
      <w:pPr>
        <w:pStyle w:val="Heading1"/>
      </w:pPr>
      <w:bookmarkStart w:id="819" w:name="_Toc290574121"/>
      <w:bookmarkStart w:id="820" w:name="_Toc418840345"/>
      <w:r>
        <w:lastRenderedPageBreak/>
        <w:t>9. Class Diagram</w:t>
      </w:r>
      <w:bookmarkEnd w:id="819"/>
      <w:bookmarkEnd w:id="820"/>
    </w:p>
    <w:p w14:paraId="40A541AD" w14:textId="77777777" w:rsidR="00CB7C92" w:rsidRDefault="00CB7C92" w:rsidP="00CB7C92">
      <w:r>
        <w:t xml:space="preserve">The analysis class diagram below shows the various classes and their attributes within the eduActiv system and the relationships between the classes. </w:t>
      </w:r>
    </w:p>
    <w:p w14:paraId="1ED55920" w14:textId="77777777" w:rsidR="00CB7C92" w:rsidDel="00AF0D50" w:rsidRDefault="00CB7C92" w:rsidP="00CB7C92">
      <w:pPr>
        <w:rPr>
          <w:del w:id="821" w:author="Genya Gluckman" w:date="2015-09-01T13:19:00Z"/>
        </w:rPr>
      </w:pPr>
    </w:p>
    <w:p w14:paraId="5F6899FC" w14:textId="77777777" w:rsidR="00AF0D50" w:rsidRDefault="00AF0D50" w:rsidP="00CB7C92">
      <w:pPr>
        <w:rPr>
          <w:ins w:id="822" w:author="Genya Gluckman" w:date="2015-09-01T13:19:00Z"/>
          <w:noProof/>
          <w:lang w:eastAsia="en-ZA"/>
        </w:rPr>
      </w:pPr>
    </w:p>
    <w:p w14:paraId="79C8DAD7" w14:textId="366CB680" w:rsidR="00CB7C92" w:rsidRDefault="00AF0D50" w:rsidP="00CB7C92">
      <w:ins w:id="823" w:author="Genya Gluckman" w:date="2015-09-01T13:18:00Z">
        <w:r>
          <w:rPr>
            <w:noProof/>
            <w:lang w:eastAsia="en-ZA"/>
          </w:rPr>
          <w:drawing>
            <wp:inline distT="0" distB="0" distL="0" distR="0" wp14:anchorId="03A229B7" wp14:editId="77E1E4ED">
              <wp:extent cx="6908245" cy="5139898"/>
              <wp:effectExtent l="7938"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3985" t="22060" r="21215" b="21213"/>
                      <a:stretch/>
                    </pic:blipFill>
                    <pic:spPr bwMode="auto">
                      <a:xfrm rot="16200000">
                        <a:off x="0" y="0"/>
                        <a:ext cx="6956478" cy="5175784"/>
                      </a:xfrm>
                      <a:prstGeom prst="rect">
                        <a:avLst/>
                      </a:prstGeom>
                      <a:ln>
                        <a:noFill/>
                      </a:ln>
                      <a:extLst>
                        <a:ext uri="{53640926-AAD7-44D8-BBD7-CCE9431645EC}">
                          <a14:shadowObscured xmlns:a14="http://schemas.microsoft.com/office/drawing/2010/main"/>
                        </a:ext>
                      </a:extLst>
                    </pic:spPr>
                  </pic:pic>
                </a:graphicData>
              </a:graphic>
            </wp:inline>
          </w:drawing>
        </w:r>
      </w:ins>
    </w:p>
    <w:p w14:paraId="29806F7B" w14:textId="77777777" w:rsidR="00CB7C92" w:rsidRDefault="00CB7C92" w:rsidP="00CB7C92"/>
    <w:p w14:paraId="3F418173" w14:textId="33545E9A" w:rsidR="00CB7C92" w:rsidDel="00AF0D50" w:rsidRDefault="00CB7C92" w:rsidP="00CB7C92">
      <w:pPr>
        <w:rPr>
          <w:del w:id="824" w:author="Genya Gluckman" w:date="2015-09-01T13:19:00Z"/>
        </w:rPr>
      </w:pPr>
      <w:del w:id="825" w:author="Genya Gluckman" w:date="2015-09-01T12:50:00Z">
        <w:r w:rsidRPr="00FB3782" w:rsidDel="00382E2B">
          <w:rPr>
            <w:noProof/>
            <w:lang w:eastAsia="en-ZA"/>
          </w:rPr>
          <w:drawing>
            <wp:anchor distT="0" distB="0" distL="114300" distR="114300" simplePos="0" relativeHeight="251659264" behindDoc="0" locked="0" layoutInCell="1" allowOverlap="1" wp14:anchorId="3D6A552E" wp14:editId="4DA4D4C1">
              <wp:simplePos x="0" y="0"/>
              <wp:positionH relativeFrom="column">
                <wp:posOffset>-927100</wp:posOffset>
              </wp:positionH>
              <wp:positionV relativeFrom="paragraph">
                <wp:posOffset>181610</wp:posOffset>
              </wp:positionV>
              <wp:extent cx="7455535" cy="5372100"/>
              <wp:effectExtent l="318" t="0" r="12382" b="12383"/>
              <wp:wrapTight wrapText="bothSides">
                <wp:wrapPolygon edited="0">
                  <wp:start x="21599" y="12663"/>
                  <wp:lineTo x="20642" y="12663"/>
                  <wp:lineTo x="20422" y="10620"/>
                  <wp:lineTo x="19244" y="10416"/>
                  <wp:lineTo x="18803" y="9905"/>
                  <wp:lineTo x="18361" y="9599"/>
                  <wp:lineTo x="18067" y="9497"/>
                  <wp:lineTo x="16889" y="6331"/>
                  <wp:lineTo x="16742" y="5616"/>
                  <wp:lineTo x="14535" y="5616"/>
                  <wp:lineTo x="14535" y="4084"/>
                  <wp:lineTo x="13652" y="-1"/>
                  <wp:lineTo x="11002" y="-1"/>
                  <wp:lineTo x="9825" y="5514"/>
                  <wp:lineTo x="5115" y="5616"/>
                  <wp:lineTo x="3938" y="6126"/>
                  <wp:lineTo x="3864" y="6126"/>
                  <wp:lineTo x="2760" y="6637"/>
                  <wp:lineTo x="1583" y="9088"/>
                  <wp:lineTo x="406" y="18382"/>
                  <wp:lineTo x="38" y="18484"/>
                  <wp:lineTo x="38" y="20629"/>
                  <wp:lineTo x="2760" y="20731"/>
                  <wp:lineTo x="3938" y="21548"/>
                  <wp:lineTo x="14387" y="21548"/>
                  <wp:lineTo x="14535" y="20629"/>
                  <wp:lineTo x="20422" y="20935"/>
                  <wp:lineTo x="20422" y="15420"/>
                  <wp:lineTo x="21599" y="15216"/>
                  <wp:lineTo x="21599" y="1266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rot="16200000">
                        <a:off x="0" y="0"/>
                        <a:ext cx="7455535" cy="5372100"/>
                      </a:xfrm>
                      <a:prstGeom prst="rect">
                        <a:avLst/>
                      </a:prstGeom>
                      <a:noFill/>
                      <a:ln>
                        <a:noFill/>
                      </a:ln>
                    </pic:spPr>
                  </pic:pic>
                </a:graphicData>
              </a:graphic>
              <wp14:sizeRelH relativeFrom="page">
                <wp14:pctWidth>0</wp14:pctWidth>
              </wp14:sizeRelH>
              <wp14:sizeRelV relativeFrom="page">
                <wp14:pctHeight>0</wp14:pctHeight>
              </wp14:sizeRelV>
            </wp:anchor>
          </w:drawing>
        </w:r>
      </w:del>
      <w:ins w:id="826" w:author="Genya Gluckman" w:date="2015-09-01T12:50:00Z">
        <w:r w:rsidR="00382E2B" w:rsidRPr="00382E2B">
          <w:t xml:space="preserve"> </w:t>
        </w:r>
      </w:ins>
    </w:p>
    <w:p w14:paraId="4F0FE25B" w14:textId="09408F7A" w:rsidR="00CB7C92" w:rsidDel="00AF0D50" w:rsidRDefault="00CB7C92" w:rsidP="00CB7C92">
      <w:pPr>
        <w:rPr>
          <w:del w:id="827" w:author="Genya Gluckman" w:date="2015-09-01T13:19:00Z"/>
        </w:rPr>
      </w:pPr>
    </w:p>
    <w:p w14:paraId="2F6BA523" w14:textId="232FD27A" w:rsidR="00CB7C92" w:rsidDel="00AF0D50" w:rsidRDefault="00CB7C92" w:rsidP="00CB7C92">
      <w:pPr>
        <w:rPr>
          <w:del w:id="828" w:author="Genya Gluckman" w:date="2015-09-01T13:19:00Z"/>
        </w:rPr>
      </w:pPr>
    </w:p>
    <w:p w14:paraId="4FAAEEA7" w14:textId="77777777" w:rsidR="00CB7C92" w:rsidDel="00AF0D50" w:rsidRDefault="00CB7C92" w:rsidP="00CB7C92">
      <w:pPr>
        <w:rPr>
          <w:del w:id="829" w:author="Genya Gluckman" w:date="2015-09-01T13:19:00Z"/>
        </w:rPr>
      </w:pPr>
    </w:p>
    <w:p w14:paraId="6B926CAF" w14:textId="77777777" w:rsidR="00CB7C92" w:rsidDel="00AF0D50" w:rsidRDefault="00CB7C92" w:rsidP="00CB7C92">
      <w:pPr>
        <w:rPr>
          <w:del w:id="830" w:author="Genya Gluckman" w:date="2015-09-01T13:19:00Z"/>
        </w:rPr>
      </w:pPr>
    </w:p>
    <w:p w14:paraId="6B60649E" w14:textId="77777777" w:rsidR="00CB7C92" w:rsidDel="00AF0D50" w:rsidRDefault="00CB7C92" w:rsidP="00CB7C92">
      <w:pPr>
        <w:rPr>
          <w:del w:id="831" w:author="Genya Gluckman" w:date="2015-09-01T13:19:00Z"/>
        </w:rPr>
      </w:pPr>
    </w:p>
    <w:p w14:paraId="6C00E2BA" w14:textId="77777777" w:rsidR="00CB7C92" w:rsidDel="00AF0D50" w:rsidRDefault="00CB7C92" w:rsidP="00CB7C92">
      <w:pPr>
        <w:rPr>
          <w:del w:id="832" w:author="Genya Gluckman" w:date="2015-09-01T13:19:00Z"/>
        </w:rPr>
      </w:pPr>
    </w:p>
    <w:p w14:paraId="7906F7F9" w14:textId="77777777" w:rsidR="00CB7C92" w:rsidDel="00AF0D50" w:rsidRDefault="00CB7C92" w:rsidP="00CB7C92">
      <w:pPr>
        <w:rPr>
          <w:del w:id="833" w:author="Genya Gluckman" w:date="2015-09-01T13:19:00Z"/>
        </w:rPr>
      </w:pPr>
    </w:p>
    <w:p w14:paraId="1B63F5C8" w14:textId="77777777" w:rsidR="00CB7C92" w:rsidDel="00AF0D50" w:rsidRDefault="00CB7C92" w:rsidP="00CB7C92">
      <w:pPr>
        <w:rPr>
          <w:del w:id="834" w:author="Genya Gluckman" w:date="2015-09-01T13:19:00Z"/>
        </w:rPr>
      </w:pPr>
    </w:p>
    <w:p w14:paraId="64D8C9E7" w14:textId="77777777" w:rsidR="00CB7C92" w:rsidDel="00AF0D50" w:rsidRDefault="00CB7C92" w:rsidP="00CB7C92">
      <w:pPr>
        <w:rPr>
          <w:del w:id="835" w:author="Genya Gluckman" w:date="2015-09-01T13:19:00Z"/>
        </w:rPr>
      </w:pPr>
    </w:p>
    <w:p w14:paraId="6BC6915C" w14:textId="77777777" w:rsidR="00CB7C92" w:rsidDel="00AF0D50" w:rsidRDefault="00CB7C92" w:rsidP="00CB7C92">
      <w:pPr>
        <w:rPr>
          <w:del w:id="836" w:author="Genya Gluckman" w:date="2015-09-01T13:19:00Z"/>
        </w:rPr>
      </w:pPr>
    </w:p>
    <w:p w14:paraId="3BC36C96" w14:textId="77777777" w:rsidR="00CB7C92" w:rsidDel="00AF0D50" w:rsidRDefault="00CB7C92" w:rsidP="00CB7C92">
      <w:pPr>
        <w:rPr>
          <w:del w:id="837" w:author="Genya Gluckman" w:date="2015-09-01T13:19:00Z"/>
        </w:rPr>
      </w:pPr>
    </w:p>
    <w:p w14:paraId="53297B33" w14:textId="77777777" w:rsidR="00CB7C92" w:rsidDel="00AF0D50" w:rsidRDefault="00CB7C92" w:rsidP="00CB7C92">
      <w:pPr>
        <w:rPr>
          <w:del w:id="838" w:author="Genya Gluckman" w:date="2015-09-01T13:19:00Z"/>
        </w:rPr>
      </w:pPr>
    </w:p>
    <w:p w14:paraId="79684304" w14:textId="77777777" w:rsidR="00CB7C92" w:rsidDel="00AF0D50" w:rsidRDefault="00CB7C92" w:rsidP="00CB7C92">
      <w:pPr>
        <w:rPr>
          <w:del w:id="839" w:author="Genya Gluckman" w:date="2015-09-01T13:19:00Z"/>
        </w:rPr>
      </w:pPr>
    </w:p>
    <w:p w14:paraId="2FDFFB72" w14:textId="301854EE" w:rsidR="00CB7C92" w:rsidDel="00AF0D50" w:rsidRDefault="00CB7C92" w:rsidP="00CB7C92">
      <w:pPr>
        <w:rPr>
          <w:del w:id="840" w:author="Genya Gluckman" w:date="2015-09-01T13:19:00Z"/>
        </w:rPr>
      </w:pPr>
    </w:p>
    <w:p w14:paraId="3EBE1C28" w14:textId="307EF99E" w:rsidR="00CB7C92" w:rsidDel="00AF0D50" w:rsidRDefault="00CB7C92" w:rsidP="00CB7C92">
      <w:pPr>
        <w:rPr>
          <w:del w:id="841" w:author="Genya Gluckman" w:date="2015-09-01T13:19:00Z"/>
        </w:rPr>
      </w:pPr>
    </w:p>
    <w:p w14:paraId="1E4AF8E9" w14:textId="123ADCFF" w:rsidR="00CB7C92" w:rsidDel="00AF0D50" w:rsidRDefault="00CB7C92" w:rsidP="00CB7C92">
      <w:pPr>
        <w:rPr>
          <w:del w:id="842" w:author="Genya Gluckman" w:date="2015-09-01T13:19:00Z"/>
        </w:rPr>
      </w:pPr>
    </w:p>
    <w:p w14:paraId="3D3BB5F9" w14:textId="773CD7C2" w:rsidR="00CB7C92" w:rsidDel="00AF0D50" w:rsidRDefault="00CB7C92" w:rsidP="00CB7C92">
      <w:pPr>
        <w:rPr>
          <w:del w:id="843" w:author="Genya Gluckman" w:date="2015-09-01T13:19:00Z"/>
        </w:rPr>
      </w:pPr>
    </w:p>
    <w:p w14:paraId="36C0D531" w14:textId="742E255C" w:rsidR="00CB7C92" w:rsidDel="00AF0D50" w:rsidRDefault="00CB7C92" w:rsidP="00CB7C92">
      <w:pPr>
        <w:rPr>
          <w:del w:id="844" w:author="Genya Gluckman" w:date="2015-09-01T13:19:00Z"/>
        </w:rPr>
      </w:pPr>
    </w:p>
    <w:p w14:paraId="1EBF9A6F" w14:textId="295C2C3D" w:rsidR="00CB7C92" w:rsidDel="00AF0D50" w:rsidRDefault="00CB7C92" w:rsidP="00CB7C92">
      <w:pPr>
        <w:rPr>
          <w:del w:id="845" w:author="Genya Gluckman" w:date="2015-09-01T13:19:00Z"/>
        </w:rPr>
      </w:pPr>
    </w:p>
    <w:p w14:paraId="379461CD" w14:textId="5019F6B4" w:rsidR="00CB7C92" w:rsidDel="00AF0D50" w:rsidRDefault="00CB7C92" w:rsidP="00CB7C92">
      <w:pPr>
        <w:rPr>
          <w:del w:id="846" w:author="Genya Gluckman" w:date="2015-09-01T13:19:00Z"/>
        </w:rPr>
      </w:pPr>
    </w:p>
    <w:p w14:paraId="5278C845" w14:textId="0F1A295E" w:rsidR="00CB7C92" w:rsidDel="00AF0D50" w:rsidRDefault="00CB7C92" w:rsidP="00CB7C92">
      <w:pPr>
        <w:rPr>
          <w:del w:id="847" w:author="Genya Gluckman" w:date="2015-09-01T13:19:00Z"/>
        </w:rPr>
      </w:pPr>
    </w:p>
    <w:p w14:paraId="7EA7CDE3" w14:textId="77777777" w:rsidR="00CB7C92" w:rsidRDefault="00CB7C92" w:rsidP="00CB7C92"/>
    <w:p w14:paraId="4184B2F5" w14:textId="5492FE25" w:rsidR="00015D34" w:rsidRDefault="00CB7C92" w:rsidP="002C1E42">
      <w:pPr>
        <w:jc w:val="center"/>
        <w:rPr>
          <w:rFonts w:eastAsiaTheme="majorEastAsia" w:cstheme="majorBidi"/>
          <w:b/>
          <w:color w:val="000000" w:themeColor="text1"/>
          <w:sz w:val="36"/>
          <w:szCs w:val="32"/>
        </w:rPr>
      </w:pPr>
      <w:r>
        <w:rPr>
          <w:i/>
        </w:rPr>
        <w:t>Figure 9 Analysis Class Diagram for eduActiv system</w:t>
      </w:r>
      <w:r w:rsidR="00015D34">
        <w:br w:type="page"/>
      </w:r>
    </w:p>
    <w:p w14:paraId="21369969" w14:textId="77777777" w:rsidR="002C1E42" w:rsidRDefault="002C1E42" w:rsidP="002C1E42">
      <w:pPr>
        <w:pStyle w:val="Heading1"/>
      </w:pPr>
      <w:bookmarkStart w:id="848" w:name="_Toc290574122"/>
      <w:bookmarkStart w:id="849" w:name="_Toc418840346"/>
      <w:r w:rsidRPr="000D2461">
        <w:rPr>
          <w:color w:val="auto"/>
        </w:rPr>
        <w:lastRenderedPageBreak/>
        <w:t>10.</w:t>
      </w:r>
      <w:r>
        <w:t xml:space="preserve"> Use Case Point Estimate</w:t>
      </w:r>
      <w:bookmarkEnd w:id="848"/>
      <w:bookmarkEnd w:id="849"/>
    </w:p>
    <w:p w14:paraId="46A80B97" w14:textId="77777777" w:rsidR="002C1E42" w:rsidRDefault="002C1E42" w:rsidP="002C1E42"/>
    <w:p w14:paraId="37D16D68" w14:textId="67D9D908" w:rsidR="002C1E42" w:rsidRDefault="002C1E42" w:rsidP="002C1E42">
      <w:r>
        <w:t xml:space="preserve">The purpose of the use case point estimate is to calculate </w:t>
      </w:r>
      <w:r w:rsidR="00667029">
        <w:t>the</w:t>
      </w:r>
      <w:r>
        <w:t xml:space="preserve"> complexity of the </w:t>
      </w:r>
      <w:r w:rsidR="00667029">
        <w:t xml:space="preserve">eduActiv </w:t>
      </w:r>
      <w:r>
        <w:t xml:space="preserve">system that needs to be created, based on the actors in the system. This is done using the use cases identified above, which range from simple </w:t>
      </w:r>
      <w:r w:rsidRPr="009D48AC">
        <w:t xml:space="preserve">(e.g. automatic email notification) to </w:t>
      </w:r>
      <w:r>
        <w:t>co</w:t>
      </w:r>
      <w:r w:rsidRPr="009D48AC">
        <w:t xml:space="preserve">mplex (e.g. uploading content). Using </w:t>
      </w:r>
      <w:r>
        <w:t xml:space="preserve">these use cases, an estimate for the time and effort required to develop the system can be created. </w:t>
      </w:r>
    </w:p>
    <w:p w14:paraId="785F088B" w14:textId="77777777" w:rsidR="002C1E42" w:rsidRDefault="002C1E42" w:rsidP="002C1E42"/>
    <w:p w14:paraId="70D7AD8F" w14:textId="77777777" w:rsidR="002C1E42" w:rsidRDefault="002C1E42" w:rsidP="002C1E42">
      <w:r>
        <w:t xml:space="preserve">This estimate is effected by four main factors namely: </w:t>
      </w:r>
    </w:p>
    <w:p w14:paraId="1D2A4AE7" w14:textId="77777777" w:rsidR="002C1E42" w:rsidRDefault="002C1E42" w:rsidP="002C1E42">
      <w:pPr>
        <w:pStyle w:val="ListParagraph"/>
        <w:numPr>
          <w:ilvl w:val="0"/>
          <w:numId w:val="19"/>
        </w:numPr>
      </w:pPr>
      <w:r>
        <w:t xml:space="preserve">The numbers of actors in relation to their complexity level </w:t>
      </w:r>
    </w:p>
    <w:p w14:paraId="7A882E72" w14:textId="77777777" w:rsidR="002C1E42" w:rsidRDefault="002C1E42" w:rsidP="002C1E42">
      <w:pPr>
        <w:pStyle w:val="ListParagraph"/>
        <w:numPr>
          <w:ilvl w:val="0"/>
          <w:numId w:val="19"/>
        </w:numPr>
      </w:pPr>
      <w:r>
        <w:t xml:space="preserve">The number of transactions per use case </w:t>
      </w:r>
    </w:p>
    <w:p w14:paraId="556AC3E6" w14:textId="77777777" w:rsidR="002C1E42" w:rsidRDefault="002C1E42" w:rsidP="002C1E42">
      <w:pPr>
        <w:pStyle w:val="ListParagraph"/>
        <w:numPr>
          <w:ilvl w:val="0"/>
          <w:numId w:val="19"/>
        </w:numPr>
      </w:pPr>
      <w:r>
        <w:t>The technical requirements for each use case</w:t>
      </w:r>
    </w:p>
    <w:p w14:paraId="7BEA2B63" w14:textId="77777777" w:rsidR="002C1E42" w:rsidRPr="00160C7D" w:rsidRDefault="002C1E42" w:rsidP="002C1E42">
      <w:pPr>
        <w:pStyle w:val="ListParagraph"/>
        <w:numPr>
          <w:ilvl w:val="0"/>
          <w:numId w:val="19"/>
        </w:numPr>
      </w:pPr>
      <w:r>
        <w:t>The environmental factors</w:t>
      </w:r>
    </w:p>
    <w:p w14:paraId="618F7730" w14:textId="77777777" w:rsidR="002C1E42" w:rsidRDefault="002C1E42" w:rsidP="002C1E42"/>
    <w:p w14:paraId="57DC60F3" w14:textId="77777777" w:rsidR="002C1E42" w:rsidRDefault="002C1E42" w:rsidP="002C1E42">
      <w:pPr>
        <w:pStyle w:val="Heading2"/>
        <w:spacing w:after="240"/>
      </w:pPr>
      <w:bookmarkStart w:id="850" w:name="_Toc290574123"/>
      <w:bookmarkStart w:id="851" w:name="_Toc418840347"/>
      <w:r>
        <w:rPr>
          <w:color w:val="auto"/>
        </w:rPr>
        <w:t>10</w:t>
      </w:r>
      <w:r>
        <w:t>.1 Unadjusted Actor Weighting (UAW)</w:t>
      </w:r>
      <w:bookmarkEnd w:id="850"/>
      <w:bookmarkEnd w:id="851"/>
    </w:p>
    <w:p w14:paraId="3C80356D" w14:textId="77777777" w:rsidR="002C1E42" w:rsidRPr="00FC2D51" w:rsidRDefault="002C1E42" w:rsidP="002C1E42">
      <w:r>
        <w:t>The UAW assigns a complexity level to each of the actors that were identified in the use cases. The complexity level is assigned based on type of interaction that takes place (namely, through the API (application programming interface), a communication protocol or human interaction using the GUI (graphical user interface)).</w:t>
      </w:r>
    </w:p>
    <w:p w14:paraId="1D8E66B3" w14:textId="77777777" w:rsidR="002C1E42" w:rsidRPr="00160C7D" w:rsidRDefault="002C1E42" w:rsidP="002C1E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3"/>
        <w:gridCol w:w="3575"/>
        <w:gridCol w:w="1257"/>
        <w:gridCol w:w="1396"/>
        <w:gridCol w:w="1305"/>
      </w:tblGrid>
      <w:tr w:rsidR="002C1E42" w:rsidRPr="00436E00" w14:paraId="770F7F1F" w14:textId="77777777" w:rsidTr="002C1E42">
        <w:tc>
          <w:tcPr>
            <w:tcW w:w="1504" w:type="dxa"/>
            <w:shd w:val="clear" w:color="auto" w:fill="FCF5FD"/>
          </w:tcPr>
          <w:p w14:paraId="7B069B2B" w14:textId="77777777" w:rsidR="002C1E42" w:rsidRPr="00E05D61" w:rsidRDefault="002C1E42" w:rsidP="002C1E42">
            <w:pPr>
              <w:spacing w:before="240"/>
              <w:jc w:val="center"/>
              <w:rPr>
                <w:rStyle w:val="SubtleEmphasis"/>
              </w:rPr>
            </w:pPr>
            <w:r>
              <w:rPr>
                <w:rStyle w:val="SubtleEmphasis"/>
              </w:rPr>
              <w:t>Actor Category</w:t>
            </w:r>
          </w:p>
        </w:tc>
        <w:tc>
          <w:tcPr>
            <w:tcW w:w="3707" w:type="dxa"/>
            <w:shd w:val="clear" w:color="auto" w:fill="FCF5FD"/>
          </w:tcPr>
          <w:p w14:paraId="477BBF06" w14:textId="77777777" w:rsidR="002C1E42" w:rsidRPr="00E05D61" w:rsidRDefault="002C1E42" w:rsidP="002C1E42">
            <w:pPr>
              <w:spacing w:before="240"/>
              <w:jc w:val="center"/>
              <w:rPr>
                <w:rStyle w:val="SubtleEmphasis"/>
              </w:rPr>
            </w:pPr>
            <w:r w:rsidRPr="00E05D61">
              <w:rPr>
                <w:rStyle w:val="SubtleEmphasis"/>
              </w:rPr>
              <w:t>Description</w:t>
            </w:r>
          </w:p>
        </w:tc>
        <w:tc>
          <w:tcPr>
            <w:tcW w:w="1276" w:type="dxa"/>
            <w:shd w:val="clear" w:color="auto" w:fill="FCF5FD"/>
          </w:tcPr>
          <w:p w14:paraId="715C3380" w14:textId="77777777" w:rsidR="002C1E42" w:rsidRPr="00E05D61" w:rsidRDefault="002C1E42" w:rsidP="002C1E42">
            <w:pPr>
              <w:spacing w:before="240"/>
              <w:jc w:val="center"/>
              <w:rPr>
                <w:rStyle w:val="SubtleEmphasis"/>
              </w:rPr>
            </w:pPr>
            <w:r w:rsidRPr="00E05D61">
              <w:rPr>
                <w:rStyle w:val="SubtleEmphasis"/>
              </w:rPr>
              <w:t>Weight</w:t>
            </w:r>
          </w:p>
        </w:tc>
        <w:tc>
          <w:tcPr>
            <w:tcW w:w="1418" w:type="dxa"/>
            <w:shd w:val="clear" w:color="auto" w:fill="FCF5FD"/>
          </w:tcPr>
          <w:p w14:paraId="7930AC09" w14:textId="77777777" w:rsidR="002C1E42" w:rsidRPr="00E05D61" w:rsidRDefault="002C1E42" w:rsidP="002C1E42">
            <w:pPr>
              <w:spacing w:before="240"/>
              <w:jc w:val="center"/>
              <w:rPr>
                <w:rStyle w:val="SubtleEmphasis"/>
              </w:rPr>
            </w:pPr>
            <w:r w:rsidRPr="00E05D61">
              <w:rPr>
                <w:rStyle w:val="SubtleEmphasis"/>
              </w:rPr>
              <w:t>Number of Actors</w:t>
            </w:r>
          </w:p>
        </w:tc>
        <w:tc>
          <w:tcPr>
            <w:tcW w:w="1337" w:type="dxa"/>
            <w:shd w:val="clear" w:color="auto" w:fill="FCF5FD"/>
          </w:tcPr>
          <w:p w14:paraId="5B44BCE5" w14:textId="77777777" w:rsidR="002C1E42" w:rsidRPr="00E05D61" w:rsidRDefault="002C1E42" w:rsidP="002C1E42">
            <w:pPr>
              <w:spacing w:before="240"/>
              <w:jc w:val="center"/>
              <w:rPr>
                <w:rStyle w:val="SubtleEmphasis"/>
              </w:rPr>
            </w:pPr>
            <w:r w:rsidRPr="00E05D61">
              <w:rPr>
                <w:rStyle w:val="SubtleEmphasis"/>
              </w:rPr>
              <w:t>Score</w:t>
            </w:r>
          </w:p>
        </w:tc>
      </w:tr>
      <w:tr w:rsidR="002C1E42" w:rsidRPr="00436E00" w14:paraId="0E36E773" w14:textId="77777777" w:rsidTr="002C1E42">
        <w:tc>
          <w:tcPr>
            <w:tcW w:w="1504" w:type="dxa"/>
            <w:shd w:val="clear" w:color="auto" w:fill="FCF5FD"/>
          </w:tcPr>
          <w:p w14:paraId="288CB19D" w14:textId="77777777" w:rsidR="002C1E42" w:rsidRPr="00E05D61" w:rsidRDefault="002C1E42" w:rsidP="002C1E42">
            <w:pPr>
              <w:spacing w:before="240"/>
              <w:jc w:val="center"/>
              <w:rPr>
                <w:rStyle w:val="SubtleEmphasis"/>
              </w:rPr>
            </w:pPr>
            <w:r w:rsidRPr="00E05D61">
              <w:rPr>
                <w:rStyle w:val="SubtleEmphasis"/>
              </w:rPr>
              <w:t>Simple</w:t>
            </w:r>
          </w:p>
        </w:tc>
        <w:tc>
          <w:tcPr>
            <w:tcW w:w="3707" w:type="dxa"/>
          </w:tcPr>
          <w:p w14:paraId="3886967F" w14:textId="77777777" w:rsidR="002C1E42" w:rsidRPr="00436E00" w:rsidRDefault="002C1E42" w:rsidP="002C1E42">
            <w:pPr>
              <w:spacing w:before="240"/>
              <w:jc w:val="center"/>
              <w:rPr>
                <w:rFonts w:cs="Arial"/>
                <w:szCs w:val="24"/>
              </w:rPr>
            </w:pPr>
            <w:r>
              <w:rPr>
                <w:rFonts w:cs="Arial"/>
                <w:szCs w:val="24"/>
              </w:rPr>
              <w:t>Actors who interact with the system through a well-defined API.</w:t>
            </w:r>
          </w:p>
        </w:tc>
        <w:tc>
          <w:tcPr>
            <w:tcW w:w="1276" w:type="dxa"/>
          </w:tcPr>
          <w:p w14:paraId="1E486466" w14:textId="77777777" w:rsidR="002C1E42" w:rsidRPr="00436E00" w:rsidRDefault="002C1E42" w:rsidP="002C1E42">
            <w:pPr>
              <w:spacing w:before="240"/>
              <w:jc w:val="center"/>
              <w:rPr>
                <w:rFonts w:cs="Arial"/>
                <w:szCs w:val="24"/>
              </w:rPr>
            </w:pPr>
            <w:r>
              <w:rPr>
                <w:rFonts w:cs="Arial"/>
                <w:szCs w:val="24"/>
              </w:rPr>
              <w:t>1</w:t>
            </w:r>
          </w:p>
        </w:tc>
        <w:tc>
          <w:tcPr>
            <w:tcW w:w="1418" w:type="dxa"/>
          </w:tcPr>
          <w:p w14:paraId="5A4063DC" w14:textId="77777777" w:rsidR="002C1E42" w:rsidRPr="00436E00" w:rsidRDefault="002C1E42" w:rsidP="002C1E42">
            <w:pPr>
              <w:spacing w:before="240"/>
              <w:jc w:val="center"/>
              <w:rPr>
                <w:rFonts w:cs="Arial"/>
                <w:szCs w:val="24"/>
              </w:rPr>
            </w:pPr>
            <w:r>
              <w:rPr>
                <w:rFonts w:cs="Arial"/>
                <w:szCs w:val="24"/>
              </w:rPr>
              <w:t>3</w:t>
            </w:r>
          </w:p>
        </w:tc>
        <w:tc>
          <w:tcPr>
            <w:tcW w:w="1337" w:type="dxa"/>
          </w:tcPr>
          <w:p w14:paraId="7343E1B6" w14:textId="77777777" w:rsidR="002C1E42" w:rsidRPr="00436E00" w:rsidRDefault="002C1E42" w:rsidP="002C1E42">
            <w:pPr>
              <w:spacing w:before="240"/>
              <w:jc w:val="center"/>
              <w:rPr>
                <w:rFonts w:cs="Arial"/>
                <w:szCs w:val="24"/>
              </w:rPr>
            </w:pPr>
            <w:r>
              <w:rPr>
                <w:rFonts w:cs="Arial"/>
                <w:szCs w:val="24"/>
              </w:rPr>
              <w:t>3</w:t>
            </w:r>
          </w:p>
        </w:tc>
      </w:tr>
      <w:tr w:rsidR="002C1E42" w:rsidRPr="00436E00" w14:paraId="369D0F00" w14:textId="77777777" w:rsidTr="002C1E42">
        <w:tc>
          <w:tcPr>
            <w:tcW w:w="1504" w:type="dxa"/>
            <w:shd w:val="clear" w:color="auto" w:fill="FCF5FD"/>
          </w:tcPr>
          <w:p w14:paraId="6B59E2A5" w14:textId="77777777" w:rsidR="002C1E42" w:rsidRPr="00E05D61" w:rsidRDefault="002C1E42" w:rsidP="002C1E42">
            <w:pPr>
              <w:spacing w:before="240"/>
              <w:jc w:val="center"/>
              <w:rPr>
                <w:rStyle w:val="SubtleEmphasis"/>
              </w:rPr>
            </w:pPr>
            <w:r w:rsidRPr="00E05D61">
              <w:rPr>
                <w:rStyle w:val="SubtleEmphasis"/>
              </w:rPr>
              <w:t>Average</w:t>
            </w:r>
          </w:p>
        </w:tc>
        <w:tc>
          <w:tcPr>
            <w:tcW w:w="3707" w:type="dxa"/>
          </w:tcPr>
          <w:p w14:paraId="7258B2CC" w14:textId="77777777" w:rsidR="002C1E42" w:rsidRPr="00436E00" w:rsidRDefault="002C1E42" w:rsidP="002C1E42">
            <w:pPr>
              <w:spacing w:before="240"/>
              <w:jc w:val="center"/>
              <w:rPr>
                <w:rFonts w:cs="Arial"/>
                <w:szCs w:val="24"/>
              </w:rPr>
            </w:pPr>
            <w:r>
              <w:t>Actors who interact with the system using a protocol-based interface.</w:t>
            </w:r>
          </w:p>
        </w:tc>
        <w:tc>
          <w:tcPr>
            <w:tcW w:w="1276" w:type="dxa"/>
          </w:tcPr>
          <w:p w14:paraId="4FD03AD0" w14:textId="77777777" w:rsidR="002C1E42" w:rsidRPr="00436E00" w:rsidRDefault="002C1E42" w:rsidP="002C1E42">
            <w:pPr>
              <w:spacing w:before="240"/>
              <w:jc w:val="center"/>
              <w:rPr>
                <w:rFonts w:cs="Arial"/>
                <w:szCs w:val="24"/>
              </w:rPr>
            </w:pPr>
            <w:r>
              <w:rPr>
                <w:rFonts w:cs="Arial"/>
                <w:szCs w:val="24"/>
              </w:rPr>
              <w:t>2</w:t>
            </w:r>
          </w:p>
        </w:tc>
        <w:tc>
          <w:tcPr>
            <w:tcW w:w="1418" w:type="dxa"/>
          </w:tcPr>
          <w:p w14:paraId="026D1D66" w14:textId="77777777" w:rsidR="002C1E42" w:rsidRPr="00436E00" w:rsidRDefault="002C1E42" w:rsidP="002C1E42">
            <w:pPr>
              <w:spacing w:before="240"/>
              <w:jc w:val="center"/>
              <w:rPr>
                <w:rFonts w:cs="Arial"/>
                <w:szCs w:val="24"/>
              </w:rPr>
            </w:pPr>
            <w:r>
              <w:rPr>
                <w:rFonts w:cs="Arial"/>
                <w:szCs w:val="24"/>
              </w:rPr>
              <w:t>3</w:t>
            </w:r>
          </w:p>
        </w:tc>
        <w:tc>
          <w:tcPr>
            <w:tcW w:w="1337" w:type="dxa"/>
          </w:tcPr>
          <w:p w14:paraId="2F0D91BF" w14:textId="77777777" w:rsidR="002C1E42" w:rsidRPr="00436E00" w:rsidRDefault="002C1E42" w:rsidP="002C1E42">
            <w:pPr>
              <w:spacing w:before="240"/>
              <w:jc w:val="center"/>
              <w:rPr>
                <w:rFonts w:cs="Arial"/>
                <w:szCs w:val="24"/>
              </w:rPr>
            </w:pPr>
            <w:r>
              <w:rPr>
                <w:rFonts w:cs="Arial"/>
                <w:szCs w:val="24"/>
              </w:rPr>
              <w:t>6</w:t>
            </w:r>
          </w:p>
        </w:tc>
      </w:tr>
      <w:tr w:rsidR="002C1E42" w:rsidRPr="00436E00" w14:paraId="0BDE704F" w14:textId="77777777" w:rsidTr="002C1E42">
        <w:tc>
          <w:tcPr>
            <w:tcW w:w="1504" w:type="dxa"/>
            <w:shd w:val="clear" w:color="auto" w:fill="FCF5FD"/>
          </w:tcPr>
          <w:p w14:paraId="42554FD6" w14:textId="77777777" w:rsidR="002C1E42" w:rsidRPr="00E05D61" w:rsidRDefault="002C1E42" w:rsidP="002C1E42">
            <w:pPr>
              <w:spacing w:before="240"/>
              <w:jc w:val="center"/>
              <w:rPr>
                <w:rStyle w:val="SubtleEmphasis"/>
              </w:rPr>
            </w:pPr>
            <w:r w:rsidRPr="00E05D61">
              <w:rPr>
                <w:rStyle w:val="SubtleEmphasis"/>
              </w:rPr>
              <w:t>Complex</w:t>
            </w:r>
          </w:p>
        </w:tc>
        <w:tc>
          <w:tcPr>
            <w:tcW w:w="3707" w:type="dxa"/>
          </w:tcPr>
          <w:p w14:paraId="5DE4A09A" w14:textId="77777777" w:rsidR="002C1E42" w:rsidRPr="00436E00" w:rsidRDefault="002C1E42" w:rsidP="002C1E42">
            <w:pPr>
              <w:spacing w:before="240"/>
              <w:jc w:val="center"/>
              <w:rPr>
                <w:rFonts w:cs="Arial"/>
                <w:szCs w:val="24"/>
              </w:rPr>
            </w:pPr>
            <w:r>
              <w:rPr>
                <w:rFonts w:cs="Arial"/>
                <w:szCs w:val="24"/>
              </w:rPr>
              <w:t>Human actors who interact with the system through the GUI.</w:t>
            </w:r>
          </w:p>
        </w:tc>
        <w:tc>
          <w:tcPr>
            <w:tcW w:w="1276" w:type="dxa"/>
          </w:tcPr>
          <w:p w14:paraId="26F22850" w14:textId="77777777" w:rsidR="002C1E42" w:rsidRPr="00436E00" w:rsidRDefault="002C1E42" w:rsidP="002C1E42">
            <w:pPr>
              <w:spacing w:before="240"/>
              <w:jc w:val="center"/>
              <w:rPr>
                <w:rFonts w:cs="Arial"/>
                <w:szCs w:val="24"/>
              </w:rPr>
            </w:pPr>
            <w:r>
              <w:rPr>
                <w:rFonts w:cs="Arial"/>
                <w:szCs w:val="24"/>
              </w:rPr>
              <w:t>3</w:t>
            </w:r>
          </w:p>
        </w:tc>
        <w:tc>
          <w:tcPr>
            <w:tcW w:w="1418" w:type="dxa"/>
          </w:tcPr>
          <w:p w14:paraId="33013BE9" w14:textId="77777777" w:rsidR="002C1E42" w:rsidRPr="00436E00" w:rsidRDefault="002C1E42" w:rsidP="002C1E42">
            <w:pPr>
              <w:spacing w:before="240"/>
              <w:jc w:val="center"/>
              <w:rPr>
                <w:rFonts w:cs="Arial"/>
                <w:szCs w:val="24"/>
              </w:rPr>
            </w:pPr>
            <w:r>
              <w:rPr>
                <w:rFonts w:cs="Arial"/>
                <w:szCs w:val="24"/>
              </w:rPr>
              <w:t>5</w:t>
            </w:r>
          </w:p>
        </w:tc>
        <w:tc>
          <w:tcPr>
            <w:tcW w:w="1337" w:type="dxa"/>
          </w:tcPr>
          <w:p w14:paraId="516431FC" w14:textId="77777777" w:rsidR="002C1E42" w:rsidRPr="00436E00" w:rsidRDefault="002C1E42" w:rsidP="002C1E42">
            <w:pPr>
              <w:spacing w:before="240"/>
              <w:jc w:val="center"/>
              <w:rPr>
                <w:rFonts w:cs="Arial"/>
                <w:szCs w:val="24"/>
              </w:rPr>
            </w:pPr>
            <w:r>
              <w:rPr>
                <w:rFonts w:cs="Arial"/>
                <w:szCs w:val="24"/>
              </w:rPr>
              <w:t>15</w:t>
            </w:r>
          </w:p>
        </w:tc>
      </w:tr>
      <w:tr w:rsidR="002C1E42" w:rsidRPr="00436E00" w14:paraId="2CC8678E" w14:textId="77777777" w:rsidTr="002C1E42">
        <w:tc>
          <w:tcPr>
            <w:tcW w:w="7905" w:type="dxa"/>
            <w:gridSpan w:val="4"/>
            <w:shd w:val="clear" w:color="auto" w:fill="FCF5FD"/>
          </w:tcPr>
          <w:p w14:paraId="6F873F6B" w14:textId="77777777" w:rsidR="002C1E42" w:rsidRPr="00E05D61" w:rsidRDefault="002C1E42" w:rsidP="002C1E42">
            <w:pPr>
              <w:spacing w:before="240"/>
              <w:rPr>
                <w:rFonts w:cs="Arial"/>
                <w:b/>
                <w:szCs w:val="24"/>
              </w:rPr>
            </w:pPr>
            <w:r w:rsidRPr="00E05D61">
              <w:rPr>
                <w:rStyle w:val="SubtleEmphasis"/>
                <w:b/>
              </w:rPr>
              <w:t>Unadjusted Actor Weighting (UAW)</w:t>
            </w:r>
          </w:p>
        </w:tc>
        <w:tc>
          <w:tcPr>
            <w:tcW w:w="1337" w:type="dxa"/>
            <w:shd w:val="clear" w:color="auto" w:fill="FCF5FD"/>
          </w:tcPr>
          <w:p w14:paraId="3298D8F8" w14:textId="77777777" w:rsidR="002C1E42" w:rsidRPr="00E05D61" w:rsidRDefault="002C1E42" w:rsidP="002C1E42">
            <w:pPr>
              <w:spacing w:before="240"/>
              <w:jc w:val="center"/>
              <w:rPr>
                <w:rFonts w:cs="Arial"/>
                <w:b/>
                <w:szCs w:val="24"/>
              </w:rPr>
            </w:pPr>
            <w:r>
              <w:rPr>
                <w:rFonts w:cs="Arial"/>
                <w:b/>
                <w:szCs w:val="24"/>
              </w:rPr>
              <w:t>24</w:t>
            </w:r>
          </w:p>
        </w:tc>
      </w:tr>
    </w:tbl>
    <w:p w14:paraId="1F3974AD" w14:textId="77777777" w:rsidR="002C1E42" w:rsidRDefault="002C1E42" w:rsidP="002C1E42"/>
    <w:p w14:paraId="7A3DCC43" w14:textId="77777777" w:rsidR="002C1E42" w:rsidRDefault="002C1E42" w:rsidP="002C1E42">
      <w:pPr>
        <w:pStyle w:val="Heading2"/>
        <w:spacing w:after="240"/>
      </w:pPr>
      <w:bookmarkStart w:id="852" w:name="_Toc290574124"/>
      <w:bookmarkStart w:id="853" w:name="_Toc418840348"/>
      <w:r>
        <w:rPr>
          <w:color w:val="auto"/>
        </w:rPr>
        <w:lastRenderedPageBreak/>
        <w:t>10</w:t>
      </w:r>
      <w:r>
        <w:t>.2 Unadjusted Use Case Weighting (UUCW)</w:t>
      </w:r>
      <w:bookmarkEnd w:id="852"/>
      <w:bookmarkEnd w:id="853"/>
    </w:p>
    <w:p w14:paraId="2FD2281E" w14:textId="5578C548" w:rsidR="002C1E42" w:rsidRDefault="002C1E42" w:rsidP="002C1E42">
      <w:r>
        <w:t xml:space="preserve">The unadjusted use case weighting takes into account each of the use cases and gives them a weighting based on the number of transactions involved in each. This will determine if the use case is </w:t>
      </w:r>
      <w:r w:rsidRPr="00785F93">
        <w:rPr>
          <w:b/>
        </w:rPr>
        <w:t>simple</w:t>
      </w:r>
      <w:r>
        <w:t xml:space="preserve"> (only access one database entity, has no more than </w:t>
      </w:r>
      <w:r w:rsidR="00667029">
        <w:t>3</w:t>
      </w:r>
      <w:r>
        <w:t xml:space="preserve"> steps and involves less than 5 classes), </w:t>
      </w:r>
      <w:r w:rsidRPr="00785F93">
        <w:rPr>
          <w:b/>
        </w:rPr>
        <w:t>average</w:t>
      </w:r>
      <w:r>
        <w:t xml:space="preserve"> (accesses </w:t>
      </w:r>
      <w:r w:rsidR="00667029">
        <w:t>2</w:t>
      </w:r>
      <w:r>
        <w:t xml:space="preserve"> or more database entities, has </w:t>
      </w:r>
      <w:r w:rsidR="00667029">
        <w:t>4-7</w:t>
      </w:r>
      <w:r>
        <w:t xml:space="preserve"> steps and uses </w:t>
      </w:r>
      <w:r w:rsidR="00667029">
        <w:t>5-10</w:t>
      </w:r>
      <w:r>
        <w:t xml:space="preserve"> classes) or </w:t>
      </w:r>
      <w:r w:rsidRPr="00785F93">
        <w:rPr>
          <w:b/>
        </w:rPr>
        <w:t>complex</w:t>
      </w:r>
      <w:r>
        <w:t xml:space="preserve"> (accesses </w:t>
      </w:r>
      <w:r w:rsidR="00667029">
        <w:t>3</w:t>
      </w:r>
      <w:r>
        <w:t xml:space="preserve"> or more database entities, has more than </w:t>
      </w:r>
      <w:r w:rsidR="00667029">
        <w:t>7</w:t>
      </w:r>
      <w:r>
        <w:t xml:space="preserve"> steps and uses more than </w:t>
      </w:r>
      <w:r w:rsidR="00667029">
        <w:t>10</w:t>
      </w:r>
      <w:r>
        <w:t xml:space="preserve"> classes).</w:t>
      </w:r>
    </w:p>
    <w:p w14:paraId="2C59D174" w14:textId="77777777" w:rsidR="002C1E42" w:rsidRDefault="002C1E42" w:rsidP="002C1E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9"/>
        <w:gridCol w:w="3580"/>
        <w:gridCol w:w="1257"/>
        <w:gridCol w:w="1396"/>
        <w:gridCol w:w="1304"/>
      </w:tblGrid>
      <w:tr w:rsidR="002C1E42" w:rsidRPr="00436E00" w14:paraId="52933768" w14:textId="77777777" w:rsidTr="002C1E42">
        <w:tc>
          <w:tcPr>
            <w:tcW w:w="1504" w:type="dxa"/>
            <w:shd w:val="clear" w:color="auto" w:fill="FCF5FD"/>
          </w:tcPr>
          <w:p w14:paraId="0CC51EB8" w14:textId="77777777" w:rsidR="002C1E42" w:rsidRPr="00E05D61" w:rsidRDefault="002C1E42" w:rsidP="002C1E42">
            <w:pPr>
              <w:spacing w:before="240"/>
              <w:jc w:val="center"/>
              <w:rPr>
                <w:rStyle w:val="SubtleEmphasis"/>
              </w:rPr>
            </w:pPr>
            <w:r>
              <w:rPr>
                <w:rStyle w:val="SubtleEmphasis"/>
              </w:rPr>
              <w:t>Use Case Type</w:t>
            </w:r>
          </w:p>
        </w:tc>
        <w:tc>
          <w:tcPr>
            <w:tcW w:w="3707" w:type="dxa"/>
            <w:shd w:val="clear" w:color="auto" w:fill="FCF5FD"/>
          </w:tcPr>
          <w:p w14:paraId="01382894" w14:textId="77777777" w:rsidR="002C1E42" w:rsidRPr="00E05D61" w:rsidRDefault="002C1E42" w:rsidP="002C1E42">
            <w:pPr>
              <w:spacing w:before="240"/>
              <w:jc w:val="center"/>
              <w:rPr>
                <w:rStyle w:val="SubtleEmphasis"/>
              </w:rPr>
            </w:pPr>
            <w:r w:rsidRPr="00E05D61">
              <w:rPr>
                <w:rStyle w:val="SubtleEmphasis"/>
              </w:rPr>
              <w:t>Description</w:t>
            </w:r>
          </w:p>
        </w:tc>
        <w:tc>
          <w:tcPr>
            <w:tcW w:w="1276" w:type="dxa"/>
            <w:shd w:val="clear" w:color="auto" w:fill="FCF5FD"/>
          </w:tcPr>
          <w:p w14:paraId="62795DED" w14:textId="77777777" w:rsidR="002C1E42" w:rsidRPr="00E05D61" w:rsidRDefault="002C1E42" w:rsidP="002C1E42">
            <w:pPr>
              <w:spacing w:before="240"/>
              <w:jc w:val="center"/>
              <w:rPr>
                <w:rStyle w:val="SubtleEmphasis"/>
              </w:rPr>
            </w:pPr>
            <w:r w:rsidRPr="00E05D61">
              <w:rPr>
                <w:rStyle w:val="SubtleEmphasis"/>
              </w:rPr>
              <w:t>Weight</w:t>
            </w:r>
          </w:p>
        </w:tc>
        <w:tc>
          <w:tcPr>
            <w:tcW w:w="1418" w:type="dxa"/>
            <w:shd w:val="clear" w:color="auto" w:fill="FCF5FD"/>
          </w:tcPr>
          <w:p w14:paraId="651534B9" w14:textId="77777777" w:rsidR="002C1E42" w:rsidRPr="00E05D61" w:rsidRDefault="002C1E42" w:rsidP="002C1E42">
            <w:pPr>
              <w:spacing w:before="240"/>
              <w:jc w:val="center"/>
              <w:rPr>
                <w:rStyle w:val="SubtleEmphasis"/>
              </w:rPr>
            </w:pPr>
            <w:r w:rsidRPr="00E05D61">
              <w:rPr>
                <w:rStyle w:val="SubtleEmphasis"/>
              </w:rPr>
              <w:t xml:space="preserve">Number of </w:t>
            </w:r>
            <w:r>
              <w:rPr>
                <w:rStyle w:val="SubtleEmphasis"/>
              </w:rPr>
              <w:t>Use Cases</w:t>
            </w:r>
          </w:p>
        </w:tc>
        <w:tc>
          <w:tcPr>
            <w:tcW w:w="1337" w:type="dxa"/>
            <w:shd w:val="clear" w:color="auto" w:fill="FCF5FD"/>
          </w:tcPr>
          <w:p w14:paraId="79948A86" w14:textId="77777777" w:rsidR="002C1E42" w:rsidRPr="00E05D61" w:rsidRDefault="002C1E42" w:rsidP="002C1E42">
            <w:pPr>
              <w:spacing w:before="240"/>
              <w:jc w:val="center"/>
              <w:rPr>
                <w:rStyle w:val="SubtleEmphasis"/>
              </w:rPr>
            </w:pPr>
            <w:r w:rsidRPr="00E05D61">
              <w:rPr>
                <w:rStyle w:val="SubtleEmphasis"/>
              </w:rPr>
              <w:t>Score</w:t>
            </w:r>
          </w:p>
        </w:tc>
      </w:tr>
      <w:tr w:rsidR="002C1E42" w:rsidRPr="00436E00" w14:paraId="692B6BB0" w14:textId="77777777" w:rsidTr="002C1E42">
        <w:tc>
          <w:tcPr>
            <w:tcW w:w="1504" w:type="dxa"/>
            <w:shd w:val="clear" w:color="auto" w:fill="FCF5FD"/>
          </w:tcPr>
          <w:p w14:paraId="74C16D04" w14:textId="77777777" w:rsidR="002C1E42" w:rsidRPr="00E05D61" w:rsidRDefault="002C1E42" w:rsidP="002C1E42">
            <w:pPr>
              <w:spacing w:before="240"/>
              <w:jc w:val="center"/>
              <w:rPr>
                <w:rStyle w:val="SubtleEmphasis"/>
              </w:rPr>
            </w:pPr>
            <w:r w:rsidRPr="00E05D61">
              <w:rPr>
                <w:rStyle w:val="SubtleEmphasis"/>
              </w:rPr>
              <w:t>Simple</w:t>
            </w:r>
          </w:p>
        </w:tc>
        <w:tc>
          <w:tcPr>
            <w:tcW w:w="3707" w:type="dxa"/>
          </w:tcPr>
          <w:p w14:paraId="3B80234C" w14:textId="77777777" w:rsidR="002C1E42" w:rsidRPr="00436E00" w:rsidRDefault="002C1E42" w:rsidP="002C1E42">
            <w:pPr>
              <w:spacing w:before="240"/>
              <w:jc w:val="center"/>
              <w:rPr>
                <w:rFonts w:cs="Arial"/>
                <w:szCs w:val="24"/>
              </w:rPr>
            </w:pPr>
            <w:r>
              <w:rPr>
                <w:rFonts w:cs="Arial"/>
                <w:szCs w:val="24"/>
              </w:rPr>
              <w:t>1-3 transactions</w:t>
            </w:r>
          </w:p>
        </w:tc>
        <w:tc>
          <w:tcPr>
            <w:tcW w:w="1276" w:type="dxa"/>
          </w:tcPr>
          <w:p w14:paraId="3DD6E35D" w14:textId="77777777" w:rsidR="002C1E42" w:rsidRPr="00436E00" w:rsidRDefault="002C1E42" w:rsidP="002C1E42">
            <w:pPr>
              <w:spacing w:before="240"/>
              <w:jc w:val="center"/>
              <w:rPr>
                <w:rFonts w:cs="Arial"/>
                <w:szCs w:val="24"/>
              </w:rPr>
            </w:pPr>
            <w:r>
              <w:rPr>
                <w:rFonts w:cs="Arial"/>
                <w:szCs w:val="24"/>
              </w:rPr>
              <w:t>5</w:t>
            </w:r>
          </w:p>
        </w:tc>
        <w:tc>
          <w:tcPr>
            <w:tcW w:w="1418" w:type="dxa"/>
          </w:tcPr>
          <w:p w14:paraId="77DD4EEF" w14:textId="77777777" w:rsidR="002C1E42" w:rsidRPr="00436E00" w:rsidRDefault="002C1E42" w:rsidP="002C1E42">
            <w:pPr>
              <w:spacing w:before="240"/>
              <w:jc w:val="center"/>
              <w:rPr>
                <w:rFonts w:cs="Arial"/>
                <w:szCs w:val="24"/>
              </w:rPr>
            </w:pPr>
            <w:r>
              <w:rPr>
                <w:rFonts w:cs="Arial"/>
                <w:szCs w:val="24"/>
              </w:rPr>
              <w:t>1</w:t>
            </w:r>
          </w:p>
        </w:tc>
        <w:tc>
          <w:tcPr>
            <w:tcW w:w="1337" w:type="dxa"/>
          </w:tcPr>
          <w:p w14:paraId="002A131A" w14:textId="77777777" w:rsidR="002C1E42" w:rsidRPr="00436E00" w:rsidRDefault="002C1E42" w:rsidP="002C1E42">
            <w:pPr>
              <w:spacing w:before="240"/>
              <w:jc w:val="center"/>
              <w:rPr>
                <w:rFonts w:cs="Arial"/>
                <w:szCs w:val="24"/>
              </w:rPr>
            </w:pPr>
            <w:r>
              <w:rPr>
                <w:rFonts w:cs="Arial"/>
                <w:szCs w:val="24"/>
              </w:rPr>
              <w:t>5</w:t>
            </w:r>
          </w:p>
        </w:tc>
      </w:tr>
      <w:tr w:rsidR="002C1E42" w:rsidRPr="00436E00" w14:paraId="775D236F" w14:textId="77777777" w:rsidTr="002C1E42">
        <w:tc>
          <w:tcPr>
            <w:tcW w:w="1504" w:type="dxa"/>
            <w:shd w:val="clear" w:color="auto" w:fill="FCF5FD"/>
          </w:tcPr>
          <w:p w14:paraId="41CF3553" w14:textId="77777777" w:rsidR="002C1E42" w:rsidRPr="00E05D61" w:rsidRDefault="002C1E42" w:rsidP="002C1E42">
            <w:pPr>
              <w:spacing w:before="240"/>
              <w:jc w:val="center"/>
              <w:rPr>
                <w:rStyle w:val="SubtleEmphasis"/>
              </w:rPr>
            </w:pPr>
            <w:r w:rsidRPr="00E05D61">
              <w:rPr>
                <w:rStyle w:val="SubtleEmphasis"/>
              </w:rPr>
              <w:t>Average</w:t>
            </w:r>
          </w:p>
        </w:tc>
        <w:tc>
          <w:tcPr>
            <w:tcW w:w="3707" w:type="dxa"/>
          </w:tcPr>
          <w:p w14:paraId="453D9914" w14:textId="77777777" w:rsidR="002C1E42" w:rsidRPr="00436E00" w:rsidRDefault="002C1E42" w:rsidP="002C1E42">
            <w:pPr>
              <w:spacing w:before="240"/>
              <w:jc w:val="center"/>
              <w:rPr>
                <w:rFonts w:cs="Arial"/>
                <w:szCs w:val="24"/>
              </w:rPr>
            </w:pPr>
            <w:r>
              <w:t>4-7 transactions</w:t>
            </w:r>
          </w:p>
        </w:tc>
        <w:tc>
          <w:tcPr>
            <w:tcW w:w="1276" w:type="dxa"/>
          </w:tcPr>
          <w:p w14:paraId="67266BA1" w14:textId="77777777" w:rsidR="002C1E42" w:rsidRPr="00436E00" w:rsidRDefault="002C1E42" w:rsidP="002C1E42">
            <w:pPr>
              <w:spacing w:before="240"/>
              <w:jc w:val="center"/>
              <w:rPr>
                <w:rFonts w:cs="Arial"/>
                <w:szCs w:val="24"/>
              </w:rPr>
            </w:pPr>
            <w:r>
              <w:rPr>
                <w:rFonts w:cs="Arial"/>
                <w:szCs w:val="24"/>
              </w:rPr>
              <w:t>10</w:t>
            </w:r>
          </w:p>
        </w:tc>
        <w:tc>
          <w:tcPr>
            <w:tcW w:w="1418" w:type="dxa"/>
          </w:tcPr>
          <w:p w14:paraId="47FBF7BF" w14:textId="77777777" w:rsidR="002C1E42" w:rsidRPr="00436E00" w:rsidRDefault="002C1E42" w:rsidP="002C1E42">
            <w:pPr>
              <w:spacing w:before="240"/>
              <w:jc w:val="center"/>
              <w:rPr>
                <w:rFonts w:cs="Arial"/>
                <w:szCs w:val="24"/>
              </w:rPr>
            </w:pPr>
            <w:r>
              <w:rPr>
                <w:rFonts w:cs="Arial"/>
                <w:szCs w:val="24"/>
              </w:rPr>
              <w:t>4</w:t>
            </w:r>
          </w:p>
        </w:tc>
        <w:tc>
          <w:tcPr>
            <w:tcW w:w="1337" w:type="dxa"/>
          </w:tcPr>
          <w:p w14:paraId="285C48AF" w14:textId="77777777" w:rsidR="002C1E42" w:rsidRPr="00436E00" w:rsidRDefault="002C1E42" w:rsidP="002C1E42">
            <w:pPr>
              <w:spacing w:before="240"/>
              <w:jc w:val="center"/>
              <w:rPr>
                <w:rFonts w:cs="Arial"/>
                <w:szCs w:val="24"/>
              </w:rPr>
            </w:pPr>
            <w:r>
              <w:rPr>
                <w:rFonts w:cs="Arial"/>
                <w:szCs w:val="24"/>
              </w:rPr>
              <w:t>40</w:t>
            </w:r>
          </w:p>
        </w:tc>
      </w:tr>
      <w:tr w:rsidR="002C1E42" w:rsidRPr="00436E00" w14:paraId="7A2446B0" w14:textId="77777777" w:rsidTr="002C1E42">
        <w:tc>
          <w:tcPr>
            <w:tcW w:w="1504" w:type="dxa"/>
            <w:shd w:val="clear" w:color="auto" w:fill="FCF5FD"/>
          </w:tcPr>
          <w:p w14:paraId="4B254C90" w14:textId="77777777" w:rsidR="002C1E42" w:rsidRPr="00E05D61" w:rsidRDefault="002C1E42" w:rsidP="002C1E42">
            <w:pPr>
              <w:spacing w:before="240"/>
              <w:jc w:val="center"/>
              <w:rPr>
                <w:rStyle w:val="SubtleEmphasis"/>
              </w:rPr>
            </w:pPr>
            <w:r w:rsidRPr="00E05D61">
              <w:rPr>
                <w:rStyle w:val="SubtleEmphasis"/>
              </w:rPr>
              <w:t>Complex</w:t>
            </w:r>
          </w:p>
        </w:tc>
        <w:tc>
          <w:tcPr>
            <w:tcW w:w="3707" w:type="dxa"/>
          </w:tcPr>
          <w:p w14:paraId="70F7183C" w14:textId="77777777" w:rsidR="002C1E42" w:rsidRPr="00436E00" w:rsidRDefault="002C1E42" w:rsidP="002C1E42">
            <w:pPr>
              <w:spacing w:before="240"/>
              <w:jc w:val="center"/>
              <w:rPr>
                <w:rFonts w:cs="Arial"/>
                <w:szCs w:val="24"/>
              </w:rPr>
            </w:pPr>
            <w:r>
              <w:rPr>
                <w:rFonts w:cs="Arial"/>
                <w:szCs w:val="24"/>
              </w:rPr>
              <w:t>8 or more transactions</w:t>
            </w:r>
          </w:p>
        </w:tc>
        <w:tc>
          <w:tcPr>
            <w:tcW w:w="1276" w:type="dxa"/>
          </w:tcPr>
          <w:p w14:paraId="5269B387" w14:textId="77777777" w:rsidR="002C1E42" w:rsidRPr="00436E00" w:rsidRDefault="002C1E42" w:rsidP="002C1E42">
            <w:pPr>
              <w:spacing w:before="240"/>
              <w:jc w:val="center"/>
              <w:rPr>
                <w:rFonts w:cs="Arial"/>
                <w:szCs w:val="24"/>
              </w:rPr>
            </w:pPr>
            <w:r>
              <w:rPr>
                <w:rFonts w:cs="Arial"/>
                <w:szCs w:val="24"/>
              </w:rPr>
              <w:t>15</w:t>
            </w:r>
          </w:p>
        </w:tc>
        <w:tc>
          <w:tcPr>
            <w:tcW w:w="1418" w:type="dxa"/>
          </w:tcPr>
          <w:p w14:paraId="3C191417" w14:textId="77777777" w:rsidR="002C1E42" w:rsidRPr="00436E00" w:rsidRDefault="002C1E42" w:rsidP="002C1E42">
            <w:pPr>
              <w:spacing w:before="240"/>
              <w:jc w:val="center"/>
              <w:rPr>
                <w:rFonts w:cs="Arial"/>
                <w:szCs w:val="24"/>
              </w:rPr>
            </w:pPr>
            <w:r>
              <w:rPr>
                <w:rFonts w:cs="Arial"/>
                <w:szCs w:val="24"/>
              </w:rPr>
              <w:t>2</w:t>
            </w:r>
          </w:p>
        </w:tc>
        <w:tc>
          <w:tcPr>
            <w:tcW w:w="1337" w:type="dxa"/>
          </w:tcPr>
          <w:p w14:paraId="29248C3A" w14:textId="77777777" w:rsidR="002C1E42" w:rsidRPr="00436E00" w:rsidRDefault="002C1E42" w:rsidP="002C1E42">
            <w:pPr>
              <w:spacing w:before="240"/>
              <w:jc w:val="center"/>
              <w:rPr>
                <w:rFonts w:cs="Arial"/>
                <w:szCs w:val="24"/>
              </w:rPr>
            </w:pPr>
            <w:r>
              <w:rPr>
                <w:rFonts w:cs="Arial"/>
                <w:szCs w:val="24"/>
              </w:rPr>
              <w:t>30</w:t>
            </w:r>
          </w:p>
        </w:tc>
      </w:tr>
      <w:tr w:rsidR="002C1E42" w:rsidRPr="00436E00" w14:paraId="5D258EF6" w14:textId="77777777" w:rsidTr="002C1E42">
        <w:tc>
          <w:tcPr>
            <w:tcW w:w="7905" w:type="dxa"/>
            <w:gridSpan w:val="4"/>
            <w:shd w:val="clear" w:color="auto" w:fill="FCF5FD"/>
          </w:tcPr>
          <w:p w14:paraId="5CB8C1ED" w14:textId="77777777" w:rsidR="002C1E42" w:rsidRPr="00E05D61" w:rsidRDefault="002C1E42" w:rsidP="002C1E42">
            <w:pPr>
              <w:spacing w:before="240"/>
              <w:rPr>
                <w:rFonts w:cs="Arial"/>
                <w:b/>
                <w:szCs w:val="24"/>
              </w:rPr>
            </w:pPr>
            <w:r w:rsidRPr="00E05D61">
              <w:rPr>
                <w:rStyle w:val="SubtleEmphasis"/>
                <w:b/>
              </w:rPr>
              <w:t xml:space="preserve">Unadjusted </w:t>
            </w:r>
            <w:r>
              <w:rPr>
                <w:rStyle w:val="SubtleEmphasis"/>
                <w:b/>
              </w:rPr>
              <w:t>Use Case Weight (UUCW</w:t>
            </w:r>
            <w:r w:rsidRPr="00E05D61">
              <w:rPr>
                <w:rStyle w:val="SubtleEmphasis"/>
                <w:b/>
              </w:rPr>
              <w:t>)</w:t>
            </w:r>
          </w:p>
        </w:tc>
        <w:tc>
          <w:tcPr>
            <w:tcW w:w="1337" w:type="dxa"/>
            <w:shd w:val="clear" w:color="auto" w:fill="FCF5FD"/>
          </w:tcPr>
          <w:p w14:paraId="36F481D5" w14:textId="77777777" w:rsidR="002C1E42" w:rsidRPr="00E05D61" w:rsidRDefault="002C1E42" w:rsidP="002C1E42">
            <w:pPr>
              <w:spacing w:before="240"/>
              <w:jc w:val="center"/>
              <w:rPr>
                <w:rFonts w:cs="Arial"/>
                <w:b/>
                <w:szCs w:val="24"/>
              </w:rPr>
            </w:pPr>
            <w:r>
              <w:rPr>
                <w:rFonts w:cs="Arial"/>
                <w:b/>
                <w:szCs w:val="24"/>
              </w:rPr>
              <w:t>75</w:t>
            </w:r>
          </w:p>
        </w:tc>
      </w:tr>
    </w:tbl>
    <w:p w14:paraId="04EA5142" w14:textId="77777777" w:rsidR="002C1E42" w:rsidRDefault="002C1E42" w:rsidP="002C1E42"/>
    <w:p w14:paraId="787F4CE0" w14:textId="77777777" w:rsidR="00EF3497" w:rsidRDefault="00EF3497" w:rsidP="002C1E42">
      <w:pPr>
        <w:pStyle w:val="Heading2"/>
        <w:spacing w:after="240"/>
        <w:rPr>
          <w:color w:val="auto"/>
        </w:rPr>
      </w:pPr>
      <w:bookmarkStart w:id="854" w:name="_Toc290574125"/>
      <w:r>
        <w:rPr>
          <w:color w:val="auto"/>
        </w:rPr>
        <w:br w:type="page"/>
      </w:r>
    </w:p>
    <w:p w14:paraId="2C3BF4F2" w14:textId="53A4E8AE" w:rsidR="002C1E42" w:rsidRDefault="002C1E42" w:rsidP="002C1E42">
      <w:pPr>
        <w:pStyle w:val="Heading2"/>
        <w:spacing w:after="240"/>
      </w:pPr>
      <w:bookmarkStart w:id="855" w:name="_Toc418840349"/>
      <w:r>
        <w:rPr>
          <w:color w:val="auto"/>
        </w:rPr>
        <w:lastRenderedPageBreak/>
        <w:t>10</w:t>
      </w:r>
      <w:r>
        <w:t>.3 Technical Complexity Factors</w:t>
      </w:r>
      <w:bookmarkEnd w:id="854"/>
      <w:bookmarkEnd w:id="855"/>
    </w:p>
    <w:p w14:paraId="1330A296" w14:textId="7B4580D4" w:rsidR="002C1E42" w:rsidRDefault="002C1E42" w:rsidP="002C1E42">
      <w:r>
        <w:t>The technical complexity of the eduActiv system will impact on the time required to develop the system. These factors are each given a weighting from 0 to 5 (0 being no complexity and 5 being very important). A summary of the weighting given to each factor is specified in the table below</w:t>
      </w:r>
      <w:r w:rsidR="00667029">
        <w:t>. A</w:t>
      </w:r>
      <w:r>
        <w:t xml:space="preserve"> detailed explanation of each factor can be found in appendix 1. </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5"/>
        <w:gridCol w:w="1643"/>
        <w:gridCol w:w="992"/>
        <w:gridCol w:w="993"/>
        <w:gridCol w:w="3969"/>
        <w:gridCol w:w="1275"/>
      </w:tblGrid>
      <w:tr w:rsidR="002C1E42" w:rsidRPr="00436E00" w14:paraId="4755EAC7" w14:textId="77777777" w:rsidTr="006E6FF3">
        <w:tc>
          <w:tcPr>
            <w:tcW w:w="875" w:type="dxa"/>
            <w:shd w:val="clear" w:color="auto" w:fill="FCF5FD"/>
          </w:tcPr>
          <w:p w14:paraId="4BDA1096" w14:textId="77777777" w:rsidR="002C1E42" w:rsidRPr="00E05D61" w:rsidRDefault="002C1E42" w:rsidP="002C1E42">
            <w:pPr>
              <w:spacing w:before="240"/>
              <w:jc w:val="center"/>
              <w:rPr>
                <w:rStyle w:val="SubtleEmphasis"/>
              </w:rPr>
            </w:pPr>
            <w:r>
              <w:rPr>
                <w:rStyle w:val="SubtleEmphasis"/>
              </w:rPr>
              <w:t>Factor</w:t>
            </w:r>
          </w:p>
        </w:tc>
        <w:tc>
          <w:tcPr>
            <w:tcW w:w="1643" w:type="dxa"/>
            <w:shd w:val="clear" w:color="auto" w:fill="FCF5FD"/>
          </w:tcPr>
          <w:p w14:paraId="07BB17E6" w14:textId="77777777" w:rsidR="002C1E42" w:rsidRPr="00E05D61" w:rsidRDefault="002C1E42" w:rsidP="002C1E42">
            <w:pPr>
              <w:spacing w:before="240"/>
              <w:jc w:val="center"/>
              <w:rPr>
                <w:rStyle w:val="SubtleEmphasis"/>
              </w:rPr>
            </w:pPr>
            <w:r w:rsidRPr="00E05D61">
              <w:rPr>
                <w:rStyle w:val="SubtleEmphasis"/>
              </w:rPr>
              <w:t>Description</w:t>
            </w:r>
          </w:p>
        </w:tc>
        <w:tc>
          <w:tcPr>
            <w:tcW w:w="992" w:type="dxa"/>
            <w:shd w:val="clear" w:color="auto" w:fill="FCF5FD"/>
          </w:tcPr>
          <w:p w14:paraId="2F907805" w14:textId="77777777" w:rsidR="002C1E42" w:rsidRDefault="002C1E42" w:rsidP="002C1E42">
            <w:pPr>
              <w:spacing w:before="240"/>
              <w:jc w:val="center"/>
              <w:rPr>
                <w:rStyle w:val="SubtleEmphasis"/>
              </w:rPr>
            </w:pPr>
            <w:r>
              <w:rPr>
                <w:rStyle w:val="SubtleEmphasis"/>
              </w:rPr>
              <w:t>Assigned Value</w:t>
            </w:r>
          </w:p>
          <w:p w14:paraId="54592AC3" w14:textId="77777777" w:rsidR="002C1E42" w:rsidRPr="00E05D61" w:rsidRDefault="002C1E42" w:rsidP="002C1E42">
            <w:pPr>
              <w:spacing w:before="240"/>
              <w:jc w:val="center"/>
              <w:rPr>
                <w:rStyle w:val="SubtleEmphasis"/>
              </w:rPr>
            </w:pPr>
            <w:r>
              <w:rPr>
                <w:rStyle w:val="SubtleEmphasis"/>
              </w:rPr>
              <w:t xml:space="preserve"> (0-5)</w:t>
            </w:r>
          </w:p>
        </w:tc>
        <w:tc>
          <w:tcPr>
            <w:tcW w:w="993" w:type="dxa"/>
            <w:shd w:val="clear" w:color="auto" w:fill="FCF5FD"/>
          </w:tcPr>
          <w:p w14:paraId="7BCA5799" w14:textId="77777777" w:rsidR="002C1E42" w:rsidRDefault="002C1E42" w:rsidP="002C1E42">
            <w:pPr>
              <w:spacing w:before="240"/>
              <w:jc w:val="center"/>
              <w:rPr>
                <w:rStyle w:val="SubtleEmphasis"/>
              </w:rPr>
            </w:pPr>
            <w:r>
              <w:rPr>
                <w:rStyle w:val="SubtleEmphasis"/>
              </w:rPr>
              <w:t>Weight</w:t>
            </w:r>
          </w:p>
        </w:tc>
        <w:tc>
          <w:tcPr>
            <w:tcW w:w="3969" w:type="dxa"/>
            <w:shd w:val="clear" w:color="auto" w:fill="FCF5FD"/>
          </w:tcPr>
          <w:p w14:paraId="1C8F83D7" w14:textId="77777777" w:rsidR="002C1E42" w:rsidRDefault="002C1E42" w:rsidP="002C1E42">
            <w:pPr>
              <w:spacing w:before="240"/>
              <w:jc w:val="center"/>
              <w:rPr>
                <w:rStyle w:val="SubtleEmphasis"/>
              </w:rPr>
            </w:pPr>
            <w:r>
              <w:rPr>
                <w:rStyle w:val="SubtleEmphasis"/>
              </w:rPr>
              <w:t>Reason</w:t>
            </w:r>
          </w:p>
        </w:tc>
        <w:tc>
          <w:tcPr>
            <w:tcW w:w="1275" w:type="dxa"/>
            <w:shd w:val="clear" w:color="auto" w:fill="FCF5FD"/>
          </w:tcPr>
          <w:p w14:paraId="48C1A14D" w14:textId="77777777" w:rsidR="002C1E42" w:rsidRDefault="002C1E42" w:rsidP="002C1E42">
            <w:pPr>
              <w:spacing w:before="240"/>
              <w:jc w:val="center"/>
              <w:rPr>
                <w:rStyle w:val="SubtleEmphasis"/>
              </w:rPr>
            </w:pPr>
            <w:r>
              <w:rPr>
                <w:rStyle w:val="SubtleEmphasis"/>
              </w:rPr>
              <w:t>Weighted Value</w:t>
            </w:r>
          </w:p>
        </w:tc>
      </w:tr>
      <w:tr w:rsidR="002C1E42" w:rsidRPr="00436E00" w14:paraId="6B80A53D" w14:textId="77777777" w:rsidTr="006E6FF3">
        <w:tc>
          <w:tcPr>
            <w:tcW w:w="875" w:type="dxa"/>
            <w:shd w:val="clear" w:color="auto" w:fill="FCF5FD"/>
          </w:tcPr>
          <w:p w14:paraId="461CAC09" w14:textId="77777777" w:rsidR="002C1E42" w:rsidRPr="00E05D61" w:rsidRDefault="002C1E42" w:rsidP="002C1E42">
            <w:pPr>
              <w:spacing w:before="240"/>
              <w:jc w:val="center"/>
              <w:rPr>
                <w:rStyle w:val="SubtleEmphasis"/>
              </w:rPr>
            </w:pPr>
            <w:r>
              <w:rPr>
                <w:rStyle w:val="SubtleEmphasis"/>
              </w:rPr>
              <w:t>T1</w:t>
            </w:r>
          </w:p>
        </w:tc>
        <w:tc>
          <w:tcPr>
            <w:tcW w:w="1643" w:type="dxa"/>
          </w:tcPr>
          <w:p w14:paraId="5500A3A5" w14:textId="77777777" w:rsidR="002C1E42" w:rsidRPr="00436E00" w:rsidRDefault="002C1E42" w:rsidP="002C1E42">
            <w:pPr>
              <w:spacing w:before="240"/>
              <w:jc w:val="center"/>
              <w:rPr>
                <w:rFonts w:cs="Arial"/>
                <w:szCs w:val="24"/>
              </w:rPr>
            </w:pPr>
            <w:r>
              <w:rPr>
                <w:rFonts w:cs="Arial"/>
                <w:szCs w:val="24"/>
              </w:rPr>
              <w:t>Distributed System</w:t>
            </w:r>
          </w:p>
        </w:tc>
        <w:tc>
          <w:tcPr>
            <w:tcW w:w="992" w:type="dxa"/>
          </w:tcPr>
          <w:p w14:paraId="1492CAA2" w14:textId="77777777" w:rsidR="002C1E42" w:rsidRPr="00436E00" w:rsidRDefault="002C1E42" w:rsidP="002C1E42">
            <w:pPr>
              <w:spacing w:before="240"/>
              <w:jc w:val="center"/>
              <w:rPr>
                <w:rFonts w:cs="Arial"/>
                <w:szCs w:val="24"/>
              </w:rPr>
            </w:pPr>
            <w:r>
              <w:rPr>
                <w:rFonts w:cs="Arial"/>
                <w:szCs w:val="24"/>
              </w:rPr>
              <w:t>4</w:t>
            </w:r>
          </w:p>
        </w:tc>
        <w:tc>
          <w:tcPr>
            <w:tcW w:w="993" w:type="dxa"/>
          </w:tcPr>
          <w:p w14:paraId="5E746C96" w14:textId="77777777" w:rsidR="002C1E42" w:rsidRPr="00436E00" w:rsidRDefault="002C1E42" w:rsidP="002C1E42">
            <w:pPr>
              <w:spacing w:before="240"/>
              <w:jc w:val="center"/>
              <w:rPr>
                <w:rFonts w:cs="Arial"/>
                <w:szCs w:val="24"/>
              </w:rPr>
            </w:pPr>
            <w:r>
              <w:rPr>
                <w:rFonts w:cs="Arial"/>
                <w:szCs w:val="24"/>
              </w:rPr>
              <w:t>2</w:t>
            </w:r>
          </w:p>
        </w:tc>
        <w:tc>
          <w:tcPr>
            <w:tcW w:w="3969" w:type="dxa"/>
          </w:tcPr>
          <w:p w14:paraId="33769820" w14:textId="3BE9E58A" w:rsidR="002C1E42" w:rsidRDefault="00667029" w:rsidP="00A06A1B">
            <w:pPr>
              <w:spacing w:before="240"/>
              <w:rPr>
                <w:rFonts w:cs="Arial"/>
                <w:szCs w:val="24"/>
              </w:rPr>
              <w:pPrChange w:id="856" w:author="Genya Gluckman" w:date="2015-09-01T12:25:00Z">
                <w:pPr>
                  <w:spacing w:before="240"/>
                </w:pPr>
              </w:pPrChange>
            </w:pPr>
            <w:proofErr w:type="gramStart"/>
            <w:r>
              <w:rPr>
                <w:szCs w:val="24"/>
              </w:rPr>
              <w:t>e</w:t>
            </w:r>
            <w:r w:rsidR="002C1E42">
              <w:rPr>
                <w:szCs w:val="24"/>
              </w:rPr>
              <w:t>duActiv</w:t>
            </w:r>
            <w:proofErr w:type="gramEnd"/>
            <w:r w:rsidR="002C1E42">
              <w:rPr>
                <w:szCs w:val="24"/>
              </w:rPr>
              <w:t xml:space="preserve"> is an online platform that teachers can use to </w:t>
            </w:r>
            <w:del w:id="857" w:author="Genya Gluckman" w:date="2015-09-01T12:25:00Z">
              <w:r w:rsidR="002C1E42" w:rsidDel="00A06A1B">
                <w:rPr>
                  <w:szCs w:val="24"/>
                </w:rPr>
                <w:delText xml:space="preserve">access resources and </w:delText>
              </w:r>
              <w:r w:rsidDel="00A06A1B">
                <w:rPr>
                  <w:szCs w:val="24"/>
                </w:rPr>
                <w:delText>Type 3</w:delText>
              </w:r>
              <w:r w:rsidR="002C1E42" w:rsidDel="00A06A1B">
                <w:rPr>
                  <w:szCs w:val="24"/>
                </w:rPr>
                <w:delText>assessments.</w:delText>
              </w:r>
            </w:del>
            <w:ins w:id="858" w:author="Genya Gluckman" w:date="2015-09-01T12:25:00Z">
              <w:r w:rsidR="00A06A1B">
                <w:rPr>
                  <w:szCs w:val="24"/>
                </w:rPr>
                <w:t>upload activities that they have completed.</w:t>
              </w:r>
            </w:ins>
            <w:del w:id="859" w:author="Genya Gluckman" w:date="2015-09-01T12:25:00Z">
              <w:r w:rsidR="002C1E42" w:rsidDel="00A06A1B">
                <w:rPr>
                  <w:szCs w:val="24"/>
                </w:rPr>
                <w:delText xml:space="preserve"> They can also upload proof of completion of </w:delText>
              </w:r>
              <w:r w:rsidR="00EF3497" w:rsidDel="00A06A1B">
                <w:rPr>
                  <w:szCs w:val="24"/>
                </w:rPr>
                <w:delText>Type 1 and Type 2</w:delText>
              </w:r>
              <w:r w:rsidR="002C1E42" w:rsidDel="00A06A1B">
                <w:rPr>
                  <w:szCs w:val="24"/>
                </w:rPr>
                <w:delText xml:space="preserve"> assessments</w:delText>
              </w:r>
            </w:del>
          </w:p>
        </w:tc>
        <w:tc>
          <w:tcPr>
            <w:tcW w:w="1275" w:type="dxa"/>
          </w:tcPr>
          <w:p w14:paraId="67B6D119" w14:textId="77777777" w:rsidR="002C1E42" w:rsidRPr="00436E00" w:rsidRDefault="002C1E42" w:rsidP="002C1E42">
            <w:pPr>
              <w:spacing w:before="240"/>
              <w:jc w:val="center"/>
              <w:rPr>
                <w:rFonts w:cs="Arial"/>
                <w:szCs w:val="24"/>
              </w:rPr>
            </w:pPr>
            <w:r>
              <w:rPr>
                <w:rFonts w:cs="Arial"/>
                <w:szCs w:val="24"/>
              </w:rPr>
              <w:t>8</w:t>
            </w:r>
          </w:p>
        </w:tc>
      </w:tr>
      <w:tr w:rsidR="002C1E42" w:rsidRPr="00436E00" w14:paraId="266757B3" w14:textId="77777777" w:rsidTr="006E6FF3">
        <w:tc>
          <w:tcPr>
            <w:tcW w:w="875" w:type="dxa"/>
            <w:shd w:val="clear" w:color="auto" w:fill="FCF5FD"/>
          </w:tcPr>
          <w:p w14:paraId="41500A59" w14:textId="77777777" w:rsidR="002C1E42" w:rsidRPr="00E05D61" w:rsidRDefault="002C1E42" w:rsidP="002C1E42">
            <w:pPr>
              <w:spacing w:before="240"/>
              <w:jc w:val="center"/>
              <w:rPr>
                <w:rStyle w:val="SubtleEmphasis"/>
              </w:rPr>
            </w:pPr>
            <w:r>
              <w:rPr>
                <w:rStyle w:val="SubtleEmphasis"/>
              </w:rPr>
              <w:t>T2</w:t>
            </w:r>
          </w:p>
        </w:tc>
        <w:tc>
          <w:tcPr>
            <w:tcW w:w="1643" w:type="dxa"/>
          </w:tcPr>
          <w:p w14:paraId="36A9D578" w14:textId="77777777" w:rsidR="002C1E42" w:rsidRPr="00436E00" w:rsidRDefault="002C1E42" w:rsidP="002C1E42">
            <w:pPr>
              <w:spacing w:before="240"/>
              <w:jc w:val="center"/>
              <w:rPr>
                <w:rFonts w:cs="Arial"/>
                <w:szCs w:val="24"/>
              </w:rPr>
            </w:pPr>
            <w:r>
              <w:rPr>
                <w:rFonts w:cs="Arial"/>
                <w:szCs w:val="24"/>
              </w:rPr>
              <w:t>Response time or throughput</w:t>
            </w:r>
          </w:p>
        </w:tc>
        <w:tc>
          <w:tcPr>
            <w:tcW w:w="992" w:type="dxa"/>
          </w:tcPr>
          <w:p w14:paraId="2C6F2DF8" w14:textId="77777777" w:rsidR="002C1E42" w:rsidRPr="00436E00" w:rsidRDefault="002C1E42" w:rsidP="002C1E42">
            <w:pPr>
              <w:spacing w:before="240"/>
              <w:jc w:val="center"/>
              <w:rPr>
                <w:rFonts w:cs="Arial"/>
                <w:szCs w:val="24"/>
              </w:rPr>
            </w:pPr>
            <w:r>
              <w:rPr>
                <w:rFonts w:cs="Arial"/>
                <w:szCs w:val="24"/>
              </w:rPr>
              <w:t>2</w:t>
            </w:r>
          </w:p>
        </w:tc>
        <w:tc>
          <w:tcPr>
            <w:tcW w:w="993" w:type="dxa"/>
          </w:tcPr>
          <w:p w14:paraId="4043409C"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6F127F61" w14:textId="282287FB" w:rsidR="002C1E42" w:rsidRDefault="002C1E42" w:rsidP="00EF3497">
            <w:pPr>
              <w:spacing w:before="240"/>
              <w:rPr>
                <w:rFonts w:cs="Arial"/>
                <w:szCs w:val="24"/>
              </w:rPr>
            </w:pPr>
            <w:r>
              <w:rPr>
                <w:szCs w:val="24"/>
              </w:rPr>
              <w:t>There may be higher demands on sy</w:t>
            </w:r>
            <w:r w:rsidR="00EF3497">
              <w:rPr>
                <w:szCs w:val="24"/>
              </w:rPr>
              <w:t xml:space="preserve">stem during certain times (e.g. deadlines for obtaining </w:t>
            </w:r>
            <w:r>
              <w:rPr>
                <w:szCs w:val="24"/>
              </w:rPr>
              <w:t>CP</w:t>
            </w:r>
            <w:r w:rsidR="0008464D">
              <w:rPr>
                <w:szCs w:val="24"/>
              </w:rPr>
              <w:t>T</w:t>
            </w:r>
            <w:r>
              <w:rPr>
                <w:szCs w:val="24"/>
              </w:rPr>
              <w:t>D points)</w:t>
            </w:r>
          </w:p>
        </w:tc>
        <w:tc>
          <w:tcPr>
            <w:tcW w:w="1275" w:type="dxa"/>
          </w:tcPr>
          <w:p w14:paraId="33AD9CDB" w14:textId="77777777" w:rsidR="002C1E42" w:rsidRPr="00436E00" w:rsidRDefault="002C1E42" w:rsidP="002C1E42">
            <w:pPr>
              <w:spacing w:before="240"/>
              <w:jc w:val="center"/>
              <w:rPr>
                <w:rFonts w:cs="Arial"/>
                <w:szCs w:val="24"/>
              </w:rPr>
            </w:pPr>
            <w:r>
              <w:rPr>
                <w:rFonts w:cs="Arial"/>
                <w:szCs w:val="24"/>
              </w:rPr>
              <w:t>2</w:t>
            </w:r>
          </w:p>
        </w:tc>
      </w:tr>
      <w:tr w:rsidR="002C1E42" w:rsidRPr="00436E00" w14:paraId="19A18678" w14:textId="77777777" w:rsidTr="006E6FF3">
        <w:tc>
          <w:tcPr>
            <w:tcW w:w="875" w:type="dxa"/>
            <w:shd w:val="clear" w:color="auto" w:fill="FCF5FD"/>
          </w:tcPr>
          <w:p w14:paraId="659C3535" w14:textId="77777777" w:rsidR="002C1E42" w:rsidRDefault="002C1E42" w:rsidP="002C1E42">
            <w:pPr>
              <w:spacing w:before="240"/>
              <w:jc w:val="center"/>
              <w:rPr>
                <w:rStyle w:val="SubtleEmphasis"/>
              </w:rPr>
            </w:pPr>
            <w:r>
              <w:rPr>
                <w:rStyle w:val="SubtleEmphasis"/>
              </w:rPr>
              <w:t>T3</w:t>
            </w:r>
          </w:p>
        </w:tc>
        <w:tc>
          <w:tcPr>
            <w:tcW w:w="1643" w:type="dxa"/>
          </w:tcPr>
          <w:p w14:paraId="34B22186" w14:textId="77777777" w:rsidR="002C1E42" w:rsidRDefault="002C1E42" w:rsidP="002C1E42">
            <w:pPr>
              <w:spacing w:before="240"/>
              <w:jc w:val="center"/>
            </w:pPr>
            <w:r>
              <w:t>End-user online efficiency</w:t>
            </w:r>
          </w:p>
        </w:tc>
        <w:tc>
          <w:tcPr>
            <w:tcW w:w="992" w:type="dxa"/>
          </w:tcPr>
          <w:p w14:paraId="30BCE168" w14:textId="77777777" w:rsidR="002C1E42" w:rsidRDefault="002C1E42" w:rsidP="002C1E42">
            <w:pPr>
              <w:spacing w:before="240"/>
              <w:jc w:val="center"/>
              <w:rPr>
                <w:rFonts w:cs="Arial"/>
                <w:szCs w:val="24"/>
              </w:rPr>
            </w:pPr>
            <w:r>
              <w:rPr>
                <w:rFonts w:cs="Arial"/>
                <w:szCs w:val="24"/>
              </w:rPr>
              <w:t>5</w:t>
            </w:r>
          </w:p>
        </w:tc>
        <w:tc>
          <w:tcPr>
            <w:tcW w:w="993" w:type="dxa"/>
          </w:tcPr>
          <w:p w14:paraId="59201072"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3E23D20F" w14:textId="081E876E" w:rsidR="002C1E42" w:rsidRDefault="002C1E42" w:rsidP="0008464D">
            <w:pPr>
              <w:spacing w:before="240"/>
              <w:rPr>
                <w:rFonts w:cs="Arial"/>
                <w:szCs w:val="24"/>
              </w:rPr>
            </w:pPr>
            <w:r>
              <w:rPr>
                <w:szCs w:val="24"/>
              </w:rPr>
              <w:t xml:space="preserve">The website needs to be as easy to use as some of the users may </w:t>
            </w:r>
            <w:r w:rsidR="00667029">
              <w:rPr>
                <w:szCs w:val="24"/>
              </w:rPr>
              <w:t xml:space="preserve">lack computer </w:t>
            </w:r>
            <w:r w:rsidR="0008464D">
              <w:rPr>
                <w:szCs w:val="24"/>
              </w:rPr>
              <w:t>skills</w:t>
            </w:r>
          </w:p>
        </w:tc>
        <w:tc>
          <w:tcPr>
            <w:tcW w:w="1275" w:type="dxa"/>
          </w:tcPr>
          <w:p w14:paraId="7F3E71D2" w14:textId="77777777" w:rsidR="002C1E42" w:rsidRPr="00436E00" w:rsidRDefault="002C1E42" w:rsidP="002C1E42">
            <w:pPr>
              <w:spacing w:before="240"/>
              <w:jc w:val="center"/>
              <w:rPr>
                <w:rFonts w:cs="Arial"/>
                <w:szCs w:val="24"/>
              </w:rPr>
            </w:pPr>
            <w:r>
              <w:rPr>
                <w:rFonts w:cs="Arial"/>
                <w:szCs w:val="24"/>
              </w:rPr>
              <w:t>5</w:t>
            </w:r>
          </w:p>
        </w:tc>
      </w:tr>
      <w:tr w:rsidR="002C1E42" w:rsidRPr="00436E00" w14:paraId="092DCABF" w14:textId="77777777" w:rsidTr="006E6FF3">
        <w:tc>
          <w:tcPr>
            <w:tcW w:w="875" w:type="dxa"/>
            <w:shd w:val="clear" w:color="auto" w:fill="FCF5FD"/>
          </w:tcPr>
          <w:p w14:paraId="64B062C3" w14:textId="77777777" w:rsidR="002C1E42" w:rsidRDefault="002C1E42" w:rsidP="002C1E42">
            <w:pPr>
              <w:spacing w:before="240"/>
              <w:jc w:val="center"/>
              <w:rPr>
                <w:rStyle w:val="SubtleEmphasis"/>
              </w:rPr>
            </w:pPr>
            <w:r>
              <w:rPr>
                <w:rStyle w:val="SubtleEmphasis"/>
              </w:rPr>
              <w:t>T4</w:t>
            </w:r>
          </w:p>
        </w:tc>
        <w:tc>
          <w:tcPr>
            <w:tcW w:w="1643" w:type="dxa"/>
          </w:tcPr>
          <w:p w14:paraId="5DC9C361" w14:textId="77777777" w:rsidR="002C1E42" w:rsidRDefault="002C1E42" w:rsidP="002C1E42">
            <w:pPr>
              <w:spacing w:before="240"/>
              <w:jc w:val="center"/>
            </w:pPr>
            <w:r>
              <w:t>Complex internal processing</w:t>
            </w:r>
          </w:p>
        </w:tc>
        <w:tc>
          <w:tcPr>
            <w:tcW w:w="992" w:type="dxa"/>
          </w:tcPr>
          <w:p w14:paraId="205959B3" w14:textId="77777777" w:rsidR="002C1E42" w:rsidRDefault="002C1E42" w:rsidP="002C1E42">
            <w:pPr>
              <w:spacing w:before="240"/>
              <w:jc w:val="center"/>
              <w:rPr>
                <w:rFonts w:cs="Arial"/>
                <w:szCs w:val="24"/>
              </w:rPr>
            </w:pPr>
            <w:r>
              <w:rPr>
                <w:rFonts w:cs="Arial"/>
                <w:szCs w:val="24"/>
              </w:rPr>
              <w:t>4</w:t>
            </w:r>
          </w:p>
        </w:tc>
        <w:tc>
          <w:tcPr>
            <w:tcW w:w="993" w:type="dxa"/>
          </w:tcPr>
          <w:p w14:paraId="1ED2EC5D"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1CC27870" w14:textId="163E3C76" w:rsidR="002C1E42" w:rsidRDefault="002C1E42" w:rsidP="002C1E42">
            <w:pPr>
              <w:spacing w:before="240"/>
              <w:rPr>
                <w:rFonts w:cs="Arial"/>
                <w:szCs w:val="24"/>
              </w:rPr>
            </w:pPr>
            <w:r>
              <w:rPr>
                <w:szCs w:val="24"/>
              </w:rPr>
              <w:t>Calculations will need to be done for reporting purposes</w:t>
            </w:r>
          </w:p>
        </w:tc>
        <w:tc>
          <w:tcPr>
            <w:tcW w:w="1275" w:type="dxa"/>
          </w:tcPr>
          <w:p w14:paraId="6B93338E" w14:textId="77777777" w:rsidR="002C1E42" w:rsidRPr="00436E00" w:rsidRDefault="002C1E42" w:rsidP="002C1E42">
            <w:pPr>
              <w:spacing w:before="240"/>
              <w:jc w:val="center"/>
              <w:rPr>
                <w:rFonts w:cs="Arial"/>
                <w:szCs w:val="24"/>
              </w:rPr>
            </w:pPr>
            <w:r>
              <w:rPr>
                <w:rFonts w:cs="Arial"/>
                <w:szCs w:val="24"/>
              </w:rPr>
              <w:t>4</w:t>
            </w:r>
          </w:p>
        </w:tc>
      </w:tr>
      <w:tr w:rsidR="002C1E42" w:rsidRPr="00436E00" w14:paraId="7ED59410" w14:textId="77777777" w:rsidTr="006E6FF3">
        <w:tc>
          <w:tcPr>
            <w:tcW w:w="875" w:type="dxa"/>
            <w:shd w:val="clear" w:color="auto" w:fill="FCF5FD"/>
          </w:tcPr>
          <w:p w14:paraId="3CC7B41D" w14:textId="77777777" w:rsidR="002C1E42" w:rsidRDefault="002C1E42" w:rsidP="002C1E42">
            <w:pPr>
              <w:spacing w:before="240"/>
              <w:jc w:val="center"/>
              <w:rPr>
                <w:rStyle w:val="SubtleEmphasis"/>
              </w:rPr>
            </w:pPr>
            <w:r>
              <w:rPr>
                <w:rStyle w:val="SubtleEmphasis"/>
              </w:rPr>
              <w:t>T5</w:t>
            </w:r>
          </w:p>
        </w:tc>
        <w:tc>
          <w:tcPr>
            <w:tcW w:w="1643" w:type="dxa"/>
          </w:tcPr>
          <w:p w14:paraId="54559540" w14:textId="77777777" w:rsidR="002C1E42" w:rsidRDefault="002C1E42" w:rsidP="002C1E42">
            <w:pPr>
              <w:spacing w:before="240"/>
              <w:jc w:val="center"/>
            </w:pPr>
            <w:r>
              <w:t>Reusability of code</w:t>
            </w:r>
          </w:p>
        </w:tc>
        <w:tc>
          <w:tcPr>
            <w:tcW w:w="992" w:type="dxa"/>
          </w:tcPr>
          <w:p w14:paraId="724B947C" w14:textId="77777777" w:rsidR="002C1E42" w:rsidRDefault="002C1E42" w:rsidP="002C1E42">
            <w:pPr>
              <w:spacing w:before="240"/>
              <w:jc w:val="center"/>
              <w:rPr>
                <w:rFonts w:cs="Arial"/>
                <w:szCs w:val="24"/>
              </w:rPr>
            </w:pPr>
            <w:r>
              <w:rPr>
                <w:rFonts w:cs="Arial"/>
                <w:szCs w:val="24"/>
              </w:rPr>
              <w:t>4</w:t>
            </w:r>
          </w:p>
        </w:tc>
        <w:tc>
          <w:tcPr>
            <w:tcW w:w="993" w:type="dxa"/>
          </w:tcPr>
          <w:p w14:paraId="588C49E3"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18FB7896" w14:textId="0B9BCB1A" w:rsidR="002C1E42" w:rsidRDefault="002C1E42" w:rsidP="00B039F6">
            <w:pPr>
              <w:spacing w:before="240"/>
              <w:rPr>
                <w:rFonts w:cs="Arial"/>
                <w:szCs w:val="24"/>
              </w:rPr>
            </w:pPr>
            <w:r>
              <w:rPr>
                <w:szCs w:val="24"/>
              </w:rPr>
              <w:t>The eduActiv system is being designed to specifically mee</w:t>
            </w:r>
            <w:r w:rsidR="0008464D">
              <w:rPr>
                <w:szCs w:val="24"/>
              </w:rPr>
              <w:t>t the requirements of Teenactiv</w:t>
            </w:r>
          </w:p>
        </w:tc>
        <w:tc>
          <w:tcPr>
            <w:tcW w:w="1275" w:type="dxa"/>
          </w:tcPr>
          <w:p w14:paraId="024DD449" w14:textId="77777777" w:rsidR="002C1E42" w:rsidRPr="00436E00" w:rsidRDefault="002C1E42" w:rsidP="002C1E42">
            <w:pPr>
              <w:spacing w:before="240"/>
              <w:jc w:val="center"/>
              <w:rPr>
                <w:rFonts w:cs="Arial"/>
                <w:szCs w:val="24"/>
              </w:rPr>
            </w:pPr>
            <w:r>
              <w:rPr>
                <w:rFonts w:cs="Arial"/>
                <w:szCs w:val="24"/>
              </w:rPr>
              <w:t>4</w:t>
            </w:r>
          </w:p>
        </w:tc>
      </w:tr>
      <w:tr w:rsidR="002C1E42" w:rsidRPr="00436E00" w14:paraId="238D77F7" w14:textId="77777777" w:rsidTr="006E6FF3">
        <w:tc>
          <w:tcPr>
            <w:tcW w:w="875" w:type="dxa"/>
            <w:shd w:val="clear" w:color="auto" w:fill="FCF5FD"/>
          </w:tcPr>
          <w:p w14:paraId="629E15B6" w14:textId="77777777" w:rsidR="002C1E42" w:rsidRDefault="002C1E42" w:rsidP="002C1E42">
            <w:pPr>
              <w:spacing w:before="240"/>
              <w:jc w:val="center"/>
              <w:rPr>
                <w:rStyle w:val="SubtleEmphasis"/>
              </w:rPr>
            </w:pPr>
            <w:r>
              <w:rPr>
                <w:rStyle w:val="SubtleEmphasis"/>
              </w:rPr>
              <w:t>T6</w:t>
            </w:r>
          </w:p>
        </w:tc>
        <w:tc>
          <w:tcPr>
            <w:tcW w:w="1643" w:type="dxa"/>
          </w:tcPr>
          <w:p w14:paraId="65B3C740" w14:textId="77777777" w:rsidR="002C1E42" w:rsidRDefault="002C1E42" w:rsidP="002C1E42">
            <w:pPr>
              <w:spacing w:before="240"/>
              <w:jc w:val="center"/>
            </w:pPr>
            <w:r>
              <w:t>Ease to install</w:t>
            </w:r>
          </w:p>
        </w:tc>
        <w:tc>
          <w:tcPr>
            <w:tcW w:w="992" w:type="dxa"/>
          </w:tcPr>
          <w:p w14:paraId="3CEFBDD0" w14:textId="77777777" w:rsidR="002C1E42" w:rsidRDefault="002C1E42" w:rsidP="002C1E42">
            <w:pPr>
              <w:spacing w:before="240"/>
              <w:jc w:val="center"/>
              <w:rPr>
                <w:rFonts w:cs="Arial"/>
                <w:szCs w:val="24"/>
              </w:rPr>
            </w:pPr>
            <w:r>
              <w:rPr>
                <w:rFonts w:cs="Arial"/>
                <w:szCs w:val="24"/>
              </w:rPr>
              <w:t>2</w:t>
            </w:r>
          </w:p>
        </w:tc>
        <w:tc>
          <w:tcPr>
            <w:tcW w:w="993" w:type="dxa"/>
          </w:tcPr>
          <w:p w14:paraId="5451AD0D" w14:textId="77777777" w:rsidR="002C1E42" w:rsidRPr="00436E00" w:rsidRDefault="002C1E42" w:rsidP="002C1E42">
            <w:pPr>
              <w:spacing w:before="240"/>
              <w:jc w:val="center"/>
              <w:rPr>
                <w:rFonts w:cs="Arial"/>
                <w:szCs w:val="24"/>
              </w:rPr>
            </w:pPr>
            <w:r>
              <w:rPr>
                <w:rFonts w:cs="Arial"/>
                <w:szCs w:val="24"/>
              </w:rPr>
              <w:t>0.5</w:t>
            </w:r>
          </w:p>
        </w:tc>
        <w:tc>
          <w:tcPr>
            <w:tcW w:w="3969" w:type="dxa"/>
          </w:tcPr>
          <w:p w14:paraId="5C68B96B" w14:textId="72CB5D2A" w:rsidR="002C1E42" w:rsidRDefault="002C1E42" w:rsidP="00EF3497">
            <w:pPr>
              <w:spacing w:before="240"/>
              <w:rPr>
                <w:rFonts w:cs="Arial"/>
                <w:szCs w:val="24"/>
              </w:rPr>
            </w:pPr>
            <w:r>
              <w:rPr>
                <w:szCs w:val="24"/>
              </w:rPr>
              <w:t>The eduActiv system is a web based application w</w:t>
            </w:r>
            <w:r w:rsidR="000A0C83">
              <w:rPr>
                <w:szCs w:val="24"/>
              </w:rPr>
              <w:t>hich requires a teacher to log i</w:t>
            </w:r>
            <w:r>
              <w:rPr>
                <w:szCs w:val="24"/>
              </w:rPr>
              <w:t>nto the system</w:t>
            </w:r>
          </w:p>
        </w:tc>
        <w:tc>
          <w:tcPr>
            <w:tcW w:w="1275" w:type="dxa"/>
          </w:tcPr>
          <w:p w14:paraId="389E14B7" w14:textId="77777777" w:rsidR="002C1E42" w:rsidRPr="00436E00" w:rsidRDefault="002C1E42" w:rsidP="002C1E42">
            <w:pPr>
              <w:spacing w:before="240"/>
              <w:jc w:val="center"/>
              <w:rPr>
                <w:rFonts w:cs="Arial"/>
                <w:szCs w:val="24"/>
              </w:rPr>
            </w:pPr>
            <w:r>
              <w:rPr>
                <w:rFonts w:cs="Arial"/>
                <w:szCs w:val="24"/>
              </w:rPr>
              <w:t>1</w:t>
            </w:r>
          </w:p>
        </w:tc>
      </w:tr>
      <w:tr w:rsidR="002C1E42" w:rsidRPr="00436E00" w14:paraId="25AC5268" w14:textId="77777777" w:rsidTr="006E6FF3">
        <w:tc>
          <w:tcPr>
            <w:tcW w:w="875" w:type="dxa"/>
            <w:shd w:val="clear" w:color="auto" w:fill="FCF5FD"/>
          </w:tcPr>
          <w:p w14:paraId="053FFD26" w14:textId="77777777" w:rsidR="002C1E42" w:rsidRDefault="002C1E42" w:rsidP="002C1E42">
            <w:pPr>
              <w:spacing w:before="240"/>
              <w:jc w:val="center"/>
              <w:rPr>
                <w:rStyle w:val="SubtleEmphasis"/>
              </w:rPr>
            </w:pPr>
            <w:r>
              <w:rPr>
                <w:rStyle w:val="SubtleEmphasis"/>
              </w:rPr>
              <w:t>T7</w:t>
            </w:r>
          </w:p>
        </w:tc>
        <w:tc>
          <w:tcPr>
            <w:tcW w:w="1643" w:type="dxa"/>
          </w:tcPr>
          <w:p w14:paraId="02DF5A0C" w14:textId="77777777" w:rsidR="002C1E42" w:rsidRDefault="002C1E42" w:rsidP="002C1E42">
            <w:pPr>
              <w:spacing w:before="240"/>
              <w:jc w:val="center"/>
            </w:pPr>
            <w:r>
              <w:t>Ease of use</w:t>
            </w:r>
          </w:p>
        </w:tc>
        <w:tc>
          <w:tcPr>
            <w:tcW w:w="992" w:type="dxa"/>
          </w:tcPr>
          <w:p w14:paraId="4D8E3D86" w14:textId="77777777" w:rsidR="002C1E42" w:rsidRDefault="002C1E42" w:rsidP="002C1E42">
            <w:pPr>
              <w:spacing w:before="240"/>
              <w:jc w:val="center"/>
              <w:rPr>
                <w:rFonts w:cs="Arial"/>
                <w:szCs w:val="24"/>
              </w:rPr>
            </w:pPr>
            <w:r>
              <w:rPr>
                <w:rFonts w:cs="Arial"/>
                <w:szCs w:val="24"/>
              </w:rPr>
              <w:t>2</w:t>
            </w:r>
          </w:p>
        </w:tc>
        <w:tc>
          <w:tcPr>
            <w:tcW w:w="993" w:type="dxa"/>
          </w:tcPr>
          <w:p w14:paraId="64DB1C3D" w14:textId="77777777" w:rsidR="002C1E42" w:rsidRPr="00436E00" w:rsidRDefault="002C1E42" w:rsidP="002C1E42">
            <w:pPr>
              <w:spacing w:before="240"/>
              <w:jc w:val="center"/>
              <w:rPr>
                <w:rFonts w:cs="Arial"/>
                <w:szCs w:val="24"/>
              </w:rPr>
            </w:pPr>
            <w:r>
              <w:rPr>
                <w:rFonts w:cs="Arial"/>
                <w:szCs w:val="24"/>
              </w:rPr>
              <w:t>0.5</w:t>
            </w:r>
          </w:p>
        </w:tc>
        <w:tc>
          <w:tcPr>
            <w:tcW w:w="3969" w:type="dxa"/>
          </w:tcPr>
          <w:p w14:paraId="44D749D8" w14:textId="73BAC584" w:rsidR="002C1E42" w:rsidRDefault="002C1E42" w:rsidP="000A0C83">
            <w:pPr>
              <w:spacing w:before="240"/>
              <w:rPr>
                <w:rFonts w:cs="Arial"/>
                <w:szCs w:val="24"/>
              </w:rPr>
            </w:pPr>
            <w:r>
              <w:rPr>
                <w:szCs w:val="24"/>
              </w:rPr>
              <w:t xml:space="preserve">The online system will automatically </w:t>
            </w:r>
            <w:r w:rsidRPr="00C7771C">
              <w:rPr>
                <w:rFonts w:eastAsia="Arial" w:cs="Arial"/>
                <w:szCs w:val="24"/>
              </w:rPr>
              <w:t>st</w:t>
            </w:r>
            <w:r w:rsidRPr="00C7771C">
              <w:rPr>
                <w:rFonts w:eastAsia="Arial" w:cs="Arial"/>
                <w:spacing w:val="1"/>
                <w:szCs w:val="24"/>
              </w:rPr>
              <w:t>a</w:t>
            </w:r>
            <w:r w:rsidRPr="00C7771C">
              <w:rPr>
                <w:rFonts w:eastAsia="Arial" w:cs="Arial"/>
                <w:szCs w:val="24"/>
              </w:rPr>
              <w:t>rt</w:t>
            </w:r>
            <w:r w:rsidRPr="00C7771C">
              <w:rPr>
                <w:rFonts w:eastAsia="Arial" w:cs="Arial"/>
                <w:spacing w:val="-1"/>
                <w:szCs w:val="24"/>
              </w:rPr>
              <w:t>-u</w:t>
            </w:r>
            <w:r w:rsidRPr="00C7771C">
              <w:rPr>
                <w:rFonts w:eastAsia="Arial" w:cs="Arial"/>
                <w:spacing w:val="1"/>
                <w:szCs w:val="24"/>
              </w:rPr>
              <w:t>p</w:t>
            </w:r>
            <w:r w:rsidRPr="00C7771C">
              <w:rPr>
                <w:rFonts w:eastAsia="Arial" w:cs="Arial"/>
                <w:szCs w:val="24"/>
              </w:rPr>
              <w:t>,</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pacing w:val="1"/>
                <w:szCs w:val="24"/>
              </w:rPr>
              <w:t>a</w:t>
            </w:r>
            <w:r w:rsidRPr="00C7771C">
              <w:rPr>
                <w:rFonts w:eastAsia="Arial" w:cs="Arial"/>
                <w:szCs w:val="24"/>
              </w:rPr>
              <w:t>c</w:t>
            </w:r>
            <w:r w:rsidRPr="00C7771C">
              <w:rPr>
                <w:rFonts w:eastAsia="Arial" w:cs="Arial"/>
                <w:spacing w:val="-2"/>
                <w:szCs w:val="24"/>
              </w:rPr>
              <w:t>k</w:t>
            </w:r>
            <w:r w:rsidRPr="00C7771C">
              <w:rPr>
                <w:rFonts w:eastAsia="Arial" w:cs="Arial"/>
                <w:spacing w:val="1"/>
                <w:szCs w:val="24"/>
              </w:rPr>
              <w:t>u</w:t>
            </w:r>
            <w:r w:rsidRPr="00C7771C">
              <w:rPr>
                <w:rFonts w:eastAsia="Arial" w:cs="Arial"/>
                <w:szCs w:val="24"/>
              </w:rPr>
              <w:t>p</w:t>
            </w:r>
            <w:r w:rsidRPr="00C7771C">
              <w:rPr>
                <w:rFonts w:eastAsia="Arial" w:cs="Arial"/>
                <w:spacing w:val="1"/>
                <w:szCs w:val="24"/>
              </w:rPr>
              <w:t xml:space="preserve"> </w:t>
            </w:r>
            <w:r w:rsidRPr="00C7771C">
              <w:rPr>
                <w:rFonts w:eastAsia="Arial" w:cs="Arial"/>
                <w:szCs w:val="24"/>
              </w:rPr>
              <w:t>&amp;</w:t>
            </w:r>
            <w:r>
              <w:rPr>
                <w:rFonts w:eastAsia="Arial" w:cs="Arial"/>
                <w:spacing w:val="1"/>
                <w:szCs w:val="24"/>
              </w:rPr>
              <w:t xml:space="preserve"> recover from an unexpected shut-down</w:t>
            </w:r>
          </w:p>
        </w:tc>
        <w:tc>
          <w:tcPr>
            <w:tcW w:w="1275" w:type="dxa"/>
          </w:tcPr>
          <w:p w14:paraId="1238BCB6" w14:textId="77777777" w:rsidR="002C1E42" w:rsidRPr="00436E00" w:rsidRDefault="002C1E42" w:rsidP="002C1E42">
            <w:pPr>
              <w:spacing w:before="240"/>
              <w:jc w:val="center"/>
              <w:rPr>
                <w:rFonts w:cs="Arial"/>
                <w:szCs w:val="24"/>
              </w:rPr>
            </w:pPr>
            <w:r>
              <w:rPr>
                <w:rFonts w:cs="Arial"/>
                <w:szCs w:val="24"/>
              </w:rPr>
              <w:t>1</w:t>
            </w:r>
          </w:p>
        </w:tc>
      </w:tr>
      <w:tr w:rsidR="002C1E42" w:rsidRPr="00436E00" w14:paraId="62044CBA" w14:textId="77777777" w:rsidTr="006E6FF3">
        <w:tc>
          <w:tcPr>
            <w:tcW w:w="875" w:type="dxa"/>
            <w:shd w:val="clear" w:color="auto" w:fill="FCF5FD"/>
          </w:tcPr>
          <w:p w14:paraId="5EE233C6" w14:textId="77777777" w:rsidR="002C1E42" w:rsidRDefault="002C1E42" w:rsidP="002C1E42">
            <w:pPr>
              <w:spacing w:before="240"/>
              <w:jc w:val="center"/>
              <w:rPr>
                <w:rStyle w:val="SubtleEmphasis"/>
              </w:rPr>
            </w:pPr>
            <w:r>
              <w:rPr>
                <w:rStyle w:val="SubtleEmphasis"/>
              </w:rPr>
              <w:lastRenderedPageBreak/>
              <w:t>T8</w:t>
            </w:r>
          </w:p>
        </w:tc>
        <w:tc>
          <w:tcPr>
            <w:tcW w:w="1643" w:type="dxa"/>
          </w:tcPr>
          <w:p w14:paraId="26E92486" w14:textId="77777777" w:rsidR="002C1E42" w:rsidRDefault="002C1E42" w:rsidP="002C1E42">
            <w:pPr>
              <w:spacing w:before="240"/>
              <w:jc w:val="center"/>
            </w:pPr>
            <w:r>
              <w:t>Portability</w:t>
            </w:r>
          </w:p>
        </w:tc>
        <w:tc>
          <w:tcPr>
            <w:tcW w:w="992" w:type="dxa"/>
          </w:tcPr>
          <w:p w14:paraId="592AEA3E" w14:textId="77777777" w:rsidR="002C1E42" w:rsidRDefault="002C1E42" w:rsidP="002C1E42">
            <w:pPr>
              <w:spacing w:before="240"/>
              <w:jc w:val="center"/>
              <w:rPr>
                <w:rFonts w:cs="Arial"/>
                <w:szCs w:val="24"/>
              </w:rPr>
            </w:pPr>
            <w:r>
              <w:rPr>
                <w:rFonts w:cs="Arial"/>
                <w:szCs w:val="24"/>
              </w:rPr>
              <w:t>2</w:t>
            </w:r>
          </w:p>
        </w:tc>
        <w:tc>
          <w:tcPr>
            <w:tcW w:w="993" w:type="dxa"/>
          </w:tcPr>
          <w:p w14:paraId="5E6923E3" w14:textId="77777777" w:rsidR="002C1E42" w:rsidRPr="00436E00" w:rsidRDefault="002C1E42" w:rsidP="002C1E42">
            <w:pPr>
              <w:spacing w:before="240"/>
              <w:jc w:val="center"/>
              <w:rPr>
                <w:rFonts w:cs="Arial"/>
                <w:szCs w:val="24"/>
              </w:rPr>
            </w:pPr>
            <w:r>
              <w:rPr>
                <w:rFonts w:cs="Arial"/>
                <w:szCs w:val="24"/>
              </w:rPr>
              <w:t>2</w:t>
            </w:r>
          </w:p>
        </w:tc>
        <w:tc>
          <w:tcPr>
            <w:tcW w:w="3969" w:type="dxa"/>
          </w:tcPr>
          <w:p w14:paraId="0292B3BB" w14:textId="5F38417A" w:rsidR="002C1E42" w:rsidRDefault="002C1E42" w:rsidP="000A0C83">
            <w:pPr>
              <w:spacing w:before="240"/>
              <w:rPr>
                <w:rFonts w:cs="Arial"/>
                <w:szCs w:val="24"/>
              </w:rPr>
            </w:pPr>
            <w:r>
              <w:rPr>
                <w:szCs w:val="24"/>
              </w:rPr>
              <w:t>The system will be accessed online. Various web-browsers must be able to render the website correctly. Must be compatible with mobile devices</w:t>
            </w:r>
          </w:p>
        </w:tc>
        <w:tc>
          <w:tcPr>
            <w:tcW w:w="1275" w:type="dxa"/>
          </w:tcPr>
          <w:p w14:paraId="5105AE80" w14:textId="77777777" w:rsidR="002C1E42" w:rsidRPr="00436E00" w:rsidRDefault="002C1E42" w:rsidP="002C1E42">
            <w:pPr>
              <w:spacing w:before="240"/>
              <w:jc w:val="center"/>
              <w:rPr>
                <w:rFonts w:cs="Arial"/>
                <w:szCs w:val="24"/>
              </w:rPr>
            </w:pPr>
            <w:r>
              <w:rPr>
                <w:rFonts w:cs="Arial"/>
                <w:szCs w:val="24"/>
              </w:rPr>
              <w:t>4</w:t>
            </w:r>
          </w:p>
        </w:tc>
      </w:tr>
      <w:tr w:rsidR="002C1E42" w:rsidRPr="00436E00" w14:paraId="33AA4433" w14:textId="77777777" w:rsidTr="006E6FF3">
        <w:tc>
          <w:tcPr>
            <w:tcW w:w="875" w:type="dxa"/>
            <w:shd w:val="clear" w:color="auto" w:fill="FCF5FD"/>
          </w:tcPr>
          <w:p w14:paraId="5A005F73" w14:textId="77777777" w:rsidR="002C1E42" w:rsidRDefault="002C1E42" w:rsidP="002C1E42">
            <w:pPr>
              <w:spacing w:before="240"/>
              <w:jc w:val="center"/>
              <w:rPr>
                <w:rStyle w:val="SubtleEmphasis"/>
              </w:rPr>
            </w:pPr>
            <w:r>
              <w:rPr>
                <w:rStyle w:val="SubtleEmphasis"/>
              </w:rPr>
              <w:t>T9</w:t>
            </w:r>
          </w:p>
        </w:tc>
        <w:tc>
          <w:tcPr>
            <w:tcW w:w="1643" w:type="dxa"/>
          </w:tcPr>
          <w:p w14:paraId="5B5A9D7C" w14:textId="77777777" w:rsidR="002C1E42" w:rsidRDefault="002C1E42" w:rsidP="002C1E42">
            <w:pPr>
              <w:spacing w:before="240"/>
              <w:jc w:val="center"/>
            </w:pPr>
            <w:r>
              <w:t>Ease of change</w:t>
            </w:r>
          </w:p>
        </w:tc>
        <w:tc>
          <w:tcPr>
            <w:tcW w:w="992" w:type="dxa"/>
          </w:tcPr>
          <w:p w14:paraId="3E588EAA" w14:textId="77777777" w:rsidR="002C1E42" w:rsidRDefault="002C1E42" w:rsidP="002C1E42">
            <w:pPr>
              <w:spacing w:before="240"/>
              <w:jc w:val="center"/>
              <w:rPr>
                <w:rFonts w:cs="Arial"/>
                <w:szCs w:val="24"/>
              </w:rPr>
            </w:pPr>
            <w:r>
              <w:rPr>
                <w:rFonts w:cs="Arial"/>
                <w:szCs w:val="24"/>
              </w:rPr>
              <w:t>4</w:t>
            </w:r>
          </w:p>
        </w:tc>
        <w:tc>
          <w:tcPr>
            <w:tcW w:w="993" w:type="dxa"/>
          </w:tcPr>
          <w:p w14:paraId="6665E9D2"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6EC803DD" w14:textId="0F5F3277" w:rsidR="002C1E42" w:rsidRDefault="002C1E42" w:rsidP="002C1E42">
            <w:pPr>
              <w:spacing w:before="240"/>
              <w:rPr>
                <w:rFonts w:cs="Arial"/>
                <w:szCs w:val="24"/>
              </w:rPr>
            </w:pPr>
            <w:r>
              <w:rPr>
                <w:szCs w:val="24"/>
              </w:rPr>
              <w:t>Custom reports need to be available on a</w:t>
            </w:r>
            <w:r w:rsidR="000A0C83">
              <w:rPr>
                <w:szCs w:val="24"/>
              </w:rPr>
              <w:t xml:space="preserve">n ad hoc basis. The </w:t>
            </w:r>
            <w:r w:rsidR="001556EF">
              <w:rPr>
                <w:szCs w:val="24"/>
              </w:rPr>
              <w:t>assessments</w:t>
            </w:r>
            <w:r>
              <w:rPr>
                <w:szCs w:val="24"/>
              </w:rPr>
              <w:t xml:space="preserve"> of teachers also need </w:t>
            </w:r>
            <w:r w:rsidR="000A0C83">
              <w:rPr>
                <w:szCs w:val="24"/>
              </w:rPr>
              <w:t xml:space="preserve">to </w:t>
            </w:r>
            <w:r>
              <w:rPr>
                <w:szCs w:val="24"/>
              </w:rPr>
              <w:t>be reflected straight away</w:t>
            </w:r>
          </w:p>
        </w:tc>
        <w:tc>
          <w:tcPr>
            <w:tcW w:w="1275" w:type="dxa"/>
          </w:tcPr>
          <w:p w14:paraId="0A4928AE" w14:textId="77777777" w:rsidR="002C1E42" w:rsidRPr="00436E00" w:rsidRDefault="002C1E42" w:rsidP="002C1E42">
            <w:pPr>
              <w:spacing w:before="240"/>
              <w:jc w:val="center"/>
              <w:rPr>
                <w:rFonts w:cs="Arial"/>
                <w:szCs w:val="24"/>
              </w:rPr>
            </w:pPr>
            <w:r>
              <w:rPr>
                <w:rFonts w:cs="Arial"/>
                <w:szCs w:val="24"/>
              </w:rPr>
              <w:t>4</w:t>
            </w:r>
          </w:p>
        </w:tc>
      </w:tr>
      <w:tr w:rsidR="002C1E42" w:rsidRPr="00436E00" w14:paraId="209E609C" w14:textId="77777777" w:rsidTr="006E6FF3">
        <w:tc>
          <w:tcPr>
            <w:tcW w:w="875" w:type="dxa"/>
            <w:shd w:val="clear" w:color="auto" w:fill="FCF5FD"/>
          </w:tcPr>
          <w:p w14:paraId="260719B8" w14:textId="77777777" w:rsidR="002C1E42" w:rsidRDefault="002C1E42" w:rsidP="002C1E42">
            <w:pPr>
              <w:spacing w:before="240"/>
              <w:jc w:val="center"/>
              <w:rPr>
                <w:rStyle w:val="SubtleEmphasis"/>
              </w:rPr>
            </w:pPr>
            <w:r>
              <w:rPr>
                <w:rStyle w:val="SubtleEmphasis"/>
              </w:rPr>
              <w:t>T10</w:t>
            </w:r>
          </w:p>
        </w:tc>
        <w:tc>
          <w:tcPr>
            <w:tcW w:w="1643" w:type="dxa"/>
          </w:tcPr>
          <w:p w14:paraId="79725C5E" w14:textId="77777777" w:rsidR="002C1E42" w:rsidRDefault="002C1E42" w:rsidP="002C1E42">
            <w:pPr>
              <w:spacing w:before="240"/>
              <w:jc w:val="center"/>
            </w:pPr>
            <w:r>
              <w:t>Concurrency</w:t>
            </w:r>
          </w:p>
        </w:tc>
        <w:tc>
          <w:tcPr>
            <w:tcW w:w="992" w:type="dxa"/>
          </w:tcPr>
          <w:p w14:paraId="334E68A7" w14:textId="77777777" w:rsidR="002C1E42" w:rsidRDefault="002C1E42" w:rsidP="002C1E42">
            <w:pPr>
              <w:spacing w:before="240"/>
              <w:jc w:val="center"/>
              <w:rPr>
                <w:rFonts w:cs="Arial"/>
                <w:szCs w:val="24"/>
              </w:rPr>
            </w:pPr>
            <w:r>
              <w:rPr>
                <w:rFonts w:cs="Arial"/>
                <w:szCs w:val="24"/>
              </w:rPr>
              <w:t>3</w:t>
            </w:r>
          </w:p>
        </w:tc>
        <w:tc>
          <w:tcPr>
            <w:tcW w:w="993" w:type="dxa"/>
          </w:tcPr>
          <w:p w14:paraId="621194B9"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5783770A" w14:textId="60D53FB3" w:rsidR="002C1E42" w:rsidRDefault="000A0C83" w:rsidP="002C1E42">
            <w:pPr>
              <w:spacing w:before="240"/>
              <w:rPr>
                <w:rFonts w:cs="Arial"/>
                <w:szCs w:val="24"/>
              </w:rPr>
            </w:pPr>
            <w:r>
              <w:rPr>
                <w:szCs w:val="24"/>
              </w:rPr>
              <w:t>e</w:t>
            </w:r>
            <w:r w:rsidR="002C1E42">
              <w:rPr>
                <w:szCs w:val="24"/>
              </w:rPr>
              <w:t>duActiv will need to be able to service a certain percentage of member teachers at any one time</w:t>
            </w:r>
          </w:p>
        </w:tc>
        <w:tc>
          <w:tcPr>
            <w:tcW w:w="1275" w:type="dxa"/>
          </w:tcPr>
          <w:p w14:paraId="697AA1CF" w14:textId="77777777" w:rsidR="002C1E42" w:rsidRPr="00436E00" w:rsidRDefault="002C1E42" w:rsidP="002C1E42">
            <w:pPr>
              <w:spacing w:before="240"/>
              <w:jc w:val="center"/>
              <w:rPr>
                <w:rFonts w:cs="Arial"/>
                <w:szCs w:val="24"/>
              </w:rPr>
            </w:pPr>
            <w:r>
              <w:rPr>
                <w:rFonts w:cs="Arial"/>
                <w:szCs w:val="24"/>
              </w:rPr>
              <w:t>3</w:t>
            </w:r>
          </w:p>
        </w:tc>
      </w:tr>
      <w:tr w:rsidR="002C1E42" w:rsidRPr="00436E00" w14:paraId="29223549" w14:textId="77777777" w:rsidTr="006E6FF3">
        <w:tc>
          <w:tcPr>
            <w:tcW w:w="875" w:type="dxa"/>
            <w:shd w:val="clear" w:color="auto" w:fill="FCF5FD"/>
          </w:tcPr>
          <w:p w14:paraId="76ED156A" w14:textId="77777777" w:rsidR="002C1E42" w:rsidRDefault="002C1E42" w:rsidP="002C1E42">
            <w:pPr>
              <w:spacing w:before="240"/>
              <w:jc w:val="center"/>
              <w:rPr>
                <w:rStyle w:val="SubtleEmphasis"/>
              </w:rPr>
            </w:pPr>
            <w:r>
              <w:rPr>
                <w:rStyle w:val="SubtleEmphasis"/>
              </w:rPr>
              <w:t>T11</w:t>
            </w:r>
          </w:p>
        </w:tc>
        <w:tc>
          <w:tcPr>
            <w:tcW w:w="1643" w:type="dxa"/>
          </w:tcPr>
          <w:p w14:paraId="005B6E0F" w14:textId="77777777" w:rsidR="002C1E42" w:rsidRDefault="002C1E42" w:rsidP="002C1E42">
            <w:pPr>
              <w:spacing w:before="240"/>
              <w:jc w:val="center"/>
            </w:pPr>
            <w:r>
              <w:t xml:space="preserve">Special security objectives </w:t>
            </w:r>
          </w:p>
        </w:tc>
        <w:tc>
          <w:tcPr>
            <w:tcW w:w="992" w:type="dxa"/>
          </w:tcPr>
          <w:p w14:paraId="4E99F450" w14:textId="77777777" w:rsidR="002C1E42" w:rsidRDefault="002C1E42" w:rsidP="002C1E42">
            <w:pPr>
              <w:spacing w:before="240"/>
              <w:jc w:val="center"/>
              <w:rPr>
                <w:rFonts w:cs="Arial"/>
                <w:szCs w:val="24"/>
              </w:rPr>
            </w:pPr>
            <w:r>
              <w:rPr>
                <w:rFonts w:cs="Arial"/>
                <w:szCs w:val="24"/>
              </w:rPr>
              <w:t>3</w:t>
            </w:r>
          </w:p>
        </w:tc>
        <w:tc>
          <w:tcPr>
            <w:tcW w:w="993" w:type="dxa"/>
          </w:tcPr>
          <w:p w14:paraId="033E8A1E"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114555BA" w14:textId="0957EAC1" w:rsidR="002C1E42" w:rsidRDefault="002C1E42" w:rsidP="000A0C83">
            <w:pPr>
              <w:spacing w:before="240"/>
              <w:rPr>
                <w:rFonts w:cs="Arial"/>
                <w:szCs w:val="24"/>
              </w:rPr>
            </w:pPr>
            <w:r>
              <w:rPr>
                <w:szCs w:val="24"/>
              </w:rPr>
              <w:t xml:space="preserve">Authentification is required to access the online system. </w:t>
            </w:r>
            <w:r w:rsidR="001556EF">
              <w:rPr>
                <w:szCs w:val="24"/>
              </w:rPr>
              <w:t>Users’</w:t>
            </w:r>
            <w:r w:rsidR="000A0C83">
              <w:rPr>
                <w:szCs w:val="24"/>
              </w:rPr>
              <w:t xml:space="preserve"> r</w:t>
            </w:r>
            <w:r>
              <w:rPr>
                <w:szCs w:val="24"/>
              </w:rPr>
              <w:t xml:space="preserve">oles will also be </w:t>
            </w:r>
            <w:r w:rsidR="000A0C83">
              <w:rPr>
                <w:szCs w:val="24"/>
              </w:rPr>
              <w:t xml:space="preserve">managed </w:t>
            </w:r>
            <w:r>
              <w:rPr>
                <w:szCs w:val="24"/>
              </w:rPr>
              <w:t>carefully to give the minimum number of rights required. The system needs to keep track of teacher assessments and provide reliable data to the South African Council for Educators. Audit trails also need to be available</w:t>
            </w:r>
          </w:p>
        </w:tc>
        <w:tc>
          <w:tcPr>
            <w:tcW w:w="1275" w:type="dxa"/>
          </w:tcPr>
          <w:p w14:paraId="2BF67639" w14:textId="77777777" w:rsidR="002C1E42" w:rsidRPr="00436E00" w:rsidRDefault="002C1E42" w:rsidP="002C1E42">
            <w:pPr>
              <w:spacing w:before="240"/>
              <w:jc w:val="center"/>
              <w:rPr>
                <w:rFonts w:cs="Arial"/>
                <w:szCs w:val="24"/>
              </w:rPr>
            </w:pPr>
            <w:r>
              <w:rPr>
                <w:rFonts w:cs="Arial"/>
                <w:szCs w:val="24"/>
              </w:rPr>
              <w:t>3</w:t>
            </w:r>
          </w:p>
        </w:tc>
      </w:tr>
      <w:tr w:rsidR="002C1E42" w:rsidRPr="00436E00" w14:paraId="18724781" w14:textId="77777777" w:rsidTr="006E6FF3">
        <w:tc>
          <w:tcPr>
            <w:tcW w:w="875" w:type="dxa"/>
            <w:shd w:val="clear" w:color="auto" w:fill="FCF5FD"/>
          </w:tcPr>
          <w:p w14:paraId="2062FD6D" w14:textId="77777777" w:rsidR="002C1E42" w:rsidRDefault="002C1E42" w:rsidP="002C1E42">
            <w:pPr>
              <w:spacing w:before="240"/>
              <w:jc w:val="center"/>
              <w:rPr>
                <w:rStyle w:val="SubtleEmphasis"/>
              </w:rPr>
            </w:pPr>
            <w:r>
              <w:rPr>
                <w:rStyle w:val="SubtleEmphasis"/>
              </w:rPr>
              <w:t>T12</w:t>
            </w:r>
          </w:p>
        </w:tc>
        <w:tc>
          <w:tcPr>
            <w:tcW w:w="1643" w:type="dxa"/>
          </w:tcPr>
          <w:p w14:paraId="10A0F227" w14:textId="77777777" w:rsidR="002C1E42" w:rsidRDefault="002C1E42" w:rsidP="002C1E42">
            <w:pPr>
              <w:spacing w:before="240"/>
              <w:jc w:val="center"/>
            </w:pPr>
            <w:r>
              <w:t>Direct access for third parties</w:t>
            </w:r>
          </w:p>
        </w:tc>
        <w:tc>
          <w:tcPr>
            <w:tcW w:w="992" w:type="dxa"/>
          </w:tcPr>
          <w:p w14:paraId="09767473" w14:textId="77777777" w:rsidR="002C1E42" w:rsidRDefault="002C1E42" w:rsidP="002C1E42">
            <w:pPr>
              <w:spacing w:before="240"/>
              <w:jc w:val="center"/>
              <w:rPr>
                <w:rFonts w:cs="Arial"/>
                <w:szCs w:val="24"/>
              </w:rPr>
            </w:pPr>
            <w:r>
              <w:rPr>
                <w:rFonts w:cs="Arial"/>
                <w:szCs w:val="24"/>
              </w:rPr>
              <w:t>3</w:t>
            </w:r>
          </w:p>
        </w:tc>
        <w:tc>
          <w:tcPr>
            <w:tcW w:w="993" w:type="dxa"/>
          </w:tcPr>
          <w:p w14:paraId="205E0EAF"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53661E2C" w14:textId="75E922FC" w:rsidR="002C1E42" w:rsidRDefault="000A0C83" w:rsidP="002C1E42">
            <w:pPr>
              <w:spacing w:before="240"/>
              <w:rPr>
                <w:rFonts w:cs="Arial"/>
                <w:szCs w:val="24"/>
              </w:rPr>
            </w:pPr>
            <w:r>
              <w:rPr>
                <w:szCs w:val="24"/>
              </w:rPr>
              <w:t>e</w:t>
            </w:r>
            <w:r w:rsidR="002C1E42">
              <w:rPr>
                <w:szCs w:val="24"/>
              </w:rPr>
              <w:t>duActiv is a web-based system and allows transfer protocol interaction to the batch</w:t>
            </w:r>
          </w:p>
        </w:tc>
        <w:tc>
          <w:tcPr>
            <w:tcW w:w="1275" w:type="dxa"/>
          </w:tcPr>
          <w:p w14:paraId="0FA06C95" w14:textId="77777777" w:rsidR="002C1E42" w:rsidRPr="00436E00" w:rsidRDefault="002C1E42" w:rsidP="002C1E42">
            <w:pPr>
              <w:spacing w:before="240"/>
              <w:jc w:val="center"/>
              <w:rPr>
                <w:rFonts w:cs="Arial"/>
                <w:szCs w:val="24"/>
              </w:rPr>
            </w:pPr>
            <w:r>
              <w:rPr>
                <w:rFonts w:cs="Arial"/>
                <w:szCs w:val="24"/>
              </w:rPr>
              <w:t>3</w:t>
            </w:r>
          </w:p>
        </w:tc>
      </w:tr>
      <w:tr w:rsidR="002C1E42" w:rsidRPr="00436E00" w14:paraId="047C857F" w14:textId="77777777" w:rsidTr="006E6FF3">
        <w:tc>
          <w:tcPr>
            <w:tcW w:w="875" w:type="dxa"/>
            <w:shd w:val="clear" w:color="auto" w:fill="FCF5FD"/>
          </w:tcPr>
          <w:p w14:paraId="732DDC41" w14:textId="77777777" w:rsidR="002C1E42" w:rsidRPr="00E05D61" w:rsidRDefault="002C1E42" w:rsidP="002C1E42">
            <w:pPr>
              <w:spacing w:before="240"/>
              <w:jc w:val="center"/>
              <w:rPr>
                <w:rStyle w:val="SubtleEmphasis"/>
              </w:rPr>
            </w:pPr>
            <w:r>
              <w:rPr>
                <w:rStyle w:val="SubtleEmphasis"/>
              </w:rPr>
              <w:t>T13</w:t>
            </w:r>
          </w:p>
        </w:tc>
        <w:tc>
          <w:tcPr>
            <w:tcW w:w="1643" w:type="dxa"/>
          </w:tcPr>
          <w:p w14:paraId="416792E3" w14:textId="77777777" w:rsidR="002C1E42" w:rsidRPr="00436E00" w:rsidRDefault="002C1E42" w:rsidP="002C1E42">
            <w:pPr>
              <w:spacing w:before="240"/>
              <w:jc w:val="center"/>
              <w:rPr>
                <w:rFonts w:cs="Arial"/>
                <w:szCs w:val="24"/>
              </w:rPr>
            </w:pPr>
            <w:r>
              <w:rPr>
                <w:rFonts w:cs="Arial"/>
                <w:szCs w:val="24"/>
              </w:rPr>
              <w:t>Special user training</w:t>
            </w:r>
          </w:p>
        </w:tc>
        <w:tc>
          <w:tcPr>
            <w:tcW w:w="992" w:type="dxa"/>
          </w:tcPr>
          <w:p w14:paraId="3D7AF03F" w14:textId="77777777" w:rsidR="002C1E42" w:rsidRPr="00436E00" w:rsidRDefault="002C1E42" w:rsidP="002C1E42">
            <w:pPr>
              <w:spacing w:before="240"/>
              <w:jc w:val="center"/>
              <w:rPr>
                <w:rFonts w:cs="Arial"/>
                <w:szCs w:val="24"/>
              </w:rPr>
            </w:pPr>
            <w:r>
              <w:rPr>
                <w:rFonts w:cs="Arial"/>
                <w:szCs w:val="24"/>
              </w:rPr>
              <w:t>1</w:t>
            </w:r>
          </w:p>
        </w:tc>
        <w:tc>
          <w:tcPr>
            <w:tcW w:w="993" w:type="dxa"/>
          </w:tcPr>
          <w:p w14:paraId="305F7C4D"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5A306086" w14:textId="4D554F40" w:rsidR="002C1E42" w:rsidRDefault="002C1E42" w:rsidP="000A0C83">
            <w:pPr>
              <w:spacing w:before="240"/>
              <w:rPr>
                <w:rFonts w:cs="Arial"/>
                <w:szCs w:val="24"/>
              </w:rPr>
            </w:pPr>
            <w:r>
              <w:rPr>
                <w:szCs w:val="24"/>
              </w:rPr>
              <w:t>Some users may not be comfortable with computers and therefore need training. However, it will be made as easy to use as</w:t>
            </w:r>
            <w:r w:rsidR="0008464D">
              <w:rPr>
                <w:szCs w:val="24"/>
              </w:rPr>
              <w:t xml:space="preserve"> possible</w:t>
            </w:r>
          </w:p>
        </w:tc>
        <w:tc>
          <w:tcPr>
            <w:tcW w:w="1275" w:type="dxa"/>
          </w:tcPr>
          <w:p w14:paraId="0CF3EA9F" w14:textId="77777777" w:rsidR="002C1E42" w:rsidRPr="00436E00" w:rsidRDefault="002C1E42" w:rsidP="002C1E42">
            <w:pPr>
              <w:spacing w:before="240"/>
              <w:jc w:val="center"/>
              <w:rPr>
                <w:rFonts w:cs="Arial"/>
                <w:szCs w:val="24"/>
              </w:rPr>
            </w:pPr>
            <w:r>
              <w:rPr>
                <w:rFonts w:cs="Arial"/>
                <w:szCs w:val="24"/>
              </w:rPr>
              <w:t>1</w:t>
            </w:r>
          </w:p>
        </w:tc>
      </w:tr>
      <w:tr w:rsidR="002C1E42" w:rsidRPr="00436E00" w14:paraId="17EDD40D" w14:textId="77777777" w:rsidTr="002C1E42">
        <w:tc>
          <w:tcPr>
            <w:tcW w:w="4503" w:type="dxa"/>
            <w:gridSpan w:val="4"/>
            <w:shd w:val="clear" w:color="auto" w:fill="FCF5FD"/>
          </w:tcPr>
          <w:p w14:paraId="381A014D" w14:textId="77777777" w:rsidR="002C1E42" w:rsidRPr="00696405" w:rsidRDefault="002C1E42" w:rsidP="002C1E42">
            <w:pPr>
              <w:spacing w:before="240"/>
              <w:rPr>
                <w:rFonts w:cs="Arial"/>
                <w:b/>
                <w:szCs w:val="24"/>
              </w:rPr>
            </w:pPr>
            <w:r w:rsidRPr="00696405">
              <w:rPr>
                <w:rStyle w:val="SubtleEmphasis"/>
                <w:b/>
              </w:rPr>
              <w:t>Technical Factor Value (TFactor)</w:t>
            </w:r>
          </w:p>
        </w:tc>
        <w:tc>
          <w:tcPr>
            <w:tcW w:w="3969" w:type="dxa"/>
          </w:tcPr>
          <w:p w14:paraId="58B0A83C" w14:textId="77777777" w:rsidR="002C1E42" w:rsidRPr="0035651D" w:rsidRDefault="002C1E42" w:rsidP="002C1E42">
            <w:pPr>
              <w:spacing w:before="240"/>
              <w:rPr>
                <w:rFonts w:cs="Arial"/>
                <w:i/>
                <w:iCs/>
                <w:szCs w:val="24"/>
              </w:rPr>
            </w:pPr>
          </w:p>
        </w:tc>
        <w:tc>
          <w:tcPr>
            <w:tcW w:w="1275" w:type="dxa"/>
            <w:shd w:val="clear" w:color="auto" w:fill="auto"/>
          </w:tcPr>
          <w:p w14:paraId="0C32E7A8" w14:textId="77777777" w:rsidR="002C1E42" w:rsidRPr="0035651D" w:rsidRDefault="002C1E42" w:rsidP="002C1E42">
            <w:pPr>
              <w:spacing w:before="240"/>
              <w:jc w:val="center"/>
              <w:rPr>
                <w:rFonts w:cs="Arial"/>
                <w:i/>
                <w:iCs/>
                <w:szCs w:val="24"/>
              </w:rPr>
            </w:pPr>
            <w:r w:rsidRPr="0035651D">
              <w:rPr>
                <w:rFonts w:cs="Arial"/>
                <w:i/>
                <w:iCs/>
                <w:szCs w:val="24"/>
              </w:rPr>
              <w:t>43</w:t>
            </w:r>
          </w:p>
        </w:tc>
      </w:tr>
    </w:tbl>
    <w:p w14:paraId="10F9ABD4" w14:textId="77777777" w:rsidR="00EF3497" w:rsidRDefault="00EF3497" w:rsidP="002C1E42">
      <w:pPr>
        <w:pStyle w:val="Heading2"/>
        <w:spacing w:after="240"/>
        <w:rPr>
          <w:color w:val="auto"/>
        </w:rPr>
      </w:pPr>
      <w:bookmarkStart w:id="860" w:name="_Toc290574126"/>
      <w:r>
        <w:rPr>
          <w:color w:val="auto"/>
        </w:rPr>
        <w:br w:type="page"/>
      </w:r>
    </w:p>
    <w:p w14:paraId="19ECBD28" w14:textId="2419E883" w:rsidR="002C1E42" w:rsidRDefault="002C1E42" w:rsidP="002C1E42">
      <w:pPr>
        <w:pStyle w:val="Heading2"/>
        <w:spacing w:after="240"/>
      </w:pPr>
      <w:bookmarkStart w:id="861" w:name="_Toc418840350"/>
      <w:r>
        <w:rPr>
          <w:color w:val="auto"/>
        </w:rPr>
        <w:lastRenderedPageBreak/>
        <w:t>10</w:t>
      </w:r>
      <w:r>
        <w:t>.4 Environmental Complexity Factors</w:t>
      </w:r>
      <w:bookmarkEnd w:id="860"/>
      <w:bookmarkEnd w:id="861"/>
    </w:p>
    <w:p w14:paraId="2A21777B" w14:textId="77777777" w:rsidR="002C1E42" w:rsidRDefault="002C1E42" w:rsidP="002C1E42">
      <w:r>
        <w:t>The environmental complexity factors are used in a similar way as the technical complexity factors above. However, these factors relate to the environment in which the application will be developed. The EFactor calculated in the table below is then negatively considered when calculating the environmental complexity factor (ECF) in the next section.</w:t>
      </w:r>
    </w:p>
    <w:p w14:paraId="60F17C41" w14:textId="77777777" w:rsidR="002C1E42" w:rsidRDefault="002C1E42" w:rsidP="002C1E42"/>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5"/>
        <w:gridCol w:w="1501"/>
        <w:gridCol w:w="1134"/>
        <w:gridCol w:w="993"/>
        <w:gridCol w:w="3969"/>
        <w:gridCol w:w="1275"/>
      </w:tblGrid>
      <w:tr w:rsidR="002C1E42" w:rsidRPr="00436E00" w14:paraId="654A794E" w14:textId="77777777" w:rsidTr="00EF3497">
        <w:tc>
          <w:tcPr>
            <w:tcW w:w="875" w:type="dxa"/>
            <w:shd w:val="clear" w:color="auto" w:fill="FCF5FD"/>
          </w:tcPr>
          <w:p w14:paraId="2B38A9E6" w14:textId="77777777" w:rsidR="002C1E42" w:rsidRPr="00E05D61" w:rsidRDefault="002C1E42" w:rsidP="002C1E42">
            <w:pPr>
              <w:spacing w:before="240"/>
              <w:jc w:val="center"/>
              <w:rPr>
                <w:rStyle w:val="SubtleEmphasis"/>
              </w:rPr>
            </w:pPr>
            <w:r>
              <w:rPr>
                <w:rStyle w:val="SubtleEmphasis"/>
              </w:rPr>
              <w:t>Factor</w:t>
            </w:r>
          </w:p>
        </w:tc>
        <w:tc>
          <w:tcPr>
            <w:tcW w:w="1501" w:type="dxa"/>
            <w:shd w:val="clear" w:color="auto" w:fill="FCF5FD"/>
          </w:tcPr>
          <w:p w14:paraId="37DA9FB1" w14:textId="77777777" w:rsidR="002C1E42" w:rsidRPr="00E05D61" w:rsidRDefault="002C1E42" w:rsidP="002C1E42">
            <w:pPr>
              <w:spacing w:before="240"/>
              <w:jc w:val="center"/>
              <w:rPr>
                <w:rStyle w:val="SubtleEmphasis"/>
              </w:rPr>
            </w:pPr>
            <w:r w:rsidRPr="00E05D61">
              <w:rPr>
                <w:rStyle w:val="SubtleEmphasis"/>
              </w:rPr>
              <w:t>Description</w:t>
            </w:r>
          </w:p>
        </w:tc>
        <w:tc>
          <w:tcPr>
            <w:tcW w:w="1134" w:type="dxa"/>
            <w:shd w:val="clear" w:color="auto" w:fill="FCF5FD"/>
          </w:tcPr>
          <w:p w14:paraId="592D198C" w14:textId="77777777" w:rsidR="002C1E42" w:rsidRDefault="002C1E42" w:rsidP="002C1E42">
            <w:pPr>
              <w:spacing w:before="240"/>
              <w:jc w:val="center"/>
              <w:rPr>
                <w:rStyle w:val="SubtleEmphasis"/>
              </w:rPr>
            </w:pPr>
            <w:r>
              <w:rPr>
                <w:rStyle w:val="SubtleEmphasis"/>
              </w:rPr>
              <w:t>Assigned Value</w:t>
            </w:r>
          </w:p>
          <w:p w14:paraId="3239FE4E" w14:textId="77777777" w:rsidR="002C1E42" w:rsidRPr="00E05D61" w:rsidRDefault="002C1E42" w:rsidP="002C1E42">
            <w:pPr>
              <w:spacing w:before="240"/>
              <w:jc w:val="center"/>
              <w:rPr>
                <w:rStyle w:val="SubtleEmphasis"/>
              </w:rPr>
            </w:pPr>
            <w:r>
              <w:rPr>
                <w:rStyle w:val="SubtleEmphasis"/>
              </w:rPr>
              <w:t xml:space="preserve"> (0-5)</w:t>
            </w:r>
          </w:p>
        </w:tc>
        <w:tc>
          <w:tcPr>
            <w:tcW w:w="993" w:type="dxa"/>
            <w:shd w:val="clear" w:color="auto" w:fill="FCF5FD"/>
          </w:tcPr>
          <w:p w14:paraId="75DDC622" w14:textId="77777777" w:rsidR="002C1E42" w:rsidRDefault="002C1E42" w:rsidP="002C1E42">
            <w:pPr>
              <w:spacing w:before="240"/>
              <w:jc w:val="center"/>
              <w:rPr>
                <w:rStyle w:val="SubtleEmphasis"/>
              </w:rPr>
            </w:pPr>
            <w:r>
              <w:rPr>
                <w:rStyle w:val="SubtleEmphasis"/>
              </w:rPr>
              <w:t>Weight</w:t>
            </w:r>
          </w:p>
        </w:tc>
        <w:tc>
          <w:tcPr>
            <w:tcW w:w="3969" w:type="dxa"/>
            <w:shd w:val="clear" w:color="auto" w:fill="FCF5FD"/>
          </w:tcPr>
          <w:p w14:paraId="5806F159" w14:textId="77777777" w:rsidR="002C1E42" w:rsidRDefault="002C1E42" w:rsidP="002C1E42">
            <w:pPr>
              <w:spacing w:before="240"/>
              <w:jc w:val="center"/>
              <w:rPr>
                <w:rStyle w:val="SubtleEmphasis"/>
              </w:rPr>
            </w:pPr>
            <w:r>
              <w:rPr>
                <w:rStyle w:val="SubtleEmphasis"/>
              </w:rPr>
              <w:t>Reason</w:t>
            </w:r>
          </w:p>
        </w:tc>
        <w:tc>
          <w:tcPr>
            <w:tcW w:w="1275" w:type="dxa"/>
            <w:shd w:val="clear" w:color="auto" w:fill="FCF5FD"/>
          </w:tcPr>
          <w:p w14:paraId="1D65CBDC" w14:textId="77777777" w:rsidR="002C1E42" w:rsidRDefault="002C1E42" w:rsidP="002C1E42">
            <w:pPr>
              <w:spacing w:before="240"/>
              <w:jc w:val="center"/>
              <w:rPr>
                <w:rStyle w:val="SubtleEmphasis"/>
              </w:rPr>
            </w:pPr>
            <w:r>
              <w:rPr>
                <w:rStyle w:val="SubtleEmphasis"/>
              </w:rPr>
              <w:t>Weighted Value</w:t>
            </w:r>
          </w:p>
        </w:tc>
      </w:tr>
      <w:tr w:rsidR="002C1E42" w:rsidRPr="00436E00" w14:paraId="5E9F811F" w14:textId="77777777" w:rsidTr="00EF3497">
        <w:tc>
          <w:tcPr>
            <w:tcW w:w="875" w:type="dxa"/>
            <w:shd w:val="clear" w:color="auto" w:fill="FCF5FD"/>
          </w:tcPr>
          <w:p w14:paraId="751CA2FD" w14:textId="77777777" w:rsidR="002C1E42" w:rsidRPr="00E05D61" w:rsidRDefault="002C1E42" w:rsidP="002C1E42">
            <w:pPr>
              <w:spacing w:before="240"/>
              <w:jc w:val="center"/>
              <w:rPr>
                <w:rStyle w:val="SubtleEmphasis"/>
              </w:rPr>
            </w:pPr>
            <w:r>
              <w:rPr>
                <w:rStyle w:val="SubtleEmphasis"/>
              </w:rPr>
              <w:t>E1</w:t>
            </w:r>
          </w:p>
        </w:tc>
        <w:tc>
          <w:tcPr>
            <w:tcW w:w="1501" w:type="dxa"/>
          </w:tcPr>
          <w:p w14:paraId="66A5B533" w14:textId="77777777" w:rsidR="002C1E42" w:rsidRPr="00436E00" w:rsidRDefault="002C1E42" w:rsidP="002C1E42">
            <w:pPr>
              <w:spacing w:before="240"/>
              <w:jc w:val="center"/>
              <w:rPr>
                <w:rFonts w:cs="Arial"/>
                <w:szCs w:val="24"/>
              </w:rPr>
            </w:pPr>
            <w:r>
              <w:t>Familiarity with System</w:t>
            </w:r>
          </w:p>
        </w:tc>
        <w:tc>
          <w:tcPr>
            <w:tcW w:w="1134" w:type="dxa"/>
          </w:tcPr>
          <w:p w14:paraId="7E2557F0" w14:textId="77777777" w:rsidR="002C1E42" w:rsidRPr="00436E00" w:rsidRDefault="002C1E42" w:rsidP="002C1E42">
            <w:pPr>
              <w:spacing w:before="240"/>
              <w:jc w:val="center"/>
              <w:rPr>
                <w:rFonts w:cs="Arial"/>
                <w:szCs w:val="24"/>
              </w:rPr>
            </w:pPr>
            <w:r>
              <w:rPr>
                <w:rFonts w:cs="Arial"/>
                <w:szCs w:val="24"/>
              </w:rPr>
              <w:t>2</w:t>
            </w:r>
          </w:p>
        </w:tc>
        <w:tc>
          <w:tcPr>
            <w:tcW w:w="993" w:type="dxa"/>
          </w:tcPr>
          <w:p w14:paraId="79ABA066" w14:textId="77777777" w:rsidR="002C1E42" w:rsidRPr="00436E00" w:rsidRDefault="002C1E42" w:rsidP="002C1E42">
            <w:pPr>
              <w:spacing w:before="240"/>
              <w:jc w:val="center"/>
              <w:rPr>
                <w:rFonts w:cs="Arial"/>
                <w:szCs w:val="24"/>
              </w:rPr>
            </w:pPr>
            <w:r>
              <w:rPr>
                <w:rFonts w:cs="Arial"/>
                <w:szCs w:val="24"/>
              </w:rPr>
              <w:t>1.5</w:t>
            </w:r>
          </w:p>
        </w:tc>
        <w:tc>
          <w:tcPr>
            <w:tcW w:w="3969" w:type="dxa"/>
          </w:tcPr>
          <w:p w14:paraId="48355FF7" w14:textId="5CCE2224" w:rsidR="002C1E42" w:rsidRDefault="002C1E42" w:rsidP="002C1E42">
            <w:pPr>
              <w:spacing w:before="240"/>
              <w:rPr>
                <w:rFonts w:cs="Arial"/>
                <w:szCs w:val="24"/>
              </w:rPr>
            </w:pPr>
            <w:r>
              <w:rPr>
                <w:szCs w:val="24"/>
              </w:rPr>
              <w:t>While studying at UCT the team has had exposure to OO concepts for various courses (</w:t>
            </w:r>
            <w:r>
              <w:t>INF1003S, INF2007F, INF2009F, INF2011S, INF3003W and INF3014F), but has only completed two entire systems</w:t>
            </w:r>
          </w:p>
        </w:tc>
        <w:tc>
          <w:tcPr>
            <w:tcW w:w="1275" w:type="dxa"/>
          </w:tcPr>
          <w:p w14:paraId="42AF6AC3" w14:textId="77777777" w:rsidR="002C1E42" w:rsidRPr="00436E00" w:rsidRDefault="002C1E42" w:rsidP="002C1E42">
            <w:pPr>
              <w:spacing w:before="240"/>
              <w:jc w:val="center"/>
              <w:rPr>
                <w:rFonts w:cs="Arial"/>
                <w:szCs w:val="24"/>
              </w:rPr>
            </w:pPr>
            <w:r>
              <w:rPr>
                <w:rFonts w:cs="Arial"/>
                <w:szCs w:val="24"/>
              </w:rPr>
              <w:t>3</w:t>
            </w:r>
          </w:p>
        </w:tc>
      </w:tr>
      <w:tr w:rsidR="002C1E42" w:rsidRPr="00436E00" w14:paraId="09EDC4C1" w14:textId="77777777" w:rsidTr="00EF3497">
        <w:tc>
          <w:tcPr>
            <w:tcW w:w="875" w:type="dxa"/>
            <w:shd w:val="clear" w:color="auto" w:fill="FCF5FD"/>
          </w:tcPr>
          <w:p w14:paraId="28296AA3" w14:textId="77777777" w:rsidR="002C1E42" w:rsidRPr="00E05D61" w:rsidRDefault="002C1E42" w:rsidP="002C1E42">
            <w:pPr>
              <w:spacing w:before="240"/>
              <w:jc w:val="center"/>
              <w:rPr>
                <w:rStyle w:val="SubtleEmphasis"/>
              </w:rPr>
            </w:pPr>
            <w:r>
              <w:rPr>
                <w:rStyle w:val="SubtleEmphasis"/>
              </w:rPr>
              <w:t>E2</w:t>
            </w:r>
          </w:p>
        </w:tc>
        <w:tc>
          <w:tcPr>
            <w:tcW w:w="1501" w:type="dxa"/>
          </w:tcPr>
          <w:p w14:paraId="57ECCA07" w14:textId="77777777" w:rsidR="002C1E42" w:rsidRPr="00436E00" w:rsidRDefault="002C1E42" w:rsidP="002C1E42">
            <w:pPr>
              <w:spacing w:before="240"/>
              <w:jc w:val="center"/>
              <w:rPr>
                <w:rFonts w:cs="Arial"/>
                <w:szCs w:val="24"/>
              </w:rPr>
            </w:pPr>
            <w:r>
              <w:t>Application Experience</w:t>
            </w:r>
          </w:p>
        </w:tc>
        <w:tc>
          <w:tcPr>
            <w:tcW w:w="1134" w:type="dxa"/>
          </w:tcPr>
          <w:p w14:paraId="320F4E14" w14:textId="77777777" w:rsidR="002C1E42" w:rsidRPr="00436E00" w:rsidRDefault="002C1E42" w:rsidP="002C1E42">
            <w:pPr>
              <w:spacing w:before="240"/>
              <w:jc w:val="center"/>
              <w:rPr>
                <w:rFonts w:cs="Arial"/>
                <w:szCs w:val="24"/>
              </w:rPr>
            </w:pPr>
            <w:r>
              <w:rPr>
                <w:rFonts w:cs="Arial"/>
                <w:szCs w:val="24"/>
              </w:rPr>
              <w:t>0</w:t>
            </w:r>
          </w:p>
        </w:tc>
        <w:tc>
          <w:tcPr>
            <w:tcW w:w="993" w:type="dxa"/>
          </w:tcPr>
          <w:p w14:paraId="10331F73" w14:textId="77777777" w:rsidR="002C1E42" w:rsidRPr="00436E00" w:rsidRDefault="002C1E42" w:rsidP="002C1E42">
            <w:pPr>
              <w:spacing w:before="240"/>
              <w:jc w:val="center"/>
              <w:rPr>
                <w:rFonts w:cs="Arial"/>
                <w:szCs w:val="24"/>
              </w:rPr>
            </w:pPr>
            <w:r>
              <w:rPr>
                <w:rFonts w:cs="Arial"/>
                <w:szCs w:val="24"/>
              </w:rPr>
              <w:t>0.5</w:t>
            </w:r>
          </w:p>
        </w:tc>
        <w:tc>
          <w:tcPr>
            <w:tcW w:w="3969" w:type="dxa"/>
          </w:tcPr>
          <w:p w14:paraId="144A2B83" w14:textId="7A5DBE1E" w:rsidR="002C1E42" w:rsidRDefault="002C1E42" w:rsidP="002C1E42">
            <w:pPr>
              <w:spacing w:before="240"/>
              <w:rPr>
                <w:rFonts w:cs="Arial"/>
                <w:szCs w:val="24"/>
              </w:rPr>
            </w:pPr>
            <w:r w:rsidRPr="00C50CD3">
              <w:rPr>
                <w:szCs w:val="24"/>
              </w:rPr>
              <w:t xml:space="preserve">This will </w:t>
            </w:r>
            <w:r>
              <w:rPr>
                <w:szCs w:val="24"/>
              </w:rPr>
              <w:t>be the first application that E-Bots will create. This is also the first time we are developing a CP</w:t>
            </w:r>
            <w:r w:rsidR="00122DA1">
              <w:rPr>
                <w:szCs w:val="24"/>
              </w:rPr>
              <w:t>T</w:t>
            </w:r>
            <w:r>
              <w:rPr>
                <w:szCs w:val="24"/>
              </w:rPr>
              <w:t>D platform and using elements of gamification</w:t>
            </w:r>
          </w:p>
        </w:tc>
        <w:tc>
          <w:tcPr>
            <w:tcW w:w="1275" w:type="dxa"/>
          </w:tcPr>
          <w:p w14:paraId="7C7404EC" w14:textId="77777777" w:rsidR="002C1E42" w:rsidRPr="00436E00" w:rsidRDefault="002C1E42" w:rsidP="002C1E42">
            <w:pPr>
              <w:spacing w:before="240"/>
              <w:jc w:val="center"/>
              <w:rPr>
                <w:rFonts w:cs="Arial"/>
                <w:szCs w:val="24"/>
              </w:rPr>
            </w:pPr>
            <w:r>
              <w:rPr>
                <w:rFonts w:cs="Arial"/>
                <w:szCs w:val="24"/>
              </w:rPr>
              <w:t>0</w:t>
            </w:r>
          </w:p>
        </w:tc>
      </w:tr>
      <w:tr w:rsidR="002C1E42" w:rsidRPr="00436E00" w14:paraId="4F2542CE" w14:textId="77777777" w:rsidTr="00EF3497">
        <w:tc>
          <w:tcPr>
            <w:tcW w:w="875" w:type="dxa"/>
            <w:shd w:val="clear" w:color="auto" w:fill="FCF5FD"/>
          </w:tcPr>
          <w:p w14:paraId="01A1CCB3" w14:textId="77777777" w:rsidR="002C1E42" w:rsidRDefault="002C1E42" w:rsidP="002C1E42">
            <w:pPr>
              <w:spacing w:before="240"/>
              <w:jc w:val="center"/>
              <w:rPr>
                <w:rStyle w:val="SubtleEmphasis"/>
              </w:rPr>
            </w:pPr>
            <w:r>
              <w:rPr>
                <w:rStyle w:val="SubtleEmphasis"/>
              </w:rPr>
              <w:t>E3</w:t>
            </w:r>
          </w:p>
        </w:tc>
        <w:tc>
          <w:tcPr>
            <w:tcW w:w="1501" w:type="dxa"/>
          </w:tcPr>
          <w:p w14:paraId="3736A56D" w14:textId="77777777" w:rsidR="002C1E42" w:rsidRDefault="002C1E42" w:rsidP="002C1E42">
            <w:pPr>
              <w:spacing w:before="240"/>
              <w:jc w:val="center"/>
            </w:pPr>
            <w:r>
              <w:t>Object Oriented (OO) Experience</w:t>
            </w:r>
          </w:p>
        </w:tc>
        <w:tc>
          <w:tcPr>
            <w:tcW w:w="1134" w:type="dxa"/>
          </w:tcPr>
          <w:p w14:paraId="46751B7E" w14:textId="77777777" w:rsidR="002C1E42" w:rsidRDefault="002C1E42" w:rsidP="002C1E42">
            <w:pPr>
              <w:spacing w:before="240"/>
              <w:jc w:val="center"/>
              <w:rPr>
                <w:rFonts w:cs="Arial"/>
                <w:szCs w:val="24"/>
              </w:rPr>
            </w:pPr>
            <w:r>
              <w:rPr>
                <w:rFonts w:cs="Arial"/>
                <w:szCs w:val="24"/>
              </w:rPr>
              <w:t>2</w:t>
            </w:r>
          </w:p>
        </w:tc>
        <w:tc>
          <w:tcPr>
            <w:tcW w:w="993" w:type="dxa"/>
          </w:tcPr>
          <w:p w14:paraId="15AC8E5D"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17DE343E" w14:textId="7CCCD6B1" w:rsidR="002C1E42" w:rsidRDefault="002C1E42" w:rsidP="002C1E42">
            <w:pPr>
              <w:spacing w:before="240"/>
              <w:rPr>
                <w:rFonts w:cs="Arial"/>
                <w:szCs w:val="24"/>
              </w:rPr>
            </w:pPr>
            <w:r>
              <w:rPr>
                <w:szCs w:val="24"/>
              </w:rPr>
              <w:t>The team has been working with advanced OO concepts in secon</w:t>
            </w:r>
            <w:r w:rsidR="00120B72">
              <w:rPr>
                <w:szCs w:val="24"/>
              </w:rPr>
              <w:t>d</w:t>
            </w:r>
            <w:r>
              <w:rPr>
                <w:szCs w:val="24"/>
              </w:rPr>
              <w:t xml:space="preserve"> and </w:t>
            </w:r>
            <w:r w:rsidR="001556EF">
              <w:rPr>
                <w:szCs w:val="24"/>
              </w:rPr>
              <w:t>third</w:t>
            </w:r>
            <w:r>
              <w:rPr>
                <w:szCs w:val="24"/>
              </w:rPr>
              <w:t xml:space="preserve"> year as IS majors at UCT</w:t>
            </w:r>
          </w:p>
        </w:tc>
        <w:tc>
          <w:tcPr>
            <w:tcW w:w="1275" w:type="dxa"/>
          </w:tcPr>
          <w:p w14:paraId="4286F9AD" w14:textId="77777777" w:rsidR="002C1E42" w:rsidRPr="00436E00" w:rsidRDefault="002C1E42" w:rsidP="002C1E42">
            <w:pPr>
              <w:spacing w:before="240"/>
              <w:jc w:val="center"/>
              <w:rPr>
                <w:rFonts w:cs="Arial"/>
                <w:szCs w:val="24"/>
              </w:rPr>
            </w:pPr>
            <w:r>
              <w:rPr>
                <w:rFonts w:cs="Arial"/>
                <w:szCs w:val="24"/>
              </w:rPr>
              <w:t>2</w:t>
            </w:r>
          </w:p>
        </w:tc>
      </w:tr>
      <w:tr w:rsidR="002C1E42" w:rsidRPr="00436E00" w14:paraId="383D6E69" w14:textId="77777777" w:rsidTr="00EF3497">
        <w:tc>
          <w:tcPr>
            <w:tcW w:w="875" w:type="dxa"/>
            <w:shd w:val="clear" w:color="auto" w:fill="FCF5FD"/>
          </w:tcPr>
          <w:p w14:paraId="6380B452" w14:textId="77777777" w:rsidR="002C1E42" w:rsidRDefault="002C1E42" w:rsidP="002C1E42">
            <w:pPr>
              <w:spacing w:before="240"/>
              <w:jc w:val="center"/>
              <w:rPr>
                <w:rStyle w:val="SubtleEmphasis"/>
              </w:rPr>
            </w:pPr>
            <w:r>
              <w:rPr>
                <w:rStyle w:val="SubtleEmphasis"/>
              </w:rPr>
              <w:t>E4</w:t>
            </w:r>
          </w:p>
        </w:tc>
        <w:tc>
          <w:tcPr>
            <w:tcW w:w="1501" w:type="dxa"/>
          </w:tcPr>
          <w:p w14:paraId="5B92A5AC" w14:textId="77777777" w:rsidR="002C1E42" w:rsidRDefault="002C1E42" w:rsidP="002C1E42">
            <w:pPr>
              <w:spacing w:before="240"/>
              <w:jc w:val="center"/>
            </w:pPr>
            <w:r>
              <w:t>Lead Analyst Capability</w:t>
            </w:r>
          </w:p>
        </w:tc>
        <w:tc>
          <w:tcPr>
            <w:tcW w:w="1134" w:type="dxa"/>
          </w:tcPr>
          <w:p w14:paraId="23EAA94D" w14:textId="77777777" w:rsidR="002C1E42" w:rsidRDefault="002C1E42" w:rsidP="002C1E42">
            <w:pPr>
              <w:spacing w:before="240"/>
              <w:jc w:val="center"/>
              <w:rPr>
                <w:rFonts w:cs="Arial"/>
                <w:szCs w:val="24"/>
              </w:rPr>
            </w:pPr>
            <w:r>
              <w:rPr>
                <w:rFonts w:cs="Arial"/>
                <w:szCs w:val="24"/>
              </w:rPr>
              <w:t>2</w:t>
            </w:r>
          </w:p>
        </w:tc>
        <w:tc>
          <w:tcPr>
            <w:tcW w:w="993" w:type="dxa"/>
          </w:tcPr>
          <w:p w14:paraId="7C6DC570" w14:textId="77777777" w:rsidR="002C1E42" w:rsidRPr="00436E00" w:rsidRDefault="002C1E42" w:rsidP="002C1E42">
            <w:pPr>
              <w:spacing w:before="240"/>
              <w:jc w:val="center"/>
              <w:rPr>
                <w:rFonts w:cs="Arial"/>
                <w:szCs w:val="24"/>
              </w:rPr>
            </w:pPr>
            <w:r>
              <w:rPr>
                <w:rFonts w:cs="Arial"/>
                <w:szCs w:val="24"/>
              </w:rPr>
              <w:t>0.5</w:t>
            </w:r>
          </w:p>
        </w:tc>
        <w:tc>
          <w:tcPr>
            <w:tcW w:w="3969" w:type="dxa"/>
          </w:tcPr>
          <w:p w14:paraId="1A3C4B0F" w14:textId="1D39E0A0" w:rsidR="002C1E42" w:rsidRDefault="002C1E42" w:rsidP="002C1E42">
            <w:pPr>
              <w:spacing w:before="240"/>
              <w:rPr>
                <w:rFonts w:cs="Arial"/>
                <w:szCs w:val="24"/>
              </w:rPr>
            </w:pPr>
            <w:r>
              <w:rPr>
                <w:szCs w:val="24"/>
              </w:rPr>
              <w:t>These skills have been obta</w:t>
            </w:r>
            <w:r w:rsidR="0008464D">
              <w:rPr>
                <w:szCs w:val="24"/>
              </w:rPr>
              <w:t>ined through the courses at UCT</w:t>
            </w:r>
          </w:p>
        </w:tc>
        <w:tc>
          <w:tcPr>
            <w:tcW w:w="1275" w:type="dxa"/>
          </w:tcPr>
          <w:p w14:paraId="16182B2F" w14:textId="77777777" w:rsidR="002C1E42" w:rsidRPr="00436E00" w:rsidRDefault="002C1E42" w:rsidP="002C1E42">
            <w:pPr>
              <w:spacing w:before="240"/>
              <w:jc w:val="center"/>
              <w:rPr>
                <w:rFonts w:cs="Arial"/>
                <w:szCs w:val="24"/>
              </w:rPr>
            </w:pPr>
            <w:r>
              <w:rPr>
                <w:rFonts w:cs="Arial"/>
                <w:szCs w:val="24"/>
              </w:rPr>
              <w:t>1</w:t>
            </w:r>
          </w:p>
        </w:tc>
      </w:tr>
      <w:tr w:rsidR="002C1E42" w:rsidRPr="00436E00" w14:paraId="3B1E58AC" w14:textId="77777777" w:rsidTr="00EF3497">
        <w:tc>
          <w:tcPr>
            <w:tcW w:w="875" w:type="dxa"/>
            <w:shd w:val="clear" w:color="auto" w:fill="FCF5FD"/>
          </w:tcPr>
          <w:p w14:paraId="27C17ECC" w14:textId="77777777" w:rsidR="002C1E42" w:rsidRDefault="002C1E42" w:rsidP="002C1E42">
            <w:pPr>
              <w:spacing w:before="240"/>
              <w:jc w:val="center"/>
              <w:rPr>
                <w:rStyle w:val="SubtleEmphasis"/>
              </w:rPr>
            </w:pPr>
            <w:r>
              <w:rPr>
                <w:rStyle w:val="SubtleEmphasis"/>
              </w:rPr>
              <w:t>E5</w:t>
            </w:r>
          </w:p>
        </w:tc>
        <w:tc>
          <w:tcPr>
            <w:tcW w:w="1501" w:type="dxa"/>
          </w:tcPr>
          <w:p w14:paraId="452A2AFB" w14:textId="77777777" w:rsidR="002C1E42" w:rsidRDefault="002C1E42" w:rsidP="002C1E42">
            <w:pPr>
              <w:spacing w:before="240"/>
              <w:jc w:val="center"/>
            </w:pPr>
            <w:r>
              <w:t>Motivation</w:t>
            </w:r>
          </w:p>
        </w:tc>
        <w:tc>
          <w:tcPr>
            <w:tcW w:w="1134" w:type="dxa"/>
          </w:tcPr>
          <w:p w14:paraId="7DBFB4F9" w14:textId="77777777" w:rsidR="002C1E42" w:rsidRDefault="002C1E42" w:rsidP="002C1E42">
            <w:pPr>
              <w:spacing w:before="240"/>
              <w:jc w:val="center"/>
              <w:rPr>
                <w:rFonts w:cs="Arial"/>
                <w:szCs w:val="24"/>
              </w:rPr>
            </w:pPr>
            <w:r>
              <w:rPr>
                <w:rFonts w:cs="Arial"/>
                <w:szCs w:val="24"/>
              </w:rPr>
              <w:t>5</w:t>
            </w:r>
          </w:p>
        </w:tc>
        <w:tc>
          <w:tcPr>
            <w:tcW w:w="993" w:type="dxa"/>
          </w:tcPr>
          <w:p w14:paraId="3E8EB3D6"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0395EA7E" w14:textId="039FE00C" w:rsidR="002C1E42" w:rsidRDefault="002C1E42" w:rsidP="000A0C83">
            <w:pPr>
              <w:spacing w:before="240"/>
              <w:rPr>
                <w:rFonts w:cs="Arial"/>
                <w:szCs w:val="24"/>
              </w:rPr>
            </w:pPr>
            <w:r>
              <w:rPr>
                <w:szCs w:val="24"/>
              </w:rPr>
              <w:t xml:space="preserve">The </w:t>
            </w:r>
            <w:r w:rsidR="00215D6A">
              <w:rPr>
                <w:szCs w:val="24"/>
              </w:rPr>
              <w:t xml:space="preserve">entire </w:t>
            </w:r>
            <w:r w:rsidR="000A0C83">
              <w:rPr>
                <w:szCs w:val="24"/>
              </w:rPr>
              <w:t>E-Bots</w:t>
            </w:r>
            <w:r>
              <w:rPr>
                <w:szCs w:val="24"/>
              </w:rPr>
              <w:t xml:space="preserve"> team is dedicated to producing an excellent system. Time and work management are high priorities. Team members are prepared to help others when required and always finish work on time</w:t>
            </w:r>
          </w:p>
        </w:tc>
        <w:tc>
          <w:tcPr>
            <w:tcW w:w="1275" w:type="dxa"/>
          </w:tcPr>
          <w:p w14:paraId="29519DC5" w14:textId="77777777" w:rsidR="002C1E42" w:rsidRPr="00436E00" w:rsidRDefault="002C1E42" w:rsidP="002C1E42">
            <w:pPr>
              <w:spacing w:before="240"/>
              <w:jc w:val="center"/>
              <w:rPr>
                <w:rFonts w:cs="Arial"/>
                <w:szCs w:val="24"/>
              </w:rPr>
            </w:pPr>
            <w:r>
              <w:rPr>
                <w:rFonts w:cs="Arial"/>
                <w:szCs w:val="24"/>
              </w:rPr>
              <w:t>5</w:t>
            </w:r>
          </w:p>
        </w:tc>
      </w:tr>
      <w:tr w:rsidR="002C1E42" w:rsidRPr="00436E00" w14:paraId="4D1165FA" w14:textId="77777777" w:rsidTr="00EF3497">
        <w:tc>
          <w:tcPr>
            <w:tcW w:w="875" w:type="dxa"/>
            <w:shd w:val="clear" w:color="auto" w:fill="FCF5FD"/>
          </w:tcPr>
          <w:p w14:paraId="163C8A9D" w14:textId="77777777" w:rsidR="002C1E42" w:rsidRDefault="002C1E42" w:rsidP="002C1E42">
            <w:pPr>
              <w:spacing w:before="240"/>
              <w:jc w:val="center"/>
              <w:rPr>
                <w:rStyle w:val="SubtleEmphasis"/>
              </w:rPr>
            </w:pPr>
            <w:r>
              <w:rPr>
                <w:rStyle w:val="SubtleEmphasis"/>
              </w:rPr>
              <w:lastRenderedPageBreak/>
              <w:t>E6</w:t>
            </w:r>
          </w:p>
        </w:tc>
        <w:tc>
          <w:tcPr>
            <w:tcW w:w="1501" w:type="dxa"/>
          </w:tcPr>
          <w:p w14:paraId="2B9E717E" w14:textId="77777777" w:rsidR="002C1E42" w:rsidRDefault="002C1E42" w:rsidP="002C1E42">
            <w:pPr>
              <w:spacing w:before="240"/>
              <w:jc w:val="center"/>
            </w:pPr>
            <w:r>
              <w:t>Requirements Stability</w:t>
            </w:r>
          </w:p>
        </w:tc>
        <w:tc>
          <w:tcPr>
            <w:tcW w:w="1134" w:type="dxa"/>
          </w:tcPr>
          <w:p w14:paraId="7874BB0C" w14:textId="77777777" w:rsidR="002C1E42" w:rsidRDefault="002C1E42" w:rsidP="002C1E42">
            <w:pPr>
              <w:spacing w:before="240"/>
              <w:jc w:val="center"/>
              <w:rPr>
                <w:rFonts w:cs="Arial"/>
                <w:szCs w:val="24"/>
              </w:rPr>
            </w:pPr>
            <w:r>
              <w:rPr>
                <w:rFonts w:cs="Arial"/>
                <w:szCs w:val="24"/>
              </w:rPr>
              <w:t>3</w:t>
            </w:r>
          </w:p>
        </w:tc>
        <w:tc>
          <w:tcPr>
            <w:tcW w:w="993" w:type="dxa"/>
          </w:tcPr>
          <w:p w14:paraId="3138B81E" w14:textId="77777777" w:rsidR="002C1E42" w:rsidRPr="00436E00" w:rsidRDefault="002C1E42" w:rsidP="002C1E42">
            <w:pPr>
              <w:spacing w:before="240"/>
              <w:jc w:val="center"/>
              <w:rPr>
                <w:rFonts w:cs="Arial"/>
                <w:szCs w:val="24"/>
              </w:rPr>
            </w:pPr>
            <w:r>
              <w:rPr>
                <w:rFonts w:cs="Arial"/>
                <w:szCs w:val="24"/>
              </w:rPr>
              <w:t>2</w:t>
            </w:r>
          </w:p>
        </w:tc>
        <w:tc>
          <w:tcPr>
            <w:tcW w:w="3969" w:type="dxa"/>
          </w:tcPr>
          <w:p w14:paraId="67FC1B02" w14:textId="506B0AAE" w:rsidR="002C1E42" w:rsidRDefault="002C1E42" w:rsidP="002C1E42">
            <w:pPr>
              <w:spacing w:before="240"/>
              <w:rPr>
                <w:rFonts w:cs="Arial"/>
                <w:szCs w:val="24"/>
              </w:rPr>
            </w:pPr>
            <w:r>
              <w:rPr>
                <w:szCs w:val="24"/>
              </w:rPr>
              <w:t>Through meetings with the sponsor and project manager, the requirements of the system have been outlined</w:t>
            </w:r>
          </w:p>
        </w:tc>
        <w:tc>
          <w:tcPr>
            <w:tcW w:w="1275" w:type="dxa"/>
          </w:tcPr>
          <w:p w14:paraId="4DA4F9D6" w14:textId="77777777" w:rsidR="002C1E42" w:rsidRPr="00436E00" w:rsidRDefault="002C1E42" w:rsidP="002C1E42">
            <w:pPr>
              <w:spacing w:before="240"/>
              <w:jc w:val="center"/>
              <w:rPr>
                <w:rFonts w:cs="Arial"/>
                <w:szCs w:val="24"/>
              </w:rPr>
            </w:pPr>
            <w:r>
              <w:rPr>
                <w:rFonts w:cs="Arial"/>
                <w:szCs w:val="24"/>
              </w:rPr>
              <w:t>6</w:t>
            </w:r>
          </w:p>
        </w:tc>
      </w:tr>
      <w:tr w:rsidR="002C1E42" w:rsidRPr="00436E00" w14:paraId="3B5A20FC" w14:textId="77777777" w:rsidTr="00EF3497">
        <w:tc>
          <w:tcPr>
            <w:tcW w:w="875" w:type="dxa"/>
            <w:shd w:val="clear" w:color="auto" w:fill="FCF5FD"/>
          </w:tcPr>
          <w:p w14:paraId="2F81FC7E" w14:textId="77777777" w:rsidR="002C1E42" w:rsidRDefault="002C1E42" w:rsidP="002C1E42">
            <w:pPr>
              <w:spacing w:before="240"/>
              <w:jc w:val="center"/>
              <w:rPr>
                <w:rStyle w:val="SubtleEmphasis"/>
              </w:rPr>
            </w:pPr>
            <w:r>
              <w:rPr>
                <w:rStyle w:val="SubtleEmphasis"/>
              </w:rPr>
              <w:t>E7</w:t>
            </w:r>
          </w:p>
        </w:tc>
        <w:tc>
          <w:tcPr>
            <w:tcW w:w="1501" w:type="dxa"/>
          </w:tcPr>
          <w:p w14:paraId="28C02AFE" w14:textId="77777777" w:rsidR="002C1E42" w:rsidRDefault="002C1E42" w:rsidP="002C1E42">
            <w:pPr>
              <w:spacing w:before="240"/>
              <w:jc w:val="center"/>
            </w:pPr>
            <w:r>
              <w:t>Part Time Staff</w:t>
            </w:r>
          </w:p>
        </w:tc>
        <w:tc>
          <w:tcPr>
            <w:tcW w:w="1134" w:type="dxa"/>
          </w:tcPr>
          <w:p w14:paraId="6F3E151B" w14:textId="77777777" w:rsidR="002C1E42" w:rsidRDefault="002C1E42" w:rsidP="002C1E42">
            <w:pPr>
              <w:spacing w:before="240"/>
              <w:jc w:val="center"/>
              <w:rPr>
                <w:rFonts w:cs="Arial"/>
                <w:szCs w:val="24"/>
              </w:rPr>
            </w:pPr>
            <w:r>
              <w:rPr>
                <w:rFonts w:cs="Arial"/>
                <w:szCs w:val="24"/>
              </w:rPr>
              <w:t>1</w:t>
            </w:r>
          </w:p>
        </w:tc>
        <w:tc>
          <w:tcPr>
            <w:tcW w:w="993" w:type="dxa"/>
          </w:tcPr>
          <w:p w14:paraId="3BBCADE9"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50689C49" w14:textId="358583A9" w:rsidR="002C1E42" w:rsidRDefault="002C1E42" w:rsidP="00EA1494">
            <w:pPr>
              <w:spacing w:before="240"/>
              <w:rPr>
                <w:rFonts w:cs="Arial"/>
                <w:szCs w:val="24"/>
              </w:rPr>
            </w:pPr>
            <w:r>
              <w:rPr>
                <w:szCs w:val="24"/>
              </w:rPr>
              <w:t xml:space="preserve">The sponsor and project manager have assisted in </w:t>
            </w:r>
            <w:r w:rsidR="00EA1494">
              <w:rPr>
                <w:szCs w:val="24"/>
              </w:rPr>
              <w:t xml:space="preserve">defining </w:t>
            </w:r>
            <w:r>
              <w:rPr>
                <w:szCs w:val="24"/>
              </w:rPr>
              <w:t xml:space="preserve">the project and </w:t>
            </w:r>
            <w:r w:rsidR="00EA1494">
              <w:rPr>
                <w:szCs w:val="24"/>
              </w:rPr>
              <w:t xml:space="preserve">the </w:t>
            </w:r>
            <w:r>
              <w:rPr>
                <w:szCs w:val="24"/>
              </w:rPr>
              <w:t>scope.</w:t>
            </w:r>
          </w:p>
        </w:tc>
        <w:tc>
          <w:tcPr>
            <w:tcW w:w="1275" w:type="dxa"/>
          </w:tcPr>
          <w:p w14:paraId="584071C9" w14:textId="77777777" w:rsidR="002C1E42" w:rsidRPr="00436E00" w:rsidRDefault="002C1E42" w:rsidP="002C1E42">
            <w:pPr>
              <w:spacing w:before="240"/>
              <w:jc w:val="center"/>
              <w:rPr>
                <w:rFonts w:cs="Arial"/>
                <w:szCs w:val="24"/>
              </w:rPr>
            </w:pPr>
            <w:r>
              <w:rPr>
                <w:rFonts w:cs="Arial"/>
                <w:szCs w:val="24"/>
              </w:rPr>
              <w:t>-1</w:t>
            </w:r>
          </w:p>
        </w:tc>
      </w:tr>
      <w:tr w:rsidR="002C1E42" w:rsidRPr="00436E00" w14:paraId="6D8600C4" w14:textId="77777777" w:rsidTr="00EF3497">
        <w:tc>
          <w:tcPr>
            <w:tcW w:w="875" w:type="dxa"/>
            <w:shd w:val="clear" w:color="auto" w:fill="FCF5FD"/>
          </w:tcPr>
          <w:p w14:paraId="0BB02BC8" w14:textId="77777777" w:rsidR="002C1E42" w:rsidRDefault="002C1E42" w:rsidP="002C1E42">
            <w:pPr>
              <w:spacing w:before="240"/>
              <w:jc w:val="center"/>
              <w:rPr>
                <w:rStyle w:val="SubtleEmphasis"/>
              </w:rPr>
            </w:pPr>
            <w:r>
              <w:rPr>
                <w:rStyle w:val="SubtleEmphasis"/>
              </w:rPr>
              <w:t>E8</w:t>
            </w:r>
          </w:p>
        </w:tc>
        <w:tc>
          <w:tcPr>
            <w:tcW w:w="1501" w:type="dxa"/>
          </w:tcPr>
          <w:p w14:paraId="008C4F08" w14:textId="77777777" w:rsidR="002C1E42" w:rsidRDefault="002C1E42" w:rsidP="002C1E42">
            <w:pPr>
              <w:spacing w:before="240"/>
              <w:jc w:val="center"/>
            </w:pPr>
            <w:r>
              <w:t>Difficulty of Programming Language</w:t>
            </w:r>
          </w:p>
        </w:tc>
        <w:tc>
          <w:tcPr>
            <w:tcW w:w="1134" w:type="dxa"/>
          </w:tcPr>
          <w:p w14:paraId="21C0A24D" w14:textId="77777777" w:rsidR="002C1E42" w:rsidRDefault="002C1E42" w:rsidP="002C1E42">
            <w:pPr>
              <w:spacing w:before="240"/>
              <w:jc w:val="center"/>
              <w:rPr>
                <w:rFonts w:cs="Arial"/>
                <w:szCs w:val="24"/>
              </w:rPr>
            </w:pPr>
            <w:r>
              <w:rPr>
                <w:rFonts w:cs="Arial"/>
                <w:szCs w:val="24"/>
              </w:rPr>
              <w:t>0</w:t>
            </w:r>
          </w:p>
        </w:tc>
        <w:tc>
          <w:tcPr>
            <w:tcW w:w="993" w:type="dxa"/>
          </w:tcPr>
          <w:p w14:paraId="761F26E2" w14:textId="77777777" w:rsidR="002C1E42" w:rsidRPr="00436E00" w:rsidRDefault="002C1E42" w:rsidP="002C1E42">
            <w:pPr>
              <w:spacing w:before="240"/>
              <w:jc w:val="center"/>
              <w:rPr>
                <w:rFonts w:cs="Arial"/>
                <w:szCs w:val="24"/>
              </w:rPr>
            </w:pPr>
            <w:r>
              <w:rPr>
                <w:rFonts w:cs="Arial"/>
                <w:szCs w:val="24"/>
              </w:rPr>
              <w:t>-1</w:t>
            </w:r>
          </w:p>
        </w:tc>
        <w:tc>
          <w:tcPr>
            <w:tcW w:w="3969" w:type="dxa"/>
          </w:tcPr>
          <w:p w14:paraId="24239950" w14:textId="65DB659D" w:rsidR="002C1E42" w:rsidRDefault="002C1E42" w:rsidP="0093472C">
            <w:pPr>
              <w:spacing w:before="240"/>
              <w:rPr>
                <w:rFonts w:cs="Arial"/>
                <w:szCs w:val="24"/>
              </w:rPr>
              <w:pPrChange w:id="862" w:author="Genya Gluckman" w:date="2015-09-01T12:27:00Z">
                <w:pPr>
                  <w:spacing w:before="240"/>
                </w:pPr>
              </w:pPrChange>
            </w:pPr>
            <w:r>
              <w:rPr>
                <w:szCs w:val="24"/>
              </w:rPr>
              <w:t xml:space="preserve">Where applicable, </w:t>
            </w:r>
            <w:del w:id="863" w:author="Genya Gluckman" w:date="2015-09-01T12:27:00Z">
              <w:r w:rsidDel="0093472C">
                <w:rPr>
                  <w:szCs w:val="24"/>
                </w:rPr>
                <w:delText xml:space="preserve">PHP </w:delText>
              </w:r>
            </w:del>
            <w:proofErr w:type="spellStart"/>
            <w:ins w:id="864" w:author="Genya Gluckman" w:date="2015-09-01T12:27:00Z">
              <w:r w:rsidR="0093472C">
                <w:rPr>
                  <w:szCs w:val="24"/>
                </w:rPr>
                <w:t>Jquery</w:t>
              </w:r>
              <w:proofErr w:type="spellEnd"/>
              <w:r w:rsidR="0093472C">
                <w:rPr>
                  <w:szCs w:val="24"/>
                </w:rPr>
                <w:t xml:space="preserve"> </w:t>
              </w:r>
            </w:ins>
            <w:r>
              <w:rPr>
                <w:szCs w:val="24"/>
              </w:rPr>
              <w:t>will be used</w:t>
            </w:r>
          </w:p>
        </w:tc>
        <w:tc>
          <w:tcPr>
            <w:tcW w:w="1275" w:type="dxa"/>
          </w:tcPr>
          <w:p w14:paraId="04BD4ED5" w14:textId="77777777" w:rsidR="002C1E42" w:rsidRPr="00436E00" w:rsidRDefault="002C1E42" w:rsidP="002C1E42">
            <w:pPr>
              <w:spacing w:before="240"/>
              <w:jc w:val="center"/>
              <w:rPr>
                <w:rFonts w:cs="Arial"/>
                <w:szCs w:val="24"/>
              </w:rPr>
            </w:pPr>
            <w:r>
              <w:rPr>
                <w:rFonts w:cs="Arial"/>
                <w:szCs w:val="24"/>
              </w:rPr>
              <w:t>0</w:t>
            </w:r>
          </w:p>
        </w:tc>
      </w:tr>
      <w:tr w:rsidR="002C1E42" w:rsidRPr="00436E00" w14:paraId="0D41800E" w14:textId="77777777" w:rsidTr="00EF3497">
        <w:tc>
          <w:tcPr>
            <w:tcW w:w="4503" w:type="dxa"/>
            <w:gridSpan w:val="4"/>
            <w:shd w:val="clear" w:color="auto" w:fill="FCF5FD"/>
          </w:tcPr>
          <w:p w14:paraId="48D852AB" w14:textId="77777777" w:rsidR="002C1E42" w:rsidRPr="00696405" w:rsidRDefault="002C1E42" w:rsidP="002C1E42">
            <w:pPr>
              <w:spacing w:before="240"/>
              <w:rPr>
                <w:rFonts w:cs="Arial"/>
                <w:b/>
                <w:szCs w:val="24"/>
              </w:rPr>
            </w:pPr>
            <w:r>
              <w:rPr>
                <w:rStyle w:val="SubtleEmphasis"/>
                <w:b/>
              </w:rPr>
              <w:t>Environmental Factor Value (E</w:t>
            </w:r>
            <w:r w:rsidRPr="00696405">
              <w:rPr>
                <w:rStyle w:val="SubtleEmphasis"/>
                <w:b/>
              </w:rPr>
              <w:t>Factor)</w:t>
            </w:r>
          </w:p>
        </w:tc>
        <w:tc>
          <w:tcPr>
            <w:tcW w:w="3969" w:type="dxa"/>
          </w:tcPr>
          <w:p w14:paraId="2DE84084" w14:textId="77777777" w:rsidR="002C1E42" w:rsidRDefault="002C1E42" w:rsidP="002C1E42">
            <w:pPr>
              <w:spacing w:before="240"/>
              <w:jc w:val="center"/>
              <w:rPr>
                <w:rFonts w:cs="Arial"/>
                <w:i/>
                <w:iCs/>
                <w:szCs w:val="24"/>
              </w:rPr>
            </w:pPr>
          </w:p>
        </w:tc>
        <w:tc>
          <w:tcPr>
            <w:tcW w:w="1275" w:type="dxa"/>
            <w:shd w:val="clear" w:color="auto" w:fill="auto"/>
          </w:tcPr>
          <w:p w14:paraId="41FFCBFD" w14:textId="77777777" w:rsidR="002C1E42" w:rsidRPr="0035651D" w:rsidRDefault="002C1E42" w:rsidP="002C1E42">
            <w:pPr>
              <w:spacing w:before="240"/>
              <w:jc w:val="center"/>
              <w:rPr>
                <w:rFonts w:cs="Arial"/>
                <w:i/>
                <w:iCs/>
                <w:szCs w:val="24"/>
              </w:rPr>
            </w:pPr>
            <w:r w:rsidRPr="00E222A3">
              <w:rPr>
                <w:rFonts w:cs="Arial"/>
                <w:i/>
                <w:iCs/>
                <w:szCs w:val="24"/>
              </w:rPr>
              <w:t>16</w:t>
            </w:r>
          </w:p>
        </w:tc>
      </w:tr>
    </w:tbl>
    <w:p w14:paraId="24DA5614" w14:textId="77777777" w:rsidR="002C1E42" w:rsidRDefault="002C1E42" w:rsidP="002C1E42"/>
    <w:p w14:paraId="2C9E48E7" w14:textId="77777777" w:rsidR="00C2015A" w:rsidRDefault="00C2015A" w:rsidP="002C1E42">
      <w:pPr>
        <w:pStyle w:val="Heading2"/>
        <w:spacing w:after="240"/>
        <w:rPr>
          <w:color w:val="auto"/>
        </w:rPr>
      </w:pPr>
      <w:bookmarkStart w:id="865" w:name="_Toc290574127"/>
      <w:r>
        <w:rPr>
          <w:color w:val="auto"/>
        </w:rPr>
        <w:br w:type="page"/>
      </w:r>
    </w:p>
    <w:p w14:paraId="6725118F" w14:textId="6775C89E" w:rsidR="002C1E42" w:rsidRDefault="002C1E42" w:rsidP="002C1E42">
      <w:pPr>
        <w:pStyle w:val="Heading2"/>
        <w:spacing w:after="240"/>
      </w:pPr>
      <w:bookmarkStart w:id="866" w:name="_Toc418840351"/>
      <w:r>
        <w:rPr>
          <w:color w:val="auto"/>
        </w:rPr>
        <w:lastRenderedPageBreak/>
        <w:t>10</w:t>
      </w:r>
      <w:r>
        <w:t>.5 Person Hours Multiplier</w:t>
      </w:r>
      <w:bookmarkEnd w:id="865"/>
      <w:bookmarkEnd w:id="866"/>
    </w:p>
    <w:p w14:paraId="141F820E" w14:textId="4ED3690E" w:rsidR="002C1E42" w:rsidRDefault="002C1E42" w:rsidP="002C1E42">
      <w:r>
        <w:t xml:space="preserve">This multiplier is used to calculate the number of hours the system will take to </w:t>
      </w:r>
      <w:r w:rsidR="00EA1494">
        <w:t xml:space="preserve">be </w:t>
      </w:r>
      <w:r>
        <w:t>develop</w:t>
      </w:r>
      <w:r w:rsidR="00EA1494">
        <w:t>ed</w:t>
      </w:r>
      <w:r>
        <w:t xml:space="preserve">. It is based on past experience and calculates the number of man hours required per use case. The multiplier used for this project will be 28. The justification for this is provided under </w:t>
      </w:r>
      <w:r w:rsidR="00EA1494">
        <w:t xml:space="preserve">section </w:t>
      </w:r>
      <w:r>
        <w:t>10.5.2 (Person Hours Calculation).</w:t>
      </w:r>
    </w:p>
    <w:p w14:paraId="17CD042B" w14:textId="77777777" w:rsidR="002C1E42" w:rsidRPr="00476C29" w:rsidRDefault="002C1E42" w:rsidP="002C1E42"/>
    <w:p w14:paraId="2F259820" w14:textId="77777777" w:rsidR="002C1E42" w:rsidRPr="009735C1" w:rsidRDefault="002C1E42" w:rsidP="002C1E42">
      <w:pPr>
        <w:pStyle w:val="Heading3"/>
      </w:pPr>
      <w:bookmarkStart w:id="867" w:name="_Toc290574128"/>
      <w:bookmarkStart w:id="868" w:name="_Toc418840352"/>
      <w:r>
        <w:t>10.5.1Preliminary Calculations</w:t>
      </w:r>
      <w:bookmarkEnd w:id="867"/>
      <w:bookmarkEnd w:id="868"/>
    </w:p>
    <w:p w14:paraId="5049C76F" w14:textId="77777777" w:rsidR="002C1E42" w:rsidRDefault="002C1E42" w:rsidP="002C1E42">
      <w:pPr>
        <w:rPr>
          <w:szCs w:val="24"/>
        </w:rPr>
      </w:pPr>
    </w:p>
    <w:p w14:paraId="3974D5ED" w14:textId="77777777" w:rsidR="002C1E42" w:rsidRDefault="002C1E42" w:rsidP="002C1E42">
      <w:pPr>
        <w:pStyle w:val="Heading4"/>
      </w:pPr>
      <w:r>
        <w:t>Unadjusted Use Case Points (UUCP)</w:t>
      </w:r>
    </w:p>
    <w:p w14:paraId="70146B4F" w14:textId="07E8E84C" w:rsidR="002C1E42" w:rsidRDefault="002C1E42" w:rsidP="002C1E42">
      <w:r>
        <w:t>This shows the complexity of the system without considering technical and environmental factors. It shows how many hours the system would take to be developed without considering these factors.</w:t>
      </w:r>
    </w:p>
    <w:p w14:paraId="5A65A75D" w14:textId="77777777" w:rsidR="002C1E42" w:rsidRDefault="002C1E42" w:rsidP="002C1E42">
      <w:pPr>
        <w:ind w:left="720"/>
      </w:pPr>
      <w:r>
        <w:t>UUCP = UAW + UUCW</w:t>
      </w:r>
    </w:p>
    <w:p w14:paraId="08D289C2" w14:textId="77777777" w:rsidR="002C1E42" w:rsidRDefault="002C1E42" w:rsidP="002C1E42">
      <w:pPr>
        <w:ind w:left="720"/>
      </w:pPr>
      <w:r>
        <w:tab/>
        <w:t>= 24 + 75</w:t>
      </w:r>
    </w:p>
    <w:p w14:paraId="0FFB8B55" w14:textId="77777777" w:rsidR="002C1E42" w:rsidRDefault="002C1E42" w:rsidP="002C1E42">
      <w:pPr>
        <w:ind w:left="720"/>
      </w:pPr>
      <w:r>
        <w:tab/>
        <w:t>= 99</w:t>
      </w:r>
    </w:p>
    <w:p w14:paraId="2F56DBE8" w14:textId="0D246648" w:rsidR="002C1E42" w:rsidRDefault="002C1E42" w:rsidP="00C2015A">
      <w:pPr>
        <w:pStyle w:val="Heading4"/>
      </w:pPr>
      <w:r>
        <w:t>Technical Complexity Factor (TCF)</w:t>
      </w:r>
    </w:p>
    <w:p w14:paraId="323F2361" w14:textId="77777777" w:rsidR="002C1E42" w:rsidRPr="00A45D55" w:rsidRDefault="002C1E42" w:rsidP="002C1E42">
      <w:pPr>
        <w:ind w:left="720"/>
      </w:pPr>
      <w:r>
        <w:t xml:space="preserve"> </w:t>
      </w:r>
      <w:r w:rsidRPr="00A45D55">
        <w:t>(TCF) = 0.6 + (0.01 x TFactor)</w:t>
      </w:r>
    </w:p>
    <w:p w14:paraId="3B3D20BF" w14:textId="77777777" w:rsidR="002C1E42" w:rsidRPr="00A45D55" w:rsidRDefault="002C1E42" w:rsidP="002C1E42">
      <w:r>
        <w:tab/>
      </w:r>
      <w:r w:rsidRPr="00A45D55">
        <w:tab/>
        <w:t>= 0.6 + (0.01 x 43)</w:t>
      </w:r>
    </w:p>
    <w:p w14:paraId="24759AD9" w14:textId="1F9DE863" w:rsidR="002C1E42" w:rsidRPr="00343F1C" w:rsidRDefault="002C1E42" w:rsidP="00C2015A">
      <w:r w:rsidRPr="00A45D55">
        <w:tab/>
      </w:r>
      <w:r w:rsidRPr="00A45D55">
        <w:tab/>
        <w:t>= 1.03</w:t>
      </w:r>
    </w:p>
    <w:p w14:paraId="0D1F84DF" w14:textId="48749440" w:rsidR="002C1E42" w:rsidRDefault="002C1E42" w:rsidP="00C2015A">
      <w:pPr>
        <w:pStyle w:val="Heading4"/>
      </w:pPr>
      <w:r w:rsidRPr="00E222A3">
        <w:t>Environmental Complexity Factor (ECF)</w:t>
      </w:r>
    </w:p>
    <w:p w14:paraId="0D390C32" w14:textId="77777777" w:rsidR="002C1E42" w:rsidRPr="00A45D55" w:rsidRDefault="002C1E42" w:rsidP="002C1E42">
      <w:pPr>
        <w:ind w:firstLine="720"/>
      </w:pPr>
      <w:r>
        <w:t xml:space="preserve"> </w:t>
      </w:r>
      <w:r w:rsidRPr="00A45D55">
        <w:t xml:space="preserve">(ECF) = 1.4 + (-0.03 x </w:t>
      </w:r>
      <w:r>
        <w:t>EFactor</w:t>
      </w:r>
      <w:r w:rsidRPr="00A45D55">
        <w:t>)</w:t>
      </w:r>
    </w:p>
    <w:p w14:paraId="6095A1F2" w14:textId="77777777" w:rsidR="002C1E42" w:rsidRPr="00A45D55" w:rsidRDefault="002C1E42" w:rsidP="002C1E42">
      <w:r>
        <w:tab/>
      </w:r>
      <w:r>
        <w:tab/>
        <w:t>= 1.4 + (-0.03 x 16</w:t>
      </w:r>
      <w:r w:rsidRPr="00A45D55">
        <w:t>)</w:t>
      </w:r>
    </w:p>
    <w:p w14:paraId="32B8EF03" w14:textId="4F5F8C80" w:rsidR="002C1E42" w:rsidRDefault="002C1E42" w:rsidP="002C1E42">
      <w:r w:rsidRPr="00A45D55">
        <w:tab/>
      </w:r>
      <w:r w:rsidRPr="00A45D55">
        <w:tab/>
        <w:t>= 0.</w:t>
      </w:r>
      <w:r>
        <w:t>92</w:t>
      </w:r>
    </w:p>
    <w:p w14:paraId="7BB606C0" w14:textId="77777777" w:rsidR="002C1E42" w:rsidRDefault="002C1E42" w:rsidP="002C1E42">
      <w:pPr>
        <w:pStyle w:val="Heading4"/>
      </w:pPr>
      <w:r>
        <w:t>Adjusted Use Case Points (UCP)</w:t>
      </w:r>
    </w:p>
    <w:p w14:paraId="112DEA97" w14:textId="756A02FD" w:rsidR="002C1E42" w:rsidRDefault="002C1E42" w:rsidP="002C1E42">
      <w:r>
        <w:t xml:space="preserve">This is an estimate of the number of person hours that the system will take to </w:t>
      </w:r>
      <w:r w:rsidR="00EA1494">
        <w:t xml:space="preserve">be </w:t>
      </w:r>
      <w:r>
        <w:t>develop</w:t>
      </w:r>
      <w:r w:rsidR="00EA1494">
        <w:t>ed</w:t>
      </w:r>
      <w:r>
        <w:t xml:space="preserve">. It takes into consideration the technological and environmental factors </w:t>
      </w:r>
      <w:r w:rsidR="00EA1494">
        <w:t>that impact</w:t>
      </w:r>
      <w:r>
        <w:t xml:space="preserve"> the project but fails to consider the number of people working on the system, the number of hours that can be given to development per week and the person-hours multiplier.</w:t>
      </w:r>
    </w:p>
    <w:p w14:paraId="298D59A1" w14:textId="77777777" w:rsidR="002C1E42" w:rsidRDefault="002C1E42" w:rsidP="002C1E42">
      <w:r>
        <w:tab/>
        <w:t xml:space="preserve">     UCP = UUCP x TCF x ECF</w:t>
      </w:r>
    </w:p>
    <w:p w14:paraId="2EB446DD" w14:textId="77777777" w:rsidR="002C1E42" w:rsidRDefault="002C1E42" w:rsidP="002C1E42">
      <w:r>
        <w:tab/>
      </w:r>
      <w:r>
        <w:tab/>
        <w:t>= 99 x 1.03 x 0.92</w:t>
      </w:r>
    </w:p>
    <w:p w14:paraId="550F49CD" w14:textId="77777777" w:rsidR="002C1E42" w:rsidRDefault="002C1E42" w:rsidP="002C1E42">
      <w:r>
        <w:tab/>
      </w:r>
      <w:r>
        <w:tab/>
        <w:t>= 93.81</w:t>
      </w:r>
    </w:p>
    <w:p w14:paraId="468F1C2F" w14:textId="77777777" w:rsidR="002C1E42" w:rsidRDefault="002C1E42" w:rsidP="002C1E42"/>
    <w:p w14:paraId="1470699D" w14:textId="77777777" w:rsidR="00C2015A" w:rsidRPr="00A45D55" w:rsidRDefault="00C2015A" w:rsidP="002C1E42"/>
    <w:p w14:paraId="7B390153" w14:textId="77777777" w:rsidR="002C1E42" w:rsidRDefault="002C1E42" w:rsidP="002C1E42">
      <w:pPr>
        <w:pStyle w:val="Heading3"/>
      </w:pPr>
      <w:bookmarkStart w:id="869" w:name="_Toc290574129"/>
      <w:bookmarkStart w:id="870" w:name="_Toc418840353"/>
      <w:r>
        <w:lastRenderedPageBreak/>
        <w:t>10.5.2 Person Hours Calculations</w:t>
      </w:r>
      <w:bookmarkEnd w:id="869"/>
      <w:bookmarkEnd w:id="870"/>
    </w:p>
    <w:p w14:paraId="54F4CD94" w14:textId="77777777" w:rsidR="002C1E42" w:rsidRDefault="002C1E42" w:rsidP="002C1E42"/>
    <w:p w14:paraId="4E7F8D7E" w14:textId="77777777" w:rsidR="002C1E42" w:rsidRDefault="002C1E42" w:rsidP="002C1E42">
      <w:pPr>
        <w:pStyle w:val="Heading4"/>
      </w:pPr>
      <w:r>
        <w:t>The Multiplier</w:t>
      </w:r>
    </w:p>
    <w:p w14:paraId="0E63F5BD" w14:textId="72D918AE" w:rsidR="002C1E42" w:rsidRDefault="002C1E42" w:rsidP="002C1E42">
      <w:r>
        <w:t>The multiplier can range from 20 to 30. This is determined based</w:t>
      </w:r>
      <w:r w:rsidR="00EA1494">
        <w:t xml:space="preserve"> on the experience of the team and s</w:t>
      </w:r>
      <w:r>
        <w:t>hould be calculated for each project</w:t>
      </w:r>
      <w:r w:rsidR="00EA1494">
        <w:t xml:space="preserve"> independently</w:t>
      </w:r>
      <w:r>
        <w:t xml:space="preserve">. A higher number represents the relative inexperience of the team. </w:t>
      </w:r>
    </w:p>
    <w:p w14:paraId="2BD71AC5" w14:textId="77777777" w:rsidR="002C1E42" w:rsidRDefault="002C1E42" w:rsidP="002C1E42">
      <w:r>
        <w:t>The multiplier for this project is calculated to be 28. This is based on the environmental complexity factors identified above.</w:t>
      </w:r>
    </w:p>
    <w:p w14:paraId="762AB980" w14:textId="77777777" w:rsidR="002C1E42" w:rsidRDefault="002C1E42" w:rsidP="002C1E42">
      <w:r>
        <w:t>This number is calculated by counting the number of factors that have a rating of less than 3 from E1 to E6 (3 factors are counted), and the number of factors that are greater than 3 for E7 or E8 (no factors are counted).</w:t>
      </w:r>
    </w:p>
    <w:p w14:paraId="601B5DB5" w14:textId="2DC562B2" w:rsidR="002C1E42" w:rsidRDefault="002C1E42" w:rsidP="002C1E42">
      <w:r>
        <w:t xml:space="preserve">If the number of factors is 3 or 4, then the </w:t>
      </w:r>
      <w:r w:rsidR="001556EF">
        <w:t>multiplier</w:t>
      </w:r>
      <w:r>
        <w:t xml:space="preserve"> is taken to be 28. </w:t>
      </w:r>
    </w:p>
    <w:p w14:paraId="14E6CC7D" w14:textId="77777777" w:rsidR="002C1E42" w:rsidRDefault="002C1E42" w:rsidP="002C1E42"/>
    <w:p w14:paraId="753F81D1" w14:textId="77777777" w:rsidR="002C1E42" w:rsidRDefault="002C1E42" w:rsidP="002C1E42">
      <w:pPr>
        <w:pStyle w:val="Heading4"/>
      </w:pPr>
      <w:r>
        <w:t>Number of Person Hours</w:t>
      </w:r>
    </w:p>
    <w:p w14:paraId="206427CA" w14:textId="1E0D8D1F" w:rsidR="002C1E42" w:rsidRDefault="002C1E42" w:rsidP="002C1E42">
      <w:r>
        <w:t xml:space="preserve">This shows the total number of hours that the system will take to </w:t>
      </w:r>
      <w:r w:rsidR="00EA1494">
        <w:t xml:space="preserve">be </w:t>
      </w:r>
      <w:r>
        <w:t>develop</w:t>
      </w:r>
      <w:r w:rsidR="00EA1494">
        <w:t>ed</w:t>
      </w:r>
      <w:r>
        <w:t>. It takes into account all of the factors identified above.</w:t>
      </w:r>
    </w:p>
    <w:p w14:paraId="3D572369" w14:textId="77777777" w:rsidR="002C1E42" w:rsidRDefault="002C1E42" w:rsidP="002C1E42">
      <w:pPr>
        <w:ind w:left="720"/>
      </w:pPr>
      <w:r>
        <w:t>Person hours = UCP x PHM</w:t>
      </w:r>
    </w:p>
    <w:p w14:paraId="52F6415E" w14:textId="77777777" w:rsidR="002C1E42" w:rsidRDefault="002C1E42" w:rsidP="002C1E42">
      <w:pPr>
        <w:ind w:left="720"/>
      </w:pPr>
      <w:r>
        <w:tab/>
      </w:r>
      <w:r>
        <w:tab/>
        <w:t>= 93.81x 28</w:t>
      </w:r>
    </w:p>
    <w:p w14:paraId="4C36A544" w14:textId="77777777" w:rsidR="002C1E42" w:rsidRDefault="002C1E42" w:rsidP="002C1E42">
      <w:pPr>
        <w:ind w:left="720"/>
      </w:pPr>
      <w:r>
        <w:tab/>
      </w:r>
      <w:r>
        <w:tab/>
        <w:t>= 2 626.75 person hours</w:t>
      </w:r>
    </w:p>
    <w:p w14:paraId="676EEDAE" w14:textId="77777777" w:rsidR="002C1E42" w:rsidRDefault="002C1E42" w:rsidP="002C1E42"/>
    <w:p w14:paraId="25A10D18" w14:textId="77777777" w:rsidR="002C1E42" w:rsidRDefault="002C1E42" w:rsidP="002C1E42">
      <w:pPr>
        <w:pStyle w:val="Heading4"/>
      </w:pPr>
      <w:r>
        <w:t>Weeks to develop system</w:t>
      </w:r>
    </w:p>
    <w:p w14:paraId="2E80263D" w14:textId="1A49EDDA" w:rsidR="002C1E42" w:rsidRDefault="002C1E42" w:rsidP="002C1E42">
      <w:r>
        <w:t>We will assume that each team member will work on the eduActiv project for 4 hours a day, 5 days a week (including weekends). There are 5 team members and we assume</w:t>
      </w:r>
      <w:r w:rsidR="00EA1494">
        <w:t xml:space="preserve"> that they will all work </w:t>
      </w:r>
      <w:r w:rsidR="001556EF">
        <w:t>an</w:t>
      </w:r>
      <w:r w:rsidR="00EA1494">
        <w:t xml:space="preserve"> equal number of hours</w:t>
      </w:r>
      <w:r>
        <w:t>.</w:t>
      </w:r>
    </w:p>
    <w:p w14:paraId="0547C7CF" w14:textId="67C31A81" w:rsidR="002C1E42" w:rsidRPr="000F0870" w:rsidRDefault="002C1E42" w:rsidP="002C1E42">
      <w:r>
        <w:t>The calculatio</w:t>
      </w:r>
      <w:r w:rsidR="00EA1494">
        <w:t>n below divides the total number</w:t>
      </w:r>
      <w:r>
        <w:t xml:space="preserve"> of hours by the product of the hours spent per day, the days spent per week and the number of team members.</w:t>
      </w:r>
    </w:p>
    <w:p w14:paraId="2DC8F4EA" w14:textId="77777777" w:rsidR="002C1E42" w:rsidRDefault="002C1E42" w:rsidP="002C1E42">
      <w:pPr>
        <w:rPr>
          <w:color w:val="5B9BD5" w:themeColor="accent1"/>
        </w:rPr>
      </w:pPr>
    </w:p>
    <w:p w14:paraId="11688F00" w14:textId="77777777" w:rsidR="002C1E42" w:rsidRDefault="002C1E42" w:rsidP="002C1E42">
      <w:r>
        <w:rPr>
          <w:noProof/>
          <w:lang w:eastAsia="en-ZA"/>
        </w:rPr>
        <mc:AlternateContent>
          <mc:Choice Requires="wps">
            <w:drawing>
              <wp:anchor distT="0" distB="0" distL="114300" distR="114300" simplePos="0" relativeHeight="251661312" behindDoc="0" locked="0" layoutInCell="1" allowOverlap="1" wp14:anchorId="648FD126" wp14:editId="7C578754">
                <wp:simplePos x="0" y="0"/>
                <wp:positionH relativeFrom="column">
                  <wp:posOffset>1257300</wp:posOffset>
                </wp:positionH>
                <wp:positionV relativeFrom="paragraph">
                  <wp:posOffset>240030</wp:posOffset>
                </wp:positionV>
                <wp:extent cx="2057400" cy="0"/>
                <wp:effectExtent l="0" t="0" r="25400" b="25400"/>
                <wp:wrapNone/>
                <wp:docPr id="25" name="Straight Connector 25"/>
                <wp:cNvGraphicFramePr/>
                <a:graphic xmlns:a="http://schemas.openxmlformats.org/drawingml/2006/main">
                  <a:graphicData uri="http://schemas.microsoft.com/office/word/2010/wordprocessingShape">
                    <wps:wsp>
                      <wps:cNvCnPr/>
                      <wps:spPr>
                        <a:xfrm>
                          <a:off x="0" y="0"/>
                          <a:ext cx="20574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E7BA548" id="Straight Connector 2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pt,18.9pt" to="26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" strokecolor="black [3213]" strokeweight="1pt">
                <v:stroke joinstyle="miter"/>
              </v:line>
            </w:pict>
          </mc:Fallback>
        </mc:AlternateContent>
      </w:r>
      <w:r>
        <w:t xml:space="preserve">Weeks required =                 </w:t>
      </w:r>
      <w:r w:rsidRPr="001724C5">
        <w:t xml:space="preserve">  Person hours  </w:t>
      </w:r>
    </w:p>
    <w:p w14:paraId="7342AC3E" w14:textId="77777777" w:rsidR="002C1E42" w:rsidRDefault="002C1E42" w:rsidP="002C1E42">
      <w:r>
        <w:tab/>
      </w:r>
      <w:r>
        <w:tab/>
        <w:t xml:space="preserve">          (Hours x Days x Team members)</w:t>
      </w:r>
    </w:p>
    <w:p w14:paraId="5FD6BE08" w14:textId="77777777" w:rsidR="002C1E42" w:rsidRDefault="002C1E42" w:rsidP="002C1E42">
      <w:r>
        <w:tab/>
      </w:r>
      <w:r>
        <w:tab/>
        <w:t xml:space="preserve">    = 2 626.75 / (4x5x5)</w:t>
      </w:r>
    </w:p>
    <w:p w14:paraId="150ECB78" w14:textId="37905B9E" w:rsidR="002C1E42" w:rsidRDefault="002C1E42" w:rsidP="002C1E42">
      <w:r>
        <w:tab/>
      </w:r>
      <w:r>
        <w:tab/>
        <w:t xml:space="preserve">    = 26.27 Weeks</w:t>
      </w:r>
    </w:p>
    <w:p w14:paraId="73A07F9A" w14:textId="278C0E5B" w:rsidR="002C1E42" w:rsidRDefault="002C1E42" w:rsidP="002C1E42">
      <w:r>
        <w:t xml:space="preserve">It is therefore calculated that this project will take about six and a half months to </w:t>
      </w:r>
      <w:r w:rsidR="00EA1494">
        <w:t xml:space="preserve">be </w:t>
      </w:r>
      <w:r>
        <w:t>complete</w:t>
      </w:r>
      <w:r w:rsidR="00EA1494">
        <w:t>d</w:t>
      </w:r>
      <w:r>
        <w:t>, assuming the above conditions are met. This does not consider the programming week scheduled for June where the team will be spending 8 hours a day for at least 10 days on the development of the system.</w:t>
      </w:r>
      <w:r>
        <w:br w:type="page"/>
      </w:r>
    </w:p>
    <w:p w14:paraId="6F4C1BF2" w14:textId="77777777" w:rsidR="002C1E42" w:rsidRDefault="002C1E42" w:rsidP="002C1E42">
      <w:pPr>
        <w:pStyle w:val="Heading1"/>
      </w:pPr>
      <w:bookmarkStart w:id="871" w:name="_Toc290574130"/>
      <w:bookmarkStart w:id="872" w:name="_Toc418840354"/>
      <w:r>
        <w:rPr>
          <w:color w:val="auto"/>
        </w:rPr>
        <w:lastRenderedPageBreak/>
        <w:t>11</w:t>
      </w:r>
      <w:r>
        <w:t>. Effort Estimate in Person Days</w:t>
      </w:r>
      <w:bookmarkEnd w:id="871"/>
      <w:bookmarkEnd w:id="872"/>
    </w:p>
    <w:p w14:paraId="55D90D6C" w14:textId="77777777" w:rsidR="002C1E42" w:rsidRDefault="002C1E42" w:rsidP="002C1E42"/>
    <w:p w14:paraId="02E4C17A" w14:textId="00A6F0E1" w:rsidR="002C1E42" w:rsidRDefault="002C1E42" w:rsidP="002C1E42">
      <w:r>
        <w:t xml:space="preserve">The effort estimate in person days is used to </w:t>
      </w:r>
      <w:r w:rsidR="000E4292">
        <w:t>define</w:t>
      </w:r>
      <w:r>
        <w:t xml:space="preserve"> an accurate estimate for the amount of time a project will take. It considers various estimates to try and find this. The abbreviations used for the various estimates are:</w:t>
      </w:r>
    </w:p>
    <w:p w14:paraId="1CDF259C" w14:textId="77777777" w:rsidR="002C1E42" w:rsidRDefault="002C1E42" w:rsidP="002C1E42">
      <w:pPr>
        <w:pStyle w:val="ListParagraph"/>
        <w:numPr>
          <w:ilvl w:val="0"/>
          <w:numId w:val="23"/>
        </w:numPr>
      </w:pPr>
      <w:r>
        <w:t>OT – Optimistic Time (Shortest possible time required)</w:t>
      </w:r>
    </w:p>
    <w:p w14:paraId="37B2A5AB" w14:textId="77777777" w:rsidR="002C1E42" w:rsidRDefault="002C1E42" w:rsidP="002C1E42">
      <w:pPr>
        <w:pStyle w:val="ListParagraph"/>
        <w:numPr>
          <w:ilvl w:val="0"/>
          <w:numId w:val="23"/>
        </w:numPr>
      </w:pPr>
      <w:r>
        <w:t>MLT – Most Likely Time (The expected amount of time required. It will be between the optimistic and pessimistic time)</w:t>
      </w:r>
    </w:p>
    <w:p w14:paraId="5B8A735A" w14:textId="77777777" w:rsidR="002C1E42" w:rsidRDefault="002C1E42" w:rsidP="002C1E42">
      <w:pPr>
        <w:pStyle w:val="ListParagraph"/>
        <w:numPr>
          <w:ilvl w:val="0"/>
          <w:numId w:val="23"/>
        </w:numPr>
      </w:pPr>
      <w:r>
        <w:t>PT – Pessimistic Time (Longest possible time required)</w:t>
      </w:r>
    </w:p>
    <w:p w14:paraId="6978228D" w14:textId="77777777" w:rsidR="002C1E42" w:rsidRDefault="002C1E42" w:rsidP="002C1E42">
      <w:pPr>
        <w:pStyle w:val="ListParagraph"/>
        <w:numPr>
          <w:ilvl w:val="0"/>
          <w:numId w:val="23"/>
        </w:numPr>
      </w:pPr>
      <w:r>
        <w:t>ED – Estimated Duration (Calculation: ED = (OT +(4 * MLT) + PT) / 6</w:t>
      </w:r>
    </w:p>
    <w:p w14:paraId="40D279C7" w14:textId="77777777" w:rsidR="002C1E42" w:rsidRPr="00160C7D" w:rsidRDefault="002C1E42" w:rsidP="002C1E42"/>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5"/>
        <w:gridCol w:w="850"/>
        <w:gridCol w:w="1134"/>
        <w:gridCol w:w="993"/>
        <w:gridCol w:w="992"/>
      </w:tblGrid>
      <w:tr w:rsidR="002C1E42" w:rsidRPr="00436E00" w14:paraId="6C82227D" w14:textId="77777777" w:rsidTr="00C2015A">
        <w:tc>
          <w:tcPr>
            <w:tcW w:w="5495" w:type="dxa"/>
            <w:shd w:val="clear" w:color="auto" w:fill="FCF5FD"/>
          </w:tcPr>
          <w:p w14:paraId="6596991D" w14:textId="77777777" w:rsidR="002C1E42" w:rsidRPr="00B000D1" w:rsidRDefault="002C1E42" w:rsidP="002C1E42">
            <w:pPr>
              <w:spacing w:before="240"/>
              <w:rPr>
                <w:rStyle w:val="SubtleEmphasis"/>
                <w:b/>
              </w:rPr>
            </w:pPr>
            <w:r w:rsidRPr="00B000D1">
              <w:rPr>
                <w:rStyle w:val="SubtleEmphasis"/>
                <w:b/>
              </w:rPr>
              <w:t>TASK</w:t>
            </w:r>
          </w:p>
        </w:tc>
        <w:tc>
          <w:tcPr>
            <w:tcW w:w="850" w:type="dxa"/>
            <w:tcBorders>
              <w:bottom w:val="single" w:sz="4" w:space="0" w:color="auto"/>
            </w:tcBorders>
            <w:shd w:val="clear" w:color="auto" w:fill="FCF5FD"/>
          </w:tcPr>
          <w:p w14:paraId="5D7CD4DC" w14:textId="77777777" w:rsidR="002C1E42" w:rsidRPr="00B000D1" w:rsidRDefault="002C1E42" w:rsidP="002C1E42">
            <w:pPr>
              <w:spacing w:before="240"/>
              <w:jc w:val="center"/>
              <w:rPr>
                <w:rStyle w:val="SubtleEmphasis"/>
                <w:b/>
              </w:rPr>
            </w:pPr>
            <w:r w:rsidRPr="00B000D1">
              <w:rPr>
                <w:rStyle w:val="SubtleEmphasis"/>
                <w:b/>
              </w:rPr>
              <w:t>OT</w:t>
            </w:r>
          </w:p>
        </w:tc>
        <w:tc>
          <w:tcPr>
            <w:tcW w:w="1134" w:type="dxa"/>
            <w:tcBorders>
              <w:bottom w:val="single" w:sz="4" w:space="0" w:color="auto"/>
            </w:tcBorders>
            <w:shd w:val="clear" w:color="auto" w:fill="FCF5FD"/>
          </w:tcPr>
          <w:p w14:paraId="18FEE845" w14:textId="77777777" w:rsidR="002C1E42" w:rsidRPr="00B000D1" w:rsidRDefault="002C1E42" w:rsidP="002C1E42">
            <w:pPr>
              <w:spacing w:before="240"/>
              <w:jc w:val="center"/>
              <w:rPr>
                <w:rStyle w:val="SubtleEmphasis"/>
                <w:b/>
              </w:rPr>
            </w:pPr>
            <w:r w:rsidRPr="00B000D1">
              <w:rPr>
                <w:rStyle w:val="SubtleEmphasis"/>
                <w:b/>
              </w:rPr>
              <w:t>MLT</w:t>
            </w:r>
          </w:p>
        </w:tc>
        <w:tc>
          <w:tcPr>
            <w:tcW w:w="993" w:type="dxa"/>
            <w:tcBorders>
              <w:bottom w:val="single" w:sz="4" w:space="0" w:color="auto"/>
            </w:tcBorders>
            <w:shd w:val="clear" w:color="auto" w:fill="FCF5FD"/>
          </w:tcPr>
          <w:p w14:paraId="06216B92" w14:textId="77777777" w:rsidR="002C1E42" w:rsidRPr="00B000D1" w:rsidRDefault="002C1E42" w:rsidP="002C1E42">
            <w:pPr>
              <w:spacing w:before="240"/>
              <w:jc w:val="center"/>
              <w:rPr>
                <w:rStyle w:val="SubtleEmphasis"/>
                <w:b/>
              </w:rPr>
            </w:pPr>
            <w:r w:rsidRPr="00B000D1">
              <w:rPr>
                <w:rStyle w:val="SubtleEmphasis"/>
                <w:b/>
              </w:rPr>
              <w:t>PT</w:t>
            </w:r>
          </w:p>
        </w:tc>
        <w:tc>
          <w:tcPr>
            <w:tcW w:w="992" w:type="dxa"/>
            <w:tcBorders>
              <w:bottom w:val="single" w:sz="4" w:space="0" w:color="auto"/>
            </w:tcBorders>
            <w:shd w:val="clear" w:color="auto" w:fill="FCF5FD"/>
          </w:tcPr>
          <w:p w14:paraId="4B2884F9" w14:textId="77777777" w:rsidR="002C1E42" w:rsidRPr="00B000D1" w:rsidRDefault="002C1E42" w:rsidP="002C1E42">
            <w:pPr>
              <w:spacing w:before="240"/>
              <w:jc w:val="center"/>
              <w:rPr>
                <w:rStyle w:val="SubtleEmphasis"/>
                <w:b/>
              </w:rPr>
            </w:pPr>
            <w:r w:rsidRPr="00B000D1">
              <w:rPr>
                <w:rStyle w:val="SubtleEmphasis"/>
                <w:b/>
              </w:rPr>
              <w:t>ED</w:t>
            </w:r>
          </w:p>
        </w:tc>
      </w:tr>
      <w:tr w:rsidR="002C1E42" w:rsidRPr="00436E00" w14:paraId="446D750E" w14:textId="77777777" w:rsidTr="00C2015A">
        <w:trPr>
          <w:trHeight w:val="516"/>
        </w:trPr>
        <w:tc>
          <w:tcPr>
            <w:tcW w:w="5495" w:type="dxa"/>
            <w:tcBorders>
              <w:bottom w:val="single" w:sz="4" w:space="0" w:color="auto"/>
            </w:tcBorders>
            <w:shd w:val="clear" w:color="auto" w:fill="FCF5FD"/>
          </w:tcPr>
          <w:p w14:paraId="5772140A" w14:textId="77777777" w:rsidR="002C1E42" w:rsidRPr="00E05D61" w:rsidRDefault="002C1E42" w:rsidP="002C1E42">
            <w:pPr>
              <w:spacing w:before="240"/>
              <w:rPr>
                <w:rStyle w:val="SubtleEmphasis"/>
              </w:rPr>
            </w:pPr>
            <w:r>
              <w:rPr>
                <w:rStyle w:val="SubtleEmphasis"/>
              </w:rPr>
              <w:t>System Definition</w:t>
            </w:r>
          </w:p>
        </w:tc>
        <w:tc>
          <w:tcPr>
            <w:tcW w:w="850" w:type="dxa"/>
            <w:shd w:val="clear" w:color="auto" w:fill="FCF5FD"/>
          </w:tcPr>
          <w:p w14:paraId="4E779C92" w14:textId="77777777" w:rsidR="002C1E42" w:rsidRPr="00EB33AC" w:rsidRDefault="002C1E42">
            <w:pPr>
              <w:spacing w:before="240"/>
              <w:jc w:val="center"/>
              <w:rPr>
                <w:rStyle w:val="SubtleEmphasis"/>
              </w:rPr>
            </w:pPr>
            <w:r w:rsidRPr="00EB33AC">
              <w:rPr>
                <w:rStyle w:val="SubtleEmphasis"/>
              </w:rPr>
              <w:t>18.5</w:t>
            </w:r>
          </w:p>
        </w:tc>
        <w:tc>
          <w:tcPr>
            <w:tcW w:w="1134" w:type="dxa"/>
            <w:shd w:val="clear" w:color="auto" w:fill="FCF5FD"/>
          </w:tcPr>
          <w:p w14:paraId="5DBE7E2E" w14:textId="77777777" w:rsidR="002C1E42" w:rsidRPr="00EB33AC" w:rsidRDefault="002C1E42">
            <w:pPr>
              <w:spacing w:before="240"/>
              <w:jc w:val="center"/>
              <w:rPr>
                <w:rStyle w:val="SubtleEmphasis"/>
              </w:rPr>
            </w:pPr>
            <w:r w:rsidRPr="00EB33AC">
              <w:rPr>
                <w:rStyle w:val="SubtleEmphasis"/>
              </w:rPr>
              <w:t>23</w:t>
            </w:r>
          </w:p>
        </w:tc>
        <w:tc>
          <w:tcPr>
            <w:tcW w:w="993" w:type="dxa"/>
            <w:shd w:val="clear" w:color="auto" w:fill="FCF5FD"/>
          </w:tcPr>
          <w:p w14:paraId="6FFB8F30" w14:textId="77777777" w:rsidR="002C1E42" w:rsidRPr="00EB33AC" w:rsidRDefault="002C1E42">
            <w:pPr>
              <w:spacing w:before="240"/>
              <w:jc w:val="center"/>
              <w:rPr>
                <w:rStyle w:val="SubtleEmphasis"/>
              </w:rPr>
            </w:pPr>
            <w:r w:rsidRPr="00EB33AC">
              <w:rPr>
                <w:rStyle w:val="SubtleEmphasis"/>
              </w:rPr>
              <w:t>30.5</w:t>
            </w:r>
          </w:p>
        </w:tc>
        <w:tc>
          <w:tcPr>
            <w:tcW w:w="992" w:type="dxa"/>
            <w:shd w:val="clear" w:color="auto" w:fill="FCF5FD"/>
          </w:tcPr>
          <w:p w14:paraId="20B11488" w14:textId="77777777" w:rsidR="002C1E42" w:rsidRPr="00EB33AC" w:rsidRDefault="002C1E42">
            <w:pPr>
              <w:spacing w:before="240"/>
              <w:jc w:val="center"/>
              <w:rPr>
                <w:rStyle w:val="SubtleEmphasis"/>
              </w:rPr>
            </w:pPr>
            <w:r w:rsidRPr="00EB33AC">
              <w:rPr>
                <w:rStyle w:val="SubtleEmphasis"/>
              </w:rPr>
              <w:t>31.17</w:t>
            </w:r>
          </w:p>
        </w:tc>
      </w:tr>
      <w:tr w:rsidR="002C1E42" w:rsidRPr="00436E00" w14:paraId="3E9C908B" w14:textId="77777777" w:rsidTr="00C2015A">
        <w:tc>
          <w:tcPr>
            <w:tcW w:w="5495" w:type="dxa"/>
            <w:shd w:val="clear" w:color="auto" w:fill="auto"/>
          </w:tcPr>
          <w:p w14:paraId="36307726" w14:textId="77777777" w:rsidR="002C1E42" w:rsidRPr="0050710E" w:rsidRDefault="002C1E42" w:rsidP="002C1E42">
            <w:pPr>
              <w:rPr>
                <w:rStyle w:val="SubtleEmphasis"/>
                <w:i w:val="0"/>
              </w:rPr>
            </w:pPr>
            <w:r>
              <w:rPr>
                <w:rStyle w:val="SubtleEmphasis"/>
                <w:i w:val="0"/>
              </w:rPr>
              <w:t>Background</w:t>
            </w:r>
          </w:p>
        </w:tc>
        <w:tc>
          <w:tcPr>
            <w:tcW w:w="850" w:type="dxa"/>
          </w:tcPr>
          <w:p w14:paraId="7C57B735" w14:textId="77777777" w:rsidR="002C1E42" w:rsidRPr="0050710E" w:rsidRDefault="002C1E42" w:rsidP="006E6FF3">
            <w:pPr>
              <w:jc w:val="center"/>
              <w:rPr>
                <w:rFonts w:cs="Arial"/>
                <w:szCs w:val="24"/>
              </w:rPr>
            </w:pPr>
            <w:r>
              <w:rPr>
                <w:rFonts w:cs="Arial"/>
                <w:szCs w:val="24"/>
              </w:rPr>
              <w:t>1</w:t>
            </w:r>
          </w:p>
        </w:tc>
        <w:tc>
          <w:tcPr>
            <w:tcW w:w="1134" w:type="dxa"/>
          </w:tcPr>
          <w:p w14:paraId="4C1C5441" w14:textId="77777777" w:rsidR="002C1E42" w:rsidRPr="0050710E" w:rsidRDefault="002C1E42" w:rsidP="006E6FF3">
            <w:pPr>
              <w:jc w:val="center"/>
              <w:rPr>
                <w:rFonts w:cs="Arial"/>
                <w:szCs w:val="24"/>
              </w:rPr>
            </w:pPr>
            <w:r>
              <w:rPr>
                <w:rFonts w:cs="Arial"/>
                <w:szCs w:val="24"/>
              </w:rPr>
              <w:t>1</w:t>
            </w:r>
          </w:p>
        </w:tc>
        <w:tc>
          <w:tcPr>
            <w:tcW w:w="993" w:type="dxa"/>
          </w:tcPr>
          <w:p w14:paraId="75D91FF2" w14:textId="77777777" w:rsidR="002C1E42" w:rsidRPr="0050710E" w:rsidRDefault="002C1E42" w:rsidP="006E6FF3">
            <w:pPr>
              <w:jc w:val="center"/>
              <w:rPr>
                <w:rFonts w:cs="Arial"/>
                <w:szCs w:val="24"/>
              </w:rPr>
            </w:pPr>
            <w:r>
              <w:rPr>
                <w:rFonts w:cs="Arial"/>
                <w:szCs w:val="24"/>
              </w:rPr>
              <w:t>1</w:t>
            </w:r>
          </w:p>
        </w:tc>
        <w:tc>
          <w:tcPr>
            <w:tcW w:w="992" w:type="dxa"/>
          </w:tcPr>
          <w:p w14:paraId="25AB7B0E" w14:textId="77777777" w:rsidR="002C1E42" w:rsidRPr="0050710E" w:rsidRDefault="002C1E42" w:rsidP="006E6FF3">
            <w:pPr>
              <w:jc w:val="center"/>
              <w:rPr>
                <w:rFonts w:cs="Arial"/>
                <w:szCs w:val="24"/>
              </w:rPr>
            </w:pPr>
            <w:r>
              <w:rPr>
                <w:rFonts w:cs="Arial"/>
                <w:szCs w:val="24"/>
              </w:rPr>
              <w:t>1.0</w:t>
            </w:r>
          </w:p>
        </w:tc>
      </w:tr>
      <w:tr w:rsidR="002C1E42" w:rsidRPr="00436E00" w14:paraId="7E025B8E" w14:textId="77777777" w:rsidTr="00C2015A">
        <w:tc>
          <w:tcPr>
            <w:tcW w:w="5495" w:type="dxa"/>
            <w:shd w:val="clear" w:color="auto" w:fill="auto"/>
          </w:tcPr>
          <w:p w14:paraId="1761F0C7" w14:textId="77777777" w:rsidR="002C1E42" w:rsidRPr="0050710E" w:rsidRDefault="002C1E42" w:rsidP="002C1E42">
            <w:pPr>
              <w:rPr>
                <w:rStyle w:val="SubtleEmphasis"/>
                <w:i w:val="0"/>
              </w:rPr>
            </w:pPr>
            <w:r>
              <w:rPr>
                <w:rStyle w:val="SubtleEmphasis"/>
                <w:i w:val="0"/>
              </w:rPr>
              <w:t>Situation of concern and opportunity</w:t>
            </w:r>
          </w:p>
        </w:tc>
        <w:tc>
          <w:tcPr>
            <w:tcW w:w="850" w:type="dxa"/>
          </w:tcPr>
          <w:p w14:paraId="235EB253" w14:textId="77777777" w:rsidR="002C1E42" w:rsidRPr="0050710E" w:rsidRDefault="002C1E42" w:rsidP="006E6FF3">
            <w:pPr>
              <w:jc w:val="center"/>
              <w:rPr>
                <w:rFonts w:cs="Arial"/>
                <w:szCs w:val="24"/>
              </w:rPr>
            </w:pPr>
            <w:r>
              <w:rPr>
                <w:rFonts w:cs="Arial"/>
                <w:szCs w:val="24"/>
              </w:rPr>
              <w:t>1</w:t>
            </w:r>
          </w:p>
        </w:tc>
        <w:tc>
          <w:tcPr>
            <w:tcW w:w="1134" w:type="dxa"/>
          </w:tcPr>
          <w:p w14:paraId="02EBDE31" w14:textId="77777777" w:rsidR="002C1E42" w:rsidRPr="0050710E" w:rsidRDefault="002C1E42" w:rsidP="006E6FF3">
            <w:pPr>
              <w:jc w:val="center"/>
              <w:rPr>
                <w:rFonts w:cs="Arial"/>
                <w:szCs w:val="24"/>
              </w:rPr>
            </w:pPr>
            <w:r>
              <w:rPr>
                <w:rFonts w:cs="Arial"/>
                <w:szCs w:val="24"/>
              </w:rPr>
              <w:t>1</w:t>
            </w:r>
          </w:p>
        </w:tc>
        <w:tc>
          <w:tcPr>
            <w:tcW w:w="993" w:type="dxa"/>
          </w:tcPr>
          <w:p w14:paraId="2DB7AE95" w14:textId="77777777" w:rsidR="002C1E42" w:rsidRPr="0050710E" w:rsidRDefault="002C1E42" w:rsidP="006E6FF3">
            <w:pPr>
              <w:jc w:val="center"/>
              <w:rPr>
                <w:rFonts w:cs="Arial"/>
                <w:szCs w:val="24"/>
              </w:rPr>
            </w:pPr>
            <w:r>
              <w:rPr>
                <w:rFonts w:cs="Arial"/>
                <w:szCs w:val="24"/>
              </w:rPr>
              <w:t>2</w:t>
            </w:r>
          </w:p>
        </w:tc>
        <w:tc>
          <w:tcPr>
            <w:tcW w:w="992" w:type="dxa"/>
          </w:tcPr>
          <w:p w14:paraId="7AB1471F" w14:textId="77777777" w:rsidR="002C1E42" w:rsidRPr="0050710E" w:rsidRDefault="002C1E42" w:rsidP="006E6FF3">
            <w:pPr>
              <w:jc w:val="center"/>
              <w:rPr>
                <w:rFonts w:cs="Arial"/>
                <w:szCs w:val="24"/>
              </w:rPr>
            </w:pPr>
            <w:r>
              <w:rPr>
                <w:rFonts w:cs="Arial"/>
                <w:szCs w:val="24"/>
              </w:rPr>
              <w:t>1.2</w:t>
            </w:r>
          </w:p>
        </w:tc>
      </w:tr>
      <w:tr w:rsidR="002C1E42" w:rsidRPr="00436E00" w14:paraId="1A472025" w14:textId="77777777" w:rsidTr="00C2015A">
        <w:tc>
          <w:tcPr>
            <w:tcW w:w="5495" w:type="dxa"/>
            <w:shd w:val="clear" w:color="auto" w:fill="auto"/>
          </w:tcPr>
          <w:p w14:paraId="3B7F5AFC" w14:textId="77777777" w:rsidR="002C1E42" w:rsidRPr="0050710E" w:rsidRDefault="002C1E42" w:rsidP="002C1E42">
            <w:pPr>
              <w:rPr>
                <w:rStyle w:val="SubtleEmphasis"/>
                <w:i w:val="0"/>
              </w:rPr>
            </w:pPr>
            <w:r>
              <w:rPr>
                <w:rStyle w:val="SubtleEmphasis"/>
                <w:i w:val="0"/>
              </w:rPr>
              <w:t>System objectives</w:t>
            </w:r>
          </w:p>
        </w:tc>
        <w:tc>
          <w:tcPr>
            <w:tcW w:w="850" w:type="dxa"/>
          </w:tcPr>
          <w:p w14:paraId="1FD24DE4" w14:textId="77777777" w:rsidR="002C1E42" w:rsidRPr="0050710E" w:rsidRDefault="002C1E42" w:rsidP="006E6FF3">
            <w:pPr>
              <w:jc w:val="center"/>
              <w:rPr>
                <w:rFonts w:cs="Arial"/>
                <w:szCs w:val="24"/>
              </w:rPr>
            </w:pPr>
            <w:r>
              <w:rPr>
                <w:rFonts w:cs="Arial"/>
                <w:szCs w:val="24"/>
              </w:rPr>
              <w:t>1</w:t>
            </w:r>
          </w:p>
        </w:tc>
        <w:tc>
          <w:tcPr>
            <w:tcW w:w="1134" w:type="dxa"/>
          </w:tcPr>
          <w:p w14:paraId="6202DD39" w14:textId="77777777" w:rsidR="002C1E42" w:rsidRPr="0050710E" w:rsidRDefault="002C1E42" w:rsidP="006E6FF3">
            <w:pPr>
              <w:jc w:val="center"/>
              <w:rPr>
                <w:rFonts w:cs="Arial"/>
                <w:szCs w:val="24"/>
              </w:rPr>
            </w:pPr>
            <w:r>
              <w:rPr>
                <w:rFonts w:cs="Arial"/>
                <w:szCs w:val="24"/>
              </w:rPr>
              <w:t>1</w:t>
            </w:r>
          </w:p>
        </w:tc>
        <w:tc>
          <w:tcPr>
            <w:tcW w:w="993" w:type="dxa"/>
          </w:tcPr>
          <w:p w14:paraId="22EDB2CB" w14:textId="77777777" w:rsidR="002C1E42" w:rsidRPr="0050710E" w:rsidRDefault="002C1E42" w:rsidP="006E6FF3">
            <w:pPr>
              <w:jc w:val="center"/>
              <w:rPr>
                <w:rFonts w:cs="Arial"/>
                <w:szCs w:val="24"/>
              </w:rPr>
            </w:pPr>
            <w:r>
              <w:rPr>
                <w:rFonts w:cs="Arial"/>
                <w:szCs w:val="24"/>
              </w:rPr>
              <w:t>1</w:t>
            </w:r>
          </w:p>
        </w:tc>
        <w:tc>
          <w:tcPr>
            <w:tcW w:w="992" w:type="dxa"/>
          </w:tcPr>
          <w:p w14:paraId="13F0DC7B" w14:textId="77777777" w:rsidR="002C1E42" w:rsidRPr="0050710E" w:rsidRDefault="002C1E42" w:rsidP="006E6FF3">
            <w:pPr>
              <w:jc w:val="center"/>
              <w:rPr>
                <w:rFonts w:cs="Arial"/>
                <w:szCs w:val="24"/>
              </w:rPr>
            </w:pPr>
            <w:r>
              <w:rPr>
                <w:rFonts w:cs="Arial"/>
                <w:szCs w:val="24"/>
              </w:rPr>
              <w:t>1.0</w:t>
            </w:r>
          </w:p>
        </w:tc>
      </w:tr>
      <w:tr w:rsidR="002C1E42" w:rsidRPr="00436E00" w14:paraId="6305DF51" w14:textId="77777777" w:rsidTr="00C2015A">
        <w:tc>
          <w:tcPr>
            <w:tcW w:w="5495" w:type="dxa"/>
            <w:shd w:val="clear" w:color="auto" w:fill="auto"/>
          </w:tcPr>
          <w:p w14:paraId="35A8ED87" w14:textId="77777777" w:rsidR="002C1E42" w:rsidRPr="0050710E" w:rsidRDefault="002C1E42" w:rsidP="002C1E42">
            <w:pPr>
              <w:rPr>
                <w:rStyle w:val="SubtleEmphasis"/>
                <w:i w:val="0"/>
              </w:rPr>
            </w:pPr>
            <w:r>
              <w:rPr>
                <w:rStyle w:val="SubtleEmphasis"/>
                <w:i w:val="0"/>
              </w:rPr>
              <w:t>Critical assumptions and constraints</w:t>
            </w:r>
          </w:p>
        </w:tc>
        <w:tc>
          <w:tcPr>
            <w:tcW w:w="850" w:type="dxa"/>
          </w:tcPr>
          <w:p w14:paraId="2CAD35D3" w14:textId="77777777" w:rsidR="002C1E42" w:rsidRPr="0050710E" w:rsidRDefault="002C1E42" w:rsidP="006E6FF3">
            <w:pPr>
              <w:jc w:val="center"/>
              <w:rPr>
                <w:rFonts w:cs="Arial"/>
                <w:szCs w:val="24"/>
              </w:rPr>
            </w:pPr>
            <w:r>
              <w:rPr>
                <w:rFonts w:cs="Arial"/>
                <w:szCs w:val="24"/>
              </w:rPr>
              <w:t>1</w:t>
            </w:r>
          </w:p>
        </w:tc>
        <w:tc>
          <w:tcPr>
            <w:tcW w:w="1134" w:type="dxa"/>
          </w:tcPr>
          <w:p w14:paraId="0BF6BB12" w14:textId="77777777" w:rsidR="002C1E42" w:rsidRPr="0050710E" w:rsidRDefault="002C1E42" w:rsidP="006E6FF3">
            <w:pPr>
              <w:jc w:val="center"/>
              <w:rPr>
                <w:rFonts w:cs="Arial"/>
                <w:szCs w:val="24"/>
              </w:rPr>
            </w:pPr>
            <w:r>
              <w:rPr>
                <w:rFonts w:cs="Arial"/>
                <w:szCs w:val="24"/>
              </w:rPr>
              <w:t>1</w:t>
            </w:r>
          </w:p>
        </w:tc>
        <w:tc>
          <w:tcPr>
            <w:tcW w:w="993" w:type="dxa"/>
          </w:tcPr>
          <w:p w14:paraId="137345BC" w14:textId="77777777" w:rsidR="002C1E42" w:rsidRPr="0050710E" w:rsidRDefault="002C1E42" w:rsidP="006E6FF3">
            <w:pPr>
              <w:jc w:val="center"/>
              <w:rPr>
                <w:rFonts w:cs="Arial"/>
                <w:szCs w:val="24"/>
              </w:rPr>
            </w:pPr>
            <w:r>
              <w:rPr>
                <w:rFonts w:cs="Arial"/>
                <w:szCs w:val="24"/>
              </w:rPr>
              <w:t>1</w:t>
            </w:r>
          </w:p>
        </w:tc>
        <w:tc>
          <w:tcPr>
            <w:tcW w:w="992" w:type="dxa"/>
          </w:tcPr>
          <w:p w14:paraId="4846E682" w14:textId="77777777" w:rsidR="002C1E42" w:rsidRPr="0050710E" w:rsidRDefault="002C1E42" w:rsidP="006E6FF3">
            <w:pPr>
              <w:jc w:val="center"/>
              <w:rPr>
                <w:rFonts w:cs="Arial"/>
                <w:szCs w:val="24"/>
              </w:rPr>
            </w:pPr>
            <w:r>
              <w:rPr>
                <w:rFonts w:cs="Arial"/>
                <w:szCs w:val="24"/>
              </w:rPr>
              <w:t>1.0</w:t>
            </w:r>
          </w:p>
        </w:tc>
      </w:tr>
      <w:tr w:rsidR="002C1E42" w:rsidRPr="00436E00" w14:paraId="1CF7CD63" w14:textId="77777777" w:rsidTr="00C2015A">
        <w:tc>
          <w:tcPr>
            <w:tcW w:w="5495" w:type="dxa"/>
            <w:shd w:val="clear" w:color="auto" w:fill="auto"/>
          </w:tcPr>
          <w:p w14:paraId="73551B50" w14:textId="77777777" w:rsidR="002C1E42" w:rsidRPr="0050710E" w:rsidRDefault="002C1E42" w:rsidP="002C1E42">
            <w:pPr>
              <w:rPr>
                <w:rStyle w:val="SubtleEmphasis"/>
                <w:i w:val="0"/>
              </w:rPr>
            </w:pPr>
            <w:r>
              <w:rPr>
                <w:rStyle w:val="SubtleEmphasis"/>
                <w:i w:val="0"/>
              </w:rPr>
              <w:t>AS-IS activity diagram</w:t>
            </w:r>
          </w:p>
        </w:tc>
        <w:tc>
          <w:tcPr>
            <w:tcW w:w="850" w:type="dxa"/>
          </w:tcPr>
          <w:p w14:paraId="2305B3B1" w14:textId="77777777" w:rsidR="002C1E42" w:rsidRPr="0050710E" w:rsidRDefault="002C1E42" w:rsidP="006E6FF3">
            <w:pPr>
              <w:jc w:val="center"/>
              <w:rPr>
                <w:rFonts w:cs="Arial"/>
                <w:szCs w:val="24"/>
              </w:rPr>
            </w:pPr>
            <w:r>
              <w:rPr>
                <w:rFonts w:cs="Arial"/>
                <w:szCs w:val="24"/>
              </w:rPr>
              <w:t>1</w:t>
            </w:r>
          </w:p>
        </w:tc>
        <w:tc>
          <w:tcPr>
            <w:tcW w:w="1134" w:type="dxa"/>
          </w:tcPr>
          <w:p w14:paraId="2CCB48DF" w14:textId="77777777" w:rsidR="002C1E42" w:rsidRPr="0050710E" w:rsidRDefault="002C1E42" w:rsidP="006E6FF3">
            <w:pPr>
              <w:jc w:val="center"/>
              <w:rPr>
                <w:rFonts w:cs="Arial"/>
                <w:szCs w:val="24"/>
              </w:rPr>
            </w:pPr>
            <w:r>
              <w:rPr>
                <w:rFonts w:cs="Arial"/>
                <w:szCs w:val="24"/>
              </w:rPr>
              <w:t>2</w:t>
            </w:r>
          </w:p>
        </w:tc>
        <w:tc>
          <w:tcPr>
            <w:tcW w:w="993" w:type="dxa"/>
          </w:tcPr>
          <w:p w14:paraId="0DB75600" w14:textId="77777777" w:rsidR="002C1E42" w:rsidRPr="0050710E" w:rsidRDefault="002C1E42" w:rsidP="006E6FF3">
            <w:pPr>
              <w:jc w:val="center"/>
              <w:rPr>
                <w:rFonts w:cs="Arial"/>
                <w:szCs w:val="24"/>
              </w:rPr>
            </w:pPr>
            <w:r>
              <w:rPr>
                <w:rFonts w:cs="Arial"/>
                <w:szCs w:val="24"/>
              </w:rPr>
              <w:t>2</w:t>
            </w:r>
          </w:p>
        </w:tc>
        <w:tc>
          <w:tcPr>
            <w:tcW w:w="992" w:type="dxa"/>
          </w:tcPr>
          <w:p w14:paraId="4D6B0050" w14:textId="77777777" w:rsidR="002C1E42" w:rsidRPr="0050710E" w:rsidRDefault="002C1E42" w:rsidP="006E6FF3">
            <w:pPr>
              <w:jc w:val="center"/>
              <w:rPr>
                <w:rFonts w:cs="Arial"/>
                <w:szCs w:val="24"/>
              </w:rPr>
            </w:pPr>
            <w:r>
              <w:rPr>
                <w:rFonts w:cs="Arial"/>
                <w:szCs w:val="24"/>
              </w:rPr>
              <w:t>1.8</w:t>
            </w:r>
          </w:p>
        </w:tc>
      </w:tr>
      <w:tr w:rsidR="002C1E42" w:rsidRPr="00436E00" w14:paraId="095A6131" w14:textId="77777777" w:rsidTr="00C2015A">
        <w:tc>
          <w:tcPr>
            <w:tcW w:w="5495" w:type="dxa"/>
            <w:shd w:val="clear" w:color="auto" w:fill="auto"/>
          </w:tcPr>
          <w:p w14:paraId="698F1E03" w14:textId="77777777" w:rsidR="002C1E42" w:rsidRPr="0050710E" w:rsidRDefault="002C1E42" w:rsidP="002C1E42">
            <w:pPr>
              <w:rPr>
                <w:rStyle w:val="SubtleEmphasis"/>
                <w:i w:val="0"/>
              </w:rPr>
            </w:pPr>
            <w:r>
              <w:rPr>
                <w:rStyle w:val="SubtleEmphasis"/>
                <w:i w:val="0"/>
              </w:rPr>
              <w:t>System scope</w:t>
            </w:r>
          </w:p>
        </w:tc>
        <w:tc>
          <w:tcPr>
            <w:tcW w:w="850" w:type="dxa"/>
          </w:tcPr>
          <w:p w14:paraId="327F4B22" w14:textId="77777777" w:rsidR="002C1E42" w:rsidRPr="0050710E" w:rsidRDefault="002C1E42" w:rsidP="006E6FF3">
            <w:pPr>
              <w:jc w:val="center"/>
              <w:rPr>
                <w:rFonts w:cs="Arial"/>
                <w:szCs w:val="24"/>
              </w:rPr>
            </w:pPr>
            <w:r>
              <w:rPr>
                <w:rFonts w:cs="Arial"/>
                <w:szCs w:val="24"/>
              </w:rPr>
              <w:t>1</w:t>
            </w:r>
          </w:p>
        </w:tc>
        <w:tc>
          <w:tcPr>
            <w:tcW w:w="1134" w:type="dxa"/>
          </w:tcPr>
          <w:p w14:paraId="58721C5C" w14:textId="77777777" w:rsidR="002C1E42" w:rsidRPr="0050710E" w:rsidRDefault="002C1E42" w:rsidP="006E6FF3">
            <w:pPr>
              <w:jc w:val="center"/>
              <w:rPr>
                <w:rFonts w:cs="Arial"/>
                <w:szCs w:val="24"/>
              </w:rPr>
            </w:pPr>
            <w:r>
              <w:rPr>
                <w:rFonts w:cs="Arial"/>
                <w:szCs w:val="24"/>
              </w:rPr>
              <w:t>1</w:t>
            </w:r>
          </w:p>
        </w:tc>
        <w:tc>
          <w:tcPr>
            <w:tcW w:w="993" w:type="dxa"/>
          </w:tcPr>
          <w:p w14:paraId="2CB6DA6D" w14:textId="77777777" w:rsidR="002C1E42" w:rsidRPr="0050710E" w:rsidRDefault="002C1E42" w:rsidP="006E6FF3">
            <w:pPr>
              <w:jc w:val="center"/>
              <w:rPr>
                <w:rFonts w:cs="Arial"/>
                <w:szCs w:val="24"/>
              </w:rPr>
            </w:pPr>
            <w:r>
              <w:rPr>
                <w:rFonts w:cs="Arial"/>
                <w:szCs w:val="24"/>
              </w:rPr>
              <w:t>2</w:t>
            </w:r>
          </w:p>
        </w:tc>
        <w:tc>
          <w:tcPr>
            <w:tcW w:w="992" w:type="dxa"/>
          </w:tcPr>
          <w:p w14:paraId="7DE65BBD" w14:textId="77777777" w:rsidR="002C1E42" w:rsidRPr="0050710E" w:rsidRDefault="002C1E42" w:rsidP="006E6FF3">
            <w:pPr>
              <w:jc w:val="center"/>
              <w:rPr>
                <w:rFonts w:cs="Arial"/>
                <w:szCs w:val="24"/>
              </w:rPr>
            </w:pPr>
            <w:r>
              <w:rPr>
                <w:rFonts w:cs="Arial"/>
                <w:szCs w:val="24"/>
              </w:rPr>
              <w:t>1.2</w:t>
            </w:r>
          </w:p>
        </w:tc>
      </w:tr>
      <w:tr w:rsidR="002C1E42" w:rsidRPr="00436E00" w14:paraId="3CA58BA8" w14:textId="77777777" w:rsidTr="00C2015A">
        <w:tc>
          <w:tcPr>
            <w:tcW w:w="5495" w:type="dxa"/>
            <w:shd w:val="clear" w:color="auto" w:fill="auto"/>
          </w:tcPr>
          <w:p w14:paraId="6B4F4E45" w14:textId="77777777" w:rsidR="002C1E42" w:rsidRPr="0050710E" w:rsidRDefault="002C1E42" w:rsidP="002C1E42">
            <w:pPr>
              <w:rPr>
                <w:rStyle w:val="SubtleEmphasis"/>
                <w:i w:val="0"/>
              </w:rPr>
            </w:pPr>
            <w:r>
              <w:rPr>
                <w:rStyle w:val="SubtleEmphasis"/>
                <w:i w:val="0"/>
              </w:rPr>
              <w:t>Package diagram and user-interaction package diagram</w:t>
            </w:r>
          </w:p>
        </w:tc>
        <w:tc>
          <w:tcPr>
            <w:tcW w:w="850" w:type="dxa"/>
          </w:tcPr>
          <w:p w14:paraId="5C7A931E" w14:textId="77777777" w:rsidR="002C1E42" w:rsidRPr="0050710E" w:rsidRDefault="002C1E42" w:rsidP="006E6FF3">
            <w:pPr>
              <w:jc w:val="center"/>
              <w:rPr>
                <w:rFonts w:cs="Arial"/>
                <w:szCs w:val="24"/>
              </w:rPr>
            </w:pPr>
            <w:r>
              <w:rPr>
                <w:rFonts w:cs="Arial"/>
                <w:szCs w:val="24"/>
              </w:rPr>
              <w:t>1</w:t>
            </w:r>
          </w:p>
        </w:tc>
        <w:tc>
          <w:tcPr>
            <w:tcW w:w="1134" w:type="dxa"/>
          </w:tcPr>
          <w:p w14:paraId="656ACF05" w14:textId="77777777" w:rsidR="002C1E42" w:rsidRPr="0050710E" w:rsidRDefault="002C1E42" w:rsidP="006E6FF3">
            <w:pPr>
              <w:jc w:val="center"/>
              <w:rPr>
                <w:rFonts w:cs="Arial"/>
                <w:szCs w:val="24"/>
              </w:rPr>
            </w:pPr>
            <w:r>
              <w:rPr>
                <w:rFonts w:cs="Arial"/>
                <w:szCs w:val="24"/>
              </w:rPr>
              <w:t>2</w:t>
            </w:r>
          </w:p>
        </w:tc>
        <w:tc>
          <w:tcPr>
            <w:tcW w:w="993" w:type="dxa"/>
          </w:tcPr>
          <w:p w14:paraId="4D94ECF3" w14:textId="77777777" w:rsidR="002C1E42" w:rsidRPr="0050710E" w:rsidRDefault="002C1E42" w:rsidP="006E6FF3">
            <w:pPr>
              <w:jc w:val="center"/>
              <w:rPr>
                <w:rFonts w:cs="Arial"/>
                <w:szCs w:val="24"/>
              </w:rPr>
            </w:pPr>
            <w:r>
              <w:rPr>
                <w:rFonts w:cs="Arial"/>
                <w:szCs w:val="24"/>
              </w:rPr>
              <w:t>3</w:t>
            </w:r>
          </w:p>
        </w:tc>
        <w:tc>
          <w:tcPr>
            <w:tcW w:w="992" w:type="dxa"/>
          </w:tcPr>
          <w:p w14:paraId="655302F6" w14:textId="77777777" w:rsidR="002C1E42" w:rsidRPr="0050710E" w:rsidRDefault="002C1E42" w:rsidP="006E6FF3">
            <w:pPr>
              <w:jc w:val="center"/>
              <w:rPr>
                <w:rFonts w:cs="Arial"/>
                <w:szCs w:val="24"/>
              </w:rPr>
            </w:pPr>
            <w:r>
              <w:rPr>
                <w:rFonts w:cs="Arial"/>
                <w:szCs w:val="24"/>
              </w:rPr>
              <w:t>2.0</w:t>
            </w:r>
          </w:p>
        </w:tc>
      </w:tr>
      <w:tr w:rsidR="002C1E42" w:rsidRPr="00436E00" w14:paraId="481C1CF2" w14:textId="77777777" w:rsidTr="00C2015A">
        <w:tc>
          <w:tcPr>
            <w:tcW w:w="5495" w:type="dxa"/>
            <w:shd w:val="clear" w:color="auto" w:fill="auto"/>
          </w:tcPr>
          <w:p w14:paraId="35EB8246" w14:textId="77777777" w:rsidR="002C1E42" w:rsidRPr="0050710E" w:rsidRDefault="002C1E42" w:rsidP="002C1E42">
            <w:pPr>
              <w:rPr>
                <w:rStyle w:val="SubtleEmphasis"/>
                <w:i w:val="0"/>
              </w:rPr>
            </w:pPr>
            <w:r>
              <w:rPr>
                <w:rStyle w:val="SubtleEmphasis"/>
                <w:i w:val="0"/>
              </w:rPr>
              <w:t>Prioritise and categorise subsystems</w:t>
            </w:r>
          </w:p>
        </w:tc>
        <w:tc>
          <w:tcPr>
            <w:tcW w:w="850" w:type="dxa"/>
          </w:tcPr>
          <w:p w14:paraId="26F193E5" w14:textId="77777777" w:rsidR="002C1E42" w:rsidRPr="0050710E" w:rsidRDefault="002C1E42" w:rsidP="006E6FF3">
            <w:pPr>
              <w:jc w:val="center"/>
              <w:rPr>
                <w:rFonts w:cs="Arial"/>
                <w:szCs w:val="24"/>
              </w:rPr>
            </w:pPr>
            <w:r>
              <w:rPr>
                <w:rFonts w:cs="Arial"/>
                <w:szCs w:val="24"/>
              </w:rPr>
              <w:t>0.5</w:t>
            </w:r>
          </w:p>
        </w:tc>
        <w:tc>
          <w:tcPr>
            <w:tcW w:w="1134" w:type="dxa"/>
          </w:tcPr>
          <w:p w14:paraId="1CC37137" w14:textId="77777777" w:rsidR="002C1E42" w:rsidRPr="0050710E" w:rsidRDefault="002C1E42" w:rsidP="006E6FF3">
            <w:pPr>
              <w:jc w:val="center"/>
              <w:rPr>
                <w:rFonts w:cs="Arial"/>
                <w:szCs w:val="24"/>
              </w:rPr>
            </w:pPr>
            <w:r>
              <w:rPr>
                <w:rFonts w:cs="Arial"/>
                <w:szCs w:val="24"/>
              </w:rPr>
              <w:t>1</w:t>
            </w:r>
          </w:p>
        </w:tc>
        <w:tc>
          <w:tcPr>
            <w:tcW w:w="993" w:type="dxa"/>
          </w:tcPr>
          <w:p w14:paraId="10DB073A" w14:textId="77777777" w:rsidR="002C1E42" w:rsidRPr="0050710E" w:rsidRDefault="002C1E42" w:rsidP="006E6FF3">
            <w:pPr>
              <w:jc w:val="center"/>
              <w:rPr>
                <w:rFonts w:cs="Arial"/>
                <w:szCs w:val="24"/>
              </w:rPr>
            </w:pPr>
            <w:r>
              <w:rPr>
                <w:rFonts w:cs="Arial"/>
                <w:szCs w:val="24"/>
              </w:rPr>
              <w:t>1.5</w:t>
            </w:r>
          </w:p>
        </w:tc>
        <w:tc>
          <w:tcPr>
            <w:tcW w:w="992" w:type="dxa"/>
          </w:tcPr>
          <w:p w14:paraId="3DB0F10C" w14:textId="77777777" w:rsidR="002C1E42" w:rsidRPr="0050710E" w:rsidRDefault="002C1E42" w:rsidP="006E6FF3">
            <w:pPr>
              <w:jc w:val="center"/>
              <w:rPr>
                <w:rFonts w:cs="Arial"/>
                <w:szCs w:val="24"/>
              </w:rPr>
            </w:pPr>
            <w:r>
              <w:rPr>
                <w:rFonts w:cs="Arial"/>
                <w:szCs w:val="24"/>
              </w:rPr>
              <w:t>1.0</w:t>
            </w:r>
          </w:p>
        </w:tc>
      </w:tr>
      <w:tr w:rsidR="002C1E42" w:rsidRPr="00436E00" w14:paraId="12998A6E" w14:textId="77777777" w:rsidTr="00C2015A">
        <w:tc>
          <w:tcPr>
            <w:tcW w:w="5495" w:type="dxa"/>
            <w:shd w:val="clear" w:color="auto" w:fill="auto"/>
          </w:tcPr>
          <w:p w14:paraId="798F439B" w14:textId="77777777" w:rsidR="002C1E42" w:rsidRPr="0050710E" w:rsidRDefault="002C1E42" w:rsidP="002C1E42">
            <w:pPr>
              <w:rPr>
                <w:rStyle w:val="SubtleEmphasis"/>
                <w:i w:val="0"/>
              </w:rPr>
            </w:pPr>
            <w:r>
              <w:rPr>
                <w:rStyle w:val="SubtleEmphasis"/>
                <w:i w:val="0"/>
              </w:rPr>
              <w:t>High level business requirements and Alternative solutions</w:t>
            </w:r>
          </w:p>
        </w:tc>
        <w:tc>
          <w:tcPr>
            <w:tcW w:w="850" w:type="dxa"/>
          </w:tcPr>
          <w:p w14:paraId="08218D65" w14:textId="77777777" w:rsidR="002C1E42" w:rsidRPr="0050710E" w:rsidRDefault="002C1E42" w:rsidP="006E6FF3">
            <w:pPr>
              <w:jc w:val="center"/>
              <w:rPr>
                <w:rFonts w:cs="Arial"/>
                <w:szCs w:val="24"/>
              </w:rPr>
            </w:pPr>
            <w:r>
              <w:rPr>
                <w:rFonts w:cs="Arial"/>
                <w:szCs w:val="24"/>
              </w:rPr>
              <w:t>2</w:t>
            </w:r>
          </w:p>
        </w:tc>
        <w:tc>
          <w:tcPr>
            <w:tcW w:w="1134" w:type="dxa"/>
          </w:tcPr>
          <w:p w14:paraId="0A3A0761" w14:textId="77777777" w:rsidR="002C1E42" w:rsidRPr="0050710E" w:rsidRDefault="002C1E42" w:rsidP="006E6FF3">
            <w:pPr>
              <w:jc w:val="center"/>
              <w:rPr>
                <w:rFonts w:cs="Arial"/>
                <w:szCs w:val="24"/>
              </w:rPr>
            </w:pPr>
            <w:r>
              <w:rPr>
                <w:rFonts w:cs="Arial"/>
                <w:szCs w:val="24"/>
              </w:rPr>
              <w:t>3</w:t>
            </w:r>
          </w:p>
        </w:tc>
        <w:tc>
          <w:tcPr>
            <w:tcW w:w="993" w:type="dxa"/>
          </w:tcPr>
          <w:p w14:paraId="6F39C3BE" w14:textId="77777777" w:rsidR="002C1E42" w:rsidRPr="0050710E" w:rsidRDefault="002C1E42" w:rsidP="006E6FF3">
            <w:pPr>
              <w:jc w:val="center"/>
              <w:rPr>
                <w:rFonts w:cs="Arial"/>
                <w:szCs w:val="24"/>
              </w:rPr>
            </w:pPr>
            <w:r>
              <w:rPr>
                <w:rFonts w:cs="Arial"/>
                <w:szCs w:val="24"/>
              </w:rPr>
              <w:t>4</w:t>
            </w:r>
          </w:p>
        </w:tc>
        <w:tc>
          <w:tcPr>
            <w:tcW w:w="992" w:type="dxa"/>
          </w:tcPr>
          <w:p w14:paraId="16173002" w14:textId="77777777" w:rsidR="002C1E42" w:rsidRPr="0050710E" w:rsidRDefault="002C1E42" w:rsidP="006E6FF3">
            <w:pPr>
              <w:jc w:val="center"/>
              <w:rPr>
                <w:rFonts w:cs="Arial"/>
                <w:szCs w:val="24"/>
              </w:rPr>
            </w:pPr>
            <w:r>
              <w:rPr>
                <w:rFonts w:cs="Arial"/>
                <w:szCs w:val="24"/>
              </w:rPr>
              <w:t>3.0</w:t>
            </w:r>
          </w:p>
        </w:tc>
      </w:tr>
      <w:tr w:rsidR="002C1E42" w:rsidRPr="00436E00" w14:paraId="295C0106" w14:textId="77777777" w:rsidTr="00C2015A">
        <w:tc>
          <w:tcPr>
            <w:tcW w:w="5495" w:type="dxa"/>
            <w:shd w:val="clear" w:color="auto" w:fill="auto"/>
          </w:tcPr>
          <w:p w14:paraId="27605F4D" w14:textId="77777777" w:rsidR="002C1E42" w:rsidRPr="0050710E" w:rsidRDefault="002C1E42" w:rsidP="002C1E42">
            <w:pPr>
              <w:rPr>
                <w:rStyle w:val="SubtleEmphasis"/>
                <w:i w:val="0"/>
              </w:rPr>
            </w:pPr>
            <w:r>
              <w:rPr>
                <w:rStyle w:val="SubtleEmphasis"/>
                <w:i w:val="0"/>
              </w:rPr>
              <w:t>Feasibility &amp; risk assessments, Product quality assurance, Implementation plan and Recommendations to management</w:t>
            </w:r>
          </w:p>
        </w:tc>
        <w:tc>
          <w:tcPr>
            <w:tcW w:w="850" w:type="dxa"/>
          </w:tcPr>
          <w:p w14:paraId="3734CF6F" w14:textId="77777777" w:rsidR="002C1E42" w:rsidRPr="0050710E" w:rsidRDefault="002C1E42" w:rsidP="006E6FF3">
            <w:pPr>
              <w:jc w:val="center"/>
              <w:rPr>
                <w:rFonts w:cs="Arial"/>
                <w:szCs w:val="24"/>
              </w:rPr>
            </w:pPr>
            <w:r>
              <w:rPr>
                <w:rFonts w:cs="Arial"/>
                <w:szCs w:val="24"/>
              </w:rPr>
              <w:t>5</w:t>
            </w:r>
          </w:p>
        </w:tc>
        <w:tc>
          <w:tcPr>
            <w:tcW w:w="1134" w:type="dxa"/>
          </w:tcPr>
          <w:p w14:paraId="0006B397" w14:textId="77777777" w:rsidR="002C1E42" w:rsidRPr="0050710E" w:rsidRDefault="002C1E42" w:rsidP="006E6FF3">
            <w:pPr>
              <w:jc w:val="center"/>
              <w:rPr>
                <w:rFonts w:cs="Arial"/>
                <w:szCs w:val="24"/>
              </w:rPr>
            </w:pPr>
            <w:r>
              <w:rPr>
                <w:rFonts w:cs="Arial"/>
                <w:szCs w:val="24"/>
              </w:rPr>
              <w:t>6</w:t>
            </w:r>
          </w:p>
        </w:tc>
        <w:tc>
          <w:tcPr>
            <w:tcW w:w="993" w:type="dxa"/>
          </w:tcPr>
          <w:p w14:paraId="1C24484D" w14:textId="77777777" w:rsidR="002C1E42" w:rsidRPr="0050710E" w:rsidRDefault="002C1E42" w:rsidP="006E6FF3">
            <w:pPr>
              <w:jc w:val="center"/>
              <w:rPr>
                <w:rFonts w:cs="Arial"/>
                <w:szCs w:val="24"/>
              </w:rPr>
            </w:pPr>
            <w:r>
              <w:rPr>
                <w:rFonts w:cs="Arial"/>
                <w:szCs w:val="24"/>
              </w:rPr>
              <w:t>7</w:t>
            </w:r>
          </w:p>
        </w:tc>
        <w:tc>
          <w:tcPr>
            <w:tcW w:w="992" w:type="dxa"/>
          </w:tcPr>
          <w:p w14:paraId="36F67E67" w14:textId="77777777" w:rsidR="002C1E42" w:rsidRPr="0050710E" w:rsidRDefault="002C1E42" w:rsidP="006E6FF3">
            <w:pPr>
              <w:jc w:val="center"/>
              <w:rPr>
                <w:rFonts w:cs="Arial"/>
                <w:szCs w:val="24"/>
              </w:rPr>
            </w:pPr>
            <w:r>
              <w:rPr>
                <w:rFonts w:cs="Arial"/>
                <w:szCs w:val="24"/>
              </w:rPr>
              <w:t>6.0</w:t>
            </w:r>
          </w:p>
        </w:tc>
      </w:tr>
      <w:tr w:rsidR="002C1E42" w:rsidRPr="00436E00" w14:paraId="2E198858" w14:textId="77777777" w:rsidTr="00C2015A">
        <w:tc>
          <w:tcPr>
            <w:tcW w:w="5495" w:type="dxa"/>
            <w:shd w:val="clear" w:color="auto" w:fill="auto"/>
          </w:tcPr>
          <w:p w14:paraId="49A00138" w14:textId="77777777" w:rsidR="002C1E42" w:rsidRPr="002D4E62" w:rsidRDefault="002C1E42" w:rsidP="002C1E42">
            <w:pPr>
              <w:rPr>
                <w:rStyle w:val="SubtleEmphasis"/>
                <w:i w:val="0"/>
              </w:rPr>
            </w:pPr>
            <w:r>
              <w:rPr>
                <w:rStyle w:val="SubtleEmphasis"/>
                <w:i w:val="0"/>
              </w:rPr>
              <w:t>Work breakdown structure and Product structure model</w:t>
            </w:r>
          </w:p>
        </w:tc>
        <w:tc>
          <w:tcPr>
            <w:tcW w:w="850" w:type="dxa"/>
          </w:tcPr>
          <w:p w14:paraId="1A5BAA79" w14:textId="77777777" w:rsidR="002C1E42" w:rsidRPr="00436E00" w:rsidRDefault="002C1E42" w:rsidP="006E6FF3">
            <w:pPr>
              <w:jc w:val="center"/>
              <w:rPr>
                <w:rFonts w:cs="Arial"/>
                <w:szCs w:val="24"/>
              </w:rPr>
            </w:pPr>
            <w:r>
              <w:rPr>
                <w:rFonts w:cs="Arial"/>
                <w:szCs w:val="24"/>
              </w:rPr>
              <w:t>1</w:t>
            </w:r>
          </w:p>
        </w:tc>
        <w:tc>
          <w:tcPr>
            <w:tcW w:w="1134" w:type="dxa"/>
          </w:tcPr>
          <w:p w14:paraId="49A7915D" w14:textId="77777777" w:rsidR="002C1E42" w:rsidRPr="00436E00" w:rsidRDefault="002C1E42" w:rsidP="006E6FF3">
            <w:pPr>
              <w:jc w:val="center"/>
              <w:rPr>
                <w:rFonts w:cs="Arial"/>
                <w:szCs w:val="24"/>
              </w:rPr>
            </w:pPr>
            <w:r>
              <w:rPr>
                <w:rFonts w:cs="Arial"/>
                <w:szCs w:val="24"/>
              </w:rPr>
              <w:t>1</w:t>
            </w:r>
          </w:p>
        </w:tc>
        <w:tc>
          <w:tcPr>
            <w:tcW w:w="993" w:type="dxa"/>
          </w:tcPr>
          <w:p w14:paraId="3C807979" w14:textId="77777777" w:rsidR="002C1E42" w:rsidRPr="00436E00" w:rsidRDefault="002C1E42" w:rsidP="006E6FF3">
            <w:pPr>
              <w:jc w:val="center"/>
              <w:rPr>
                <w:rFonts w:cs="Arial"/>
                <w:szCs w:val="24"/>
              </w:rPr>
            </w:pPr>
            <w:r>
              <w:rPr>
                <w:rFonts w:cs="Arial"/>
                <w:szCs w:val="24"/>
              </w:rPr>
              <w:t>2</w:t>
            </w:r>
          </w:p>
        </w:tc>
        <w:tc>
          <w:tcPr>
            <w:tcW w:w="992" w:type="dxa"/>
          </w:tcPr>
          <w:p w14:paraId="27C0E4E2" w14:textId="77777777" w:rsidR="002C1E42" w:rsidRPr="00436E00" w:rsidRDefault="002C1E42" w:rsidP="006E6FF3">
            <w:pPr>
              <w:jc w:val="center"/>
              <w:rPr>
                <w:rFonts w:cs="Arial"/>
                <w:szCs w:val="24"/>
              </w:rPr>
            </w:pPr>
            <w:r>
              <w:rPr>
                <w:rFonts w:cs="Arial"/>
                <w:szCs w:val="24"/>
              </w:rPr>
              <w:t>1.2</w:t>
            </w:r>
          </w:p>
        </w:tc>
      </w:tr>
      <w:tr w:rsidR="002C1E42" w:rsidRPr="00436E00" w14:paraId="1A567B5F" w14:textId="77777777" w:rsidTr="00C2015A">
        <w:tc>
          <w:tcPr>
            <w:tcW w:w="5495" w:type="dxa"/>
            <w:tcBorders>
              <w:bottom w:val="single" w:sz="4" w:space="0" w:color="auto"/>
            </w:tcBorders>
            <w:shd w:val="clear" w:color="auto" w:fill="auto"/>
          </w:tcPr>
          <w:p w14:paraId="2490746F" w14:textId="77777777" w:rsidR="002C1E42" w:rsidRPr="002D4E62" w:rsidRDefault="002C1E42" w:rsidP="002C1E42">
            <w:pPr>
              <w:rPr>
                <w:rStyle w:val="SubtleEmphasis"/>
                <w:i w:val="0"/>
              </w:rPr>
            </w:pPr>
            <w:r>
              <w:rPr>
                <w:rStyle w:val="SubtleEmphasis"/>
                <w:i w:val="0"/>
              </w:rPr>
              <w:t>High level Gantt chart</w:t>
            </w:r>
          </w:p>
        </w:tc>
        <w:tc>
          <w:tcPr>
            <w:tcW w:w="850" w:type="dxa"/>
            <w:tcBorders>
              <w:bottom w:val="single" w:sz="4" w:space="0" w:color="auto"/>
            </w:tcBorders>
          </w:tcPr>
          <w:p w14:paraId="54CF7F58" w14:textId="77777777" w:rsidR="002C1E42" w:rsidRPr="00436E00" w:rsidRDefault="002C1E42" w:rsidP="006E6FF3">
            <w:pPr>
              <w:jc w:val="center"/>
              <w:rPr>
                <w:rFonts w:cs="Arial"/>
                <w:szCs w:val="24"/>
              </w:rPr>
            </w:pPr>
            <w:r>
              <w:rPr>
                <w:rFonts w:cs="Arial"/>
                <w:szCs w:val="24"/>
              </w:rPr>
              <w:t>1</w:t>
            </w:r>
          </w:p>
        </w:tc>
        <w:tc>
          <w:tcPr>
            <w:tcW w:w="1134" w:type="dxa"/>
            <w:tcBorders>
              <w:bottom w:val="single" w:sz="4" w:space="0" w:color="auto"/>
            </w:tcBorders>
          </w:tcPr>
          <w:p w14:paraId="37553593" w14:textId="77777777" w:rsidR="002C1E42" w:rsidRPr="00436E00" w:rsidRDefault="002C1E42" w:rsidP="006E6FF3">
            <w:pPr>
              <w:jc w:val="center"/>
              <w:rPr>
                <w:rFonts w:cs="Arial"/>
                <w:szCs w:val="24"/>
              </w:rPr>
            </w:pPr>
            <w:r>
              <w:rPr>
                <w:rFonts w:cs="Arial"/>
                <w:szCs w:val="24"/>
              </w:rPr>
              <w:t>1</w:t>
            </w:r>
          </w:p>
        </w:tc>
        <w:tc>
          <w:tcPr>
            <w:tcW w:w="993" w:type="dxa"/>
            <w:tcBorders>
              <w:bottom w:val="single" w:sz="4" w:space="0" w:color="auto"/>
            </w:tcBorders>
          </w:tcPr>
          <w:p w14:paraId="5AF523BD" w14:textId="77777777" w:rsidR="002C1E42" w:rsidRPr="00436E00" w:rsidRDefault="002C1E42" w:rsidP="006E6FF3">
            <w:pPr>
              <w:jc w:val="center"/>
              <w:rPr>
                <w:rFonts w:cs="Arial"/>
                <w:szCs w:val="24"/>
              </w:rPr>
            </w:pPr>
            <w:r>
              <w:rPr>
                <w:rFonts w:cs="Arial"/>
                <w:szCs w:val="24"/>
              </w:rPr>
              <w:t>2</w:t>
            </w:r>
          </w:p>
        </w:tc>
        <w:tc>
          <w:tcPr>
            <w:tcW w:w="992" w:type="dxa"/>
            <w:tcBorders>
              <w:bottom w:val="single" w:sz="4" w:space="0" w:color="auto"/>
            </w:tcBorders>
          </w:tcPr>
          <w:p w14:paraId="0968F39D" w14:textId="77777777" w:rsidR="002C1E42" w:rsidRPr="00436E00" w:rsidRDefault="002C1E42" w:rsidP="006E6FF3">
            <w:pPr>
              <w:jc w:val="center"/>
              <w:rPr>
                <w:rFonts w:cs="Arial"/>
                <w:szCs w:val="24"/>
              </w:rPr>
            </w:pPr>
            <w:r>
              <w:rPr>
                <w:rFonts w:cs="Arial"/>
                <w:szCs w:val="24"/>
              </w:rPr>
              <w:t>1.2</w:t>
            </w:r>
          </w:p>
        </w:tc>
      </w:tr>
      <w:tr w:rsidR="002C1E42" w:rsidRPr="00436E00" w14:paraId="065A8DCF" w14:textId="77777777" w:rsidTr="00C2015A">
        <w:tc>
          <w:tcPr>
            <w:tcW w:w="5495" w:type="dxa"/>
            <w:tcBorders>
              <w:bottom w:val="single" w:sz="4" w:space="0" w:color="auto"/>
            </w:tcBorders>
            <w:shd w:val="clear" w:color="auto" w:fill="auto"/>
          </w:tcPr>
          <w:p w14:paraId="02C79ADF" w14:textId="77777777" w:rsidR="002C1E42" w:rsidRDefault="002C1E42" w:rsidP="002C1E42">
            <w:pPr>
              <w:rPr>
                <w:rStyle w:val="SubtleEmphasis"/>
                <w:i w:val="0"/>
              </w:rPr>
            </w:pPr>
            <w:r>
              <w:rPr>
                <w:rStyle w:val="SubtleEmphasis"/>
                <w:i w:val="0"/>
              </w:rPr>
              <w:t>Review document</w:t>
            </w:r>
          </w:p>
        </w:tc>
        <w:tc>
          <w:tcPr>
            <w:tcW w:w="850" w:type="dxa"/>
            <w:tcBorders>
              <w:bottom w:val="single" w:sz="4" w:space="0" w:color="auto"/>
            </w:tcBorders>
          </w:tcPr>
          <w:p w14:paraId="3E8D08B2" w14:textId="77777777" w:rsidR="002C1E42" w:rsidRPr="00436E00" w:rsidRDefault="002C1E42" w:rsidP="006E6FF3">
            <w:pPr>
              <w:jc w:val="center"/>
              <w:rPr>
                <w:rFonts w:cs="Arial"/>
                <w:szCs w:val="24"/>
              </w:rPr>
            </w:pPr>
            <w:r>
              <w:rPr>
                <w:rFonts w:cs="Arial"/>
                <w:szCs w:val="24"/>
              </w:rPr>
              <w:t>1</w:t>
            </w:r>
          </w:p>
        </w:tc>
        <w:tc>
          <w:tcPr>
            <w:tcW w:w="1134" w:type="dxa"/>
            <w:tcBorders>
              <w:bottom w:val="single" w:sz="4" w:space="0" w:color="auto"/>
            </w:tcBorders>
          </w:tcPr>
          <w:p w14:paraId="43936A89" w14:textId="77777777" w:rsidR="002C1E42" w:rsidRPr="00436E00" w:rsidRDefault="002C1E42" w:rsidP="006E6FF3">
            <w:pPr>
              <w:jc w:val="center"/>
              <w:rPr>
                <w:rFonts w:cs="Arial"/>
                <w:szCs w:val="24"/>
              </w:rPr>
            </w:pPr>
            <w:r>
              <w:rPr>
                <w:rFonts w:cs="Arial"/>
                <w:szCs w:val="24"/>
              </w:rPr>
              <w:t>1</w:t>
            </w:r>
          </w:p>
        </w:tc>
        <w:tc>
          <w:tcPr>
            <w:tcW w:w="993" w:type="dxa"/>
            <w:tcBorders>
              <w:bottom w:val="single" w:sz="4" w:space="0" w:color="auto"/>
            </w:tcBorders>
          </w:tcPr>
          <w:p w14:paraId="096ADA65" w14:textId="77777777" w:rsidR="002C1E42" w:rsidRPr="00436E00" w:rsidRDefault="002C1E42" w:rsidP="006E6FF3">
            <w:pPr>
              <w:jc w:val="center"/>
              <w:rPr>
                <w:rFonts w:cs="Arial"/>
                <w:szCs w:val="24"/>
              </w:rPr>
            </w:pPr>
            <w:r>
              <w:rPr>
                <w:rFonts w:cs="Arial"/>
                <w:szCs w:val="24"/>
              </w:rPr>
              <w:t>1</w:t>
            </w:r>
          </w:p>
        </w:tc>
        <w:tc>
          <w:tcPr>
            <w:tcW w:w="992" w:type="dxa"/>
            <w:tcBorders>
              <w:bottom w:val="single" w:sz="4" w:space="0" w:color="auto"/>
            </w:tcBorders>
          </w:tcPr>
          <w:p w14:paraId="63491940" w14:textId="77777777" w:rsidR="002C1E42" w:rsidRPr="00436E00" w:rsidRDefault="002C1E42" w:rsidP="006E6FF3">
            <w:pPr>
              <w:jc w:val="center"/>
              <w:rPr>
                <w:rFonts w:cs="Arial"/>
                <w:szCs w:val="24"/>
              </w:rPr>
            </w:pPr>
            <w:r>
              <w:rPr>
                <w:rFonts w:cs="Arial"/>
                <w:szCs w:val="24"/>
              </w:rPr>
              <w:t>1.0</w:t>
            </w:r>
          </w:p>
        </w:tc>
      </w:tr>
      <w:tr w:rsidR="002C1E42" w:rsidRPr="00436E00" w14:paraId="5AE92066" w14:textId="77777777" w:rsidTr="00C2015A">
        <w:tc>
          <w:tcPr>
            <w:tcW w:w="5495" w:type="dxa"/>
            <w:tcBorders>
              <w:bottom w:val="single" w:sz="4" w:space="0" w:color="auto"/>
            </w:tcBorders>
            <w:shd w:val="clear" w:color="auto" w:fill="auto"/>
          </w:tcPr>
          <w:p w14:paraId="5AFF04B5" w14:textId="77777777" w:rsidR="002C1E42" w:rsidRDefault="002C1E42" w:rsidP="002C1E42">
            <w:pPr>
              <w:rPr>
                <w:rStyle w:val="SubtleEmphasis"/>
                <w:i w:val="0"/>
              </w:rPr>
            </w:pPr>
            <w:r>
              <w:rPr>
                <w:rStyle w:val="SubtleEmphasis"/>
                <w:i w:val="0"/>
              </w:rPr>
              <w:t>Management review and sign-off</w:t>
            </w:r>
          </w:p>
        </w:tc>
        <w:tc>
          <w:tcPr>
            <w:tcW w:w="850" w:type="dxa"/>
            <w:tcBorders>
              <w:bottom w:val="single" w:sz="4" w:space="0" w:color="auto"/>
            </w:tcBorders>
          </w:tcPr>
          <w:p w14:paraId="04646AAD" w14:textId="77777777" w:rsidR="002C1E42" w:rsidRPr="00436E00" w:rsidRDefault="002C1E42" w:rsidP="006E6FF3">
            <w:pPr>
              <w:jc w:val="center"/>
              <w:rPr>
                <w:rFonts w:cs="Arial"/>
                <w:szCs w:val="24"/>
              </w:rPr>
            </w:pPr>
            <w:r>
              <w:rPr>
                <w:rFonts w:cs="Arial"/>
                <w:szCs w:val="24"/>
              </w:rPr>
              <w:t>1</w:t>
            </w:r>
          </w:p>
        </w:tc>
        <w:tc>
          <w:tcPr>
            <w:tcW w:w="1134" w:type="dxa"/>
            <w:tcBorders>
              <w:bottom w:val="single" w:sz="4" w:space="0" w:color="auto"/>
            </w:tcBorders>
          </w:tcPr>
          <w:p w14:paraId="1B5D16F0" w14:textId="77777777" w:rsidR="002C1E42" w:rsidRPr="00436E00" w:rsidRDefault="002C1E42" w:rsidP="006E6FF3">
            <w:pPr>
              <w:jc w:val="center"/>
              <w:rPr>
                <w:rFonts w:cs="Arial"/>
                <w:szCs w:val="24"/>
              </w:rPr>
            </w:pPr>
            <w:r>
              <w:rPr>
                <w:rFonts w:cs="Arial"/>
                <w:szCs w:val="24"/>
              </w:rPr>
              <w:t>1</w:t>
            </w:r>
          </w:p>
        </w:tc>
        <w:tc>
          <w:tcPr>
            <w:tcW w:w="993" w:type="dxa"/>
            <w:tcBorders>
              <w:bottom w:val="single" w:sz="4" w:space="0" w:color="auto"/>
            </w:tcBorders>
          </w:tcPr>
          <w:p w14:paraId="5D45AF7B" w14:textId="77777777" w:rsidR="002C1E42" w:rsidRPr="00436E00" w:rsidRDefault="002C1E42" w:rsidP="006E6FF3">
            <w:pPr>
              <w:jc w:val="center"/>
              <w:rPr>
                <w:rFonts w:cs="Arial"/>
                <w:szCs w:val="24"/>
              </w:rPr>
            </w:pPr>
            <w:r>
              <w:rPr>
                <w:rFonts w:cs="Arial"/>
                <w:szCs w:val="24"/>
              </w:rPr>
              <w:t>1</w:t>
            </w:r>
          </w:p>
        </w:tc>
        <w:tc>
          <w:tcPr>
            <w:tcW w:w="992" w:type="dxa"/>
            <w:tcBorders>
              <w:bottom w:val="single" w:sz="4" w:space="0" w:color="auto"/>
            </w:tcBorders>
          </w:tcPr>
          <w:p w14:paraId="5569E7A9" w14:textId="77777777" w:rsidR="002C1E42" w:rsidRPr="00436E00" w:rsidRDefault="002C1E42" w:rsidP="006E6FF3">
            <w:pPr>
              <w:jc w:val="center"/>
              <w:rPr>
                <w:rFonts w:cs="Arial"/>
                <w:szCs w:val="24"/>
              </w:rPr>
            </w:pPr>
            <w:r>
              <w:rPr>
                <w:rFonts w:cs="Arial"/>
                <w:szCs w:val="24"/>
              </w:rPr>
              <w:t>1.0</w:t>
            </w:r>
          </w:p>
        </w:tc>
      </w:tr>
      <w:tr w:rsidR="002C1E42" w:rsidRPr="00436E00" w14:paraId="42BB6F3D" w14:textId="77777777" w:rsidTr="00C2015A">
        <w:tc>
          <w:tcPr>
            <w:tcW w:w="5495" w:type="dxa"/>
            <w:shd w:val="clear" w:color="auto" w:fill="FCF5FD"/>
          </w:tcPr>
          <w:p w14:paraId="3C8CD95F" w14:textId="77777777" w:rsidR="002C1E42" w:rsidRPr="002D4E62" w:rsidRDefault="002C1E42" w:rsidP="002C1E42">
            <w:pPr>
              <w:rPr>
                <w:rStyle w:val="SubtleEmphasis"/>
                <w:i w:val="0"/>
              </w:rPr>
            </w:pPr>
            <w:r>
              <w:rPr>
                <w:rStyle w:val="SubtleEmphasis"/>
              </w:rPr>
              <w:lastRenderedPageBreak/>
              <w:t>System Analysis</w:t>
            </w:r>
          </w:p>
        </w:tc>
        <w:tc>
          <w:tcPr>
            <w:tcW w:w="850" w:type="dxa"/>
            <w:shd w:val="clear" w:color="auto" w:fill="FCF5FD"/>
          </w:tcPr>
          <w:p w14:paraId="027BF612" w14:textId="77777777" w:rsidR="002C1E42" w:rsidRPr="00436E00" w:rsidRDefault="002C1E42" w:rsidP="006E6FF3">
            <w:pPr>
              <w:jc w:val="center"/>
              <w:rPr>
                <w:rFonts w:cs="Arial"/>
                <w:szCs w:val="24"/>
              </w:rPr>
            </w:pPr>
            <w:r>
              <w:rPr>
                <w:rFonts w:cs="Arial"/>
                <w:szCs w:val="24"/>
              </w:rPr>
              <w:t>18</w:t>
            </w:r>
          </w:p>
        </w:tc>
        <w:tc>
          <w:tcPr>
            <w:tcW w:w="1134" w:type="dxa"/>
            <w:shd w:val="clear" w:color="auto" w:fill="FCF5FD"/>
          </w:tcPr>
          <w:p w14:paraId="689BBADF" w14:textId="77777777" w:rsidR="002C1E42" w:rsidRPr="00436E00" w:rsidRDefault="002C1E42" w:rsidP="006E6FF3">
            <w:pPr>
              <w:jc w:val="center"/>
              <w:rPr>
                <w:rFonts w:cs="Arial"/>
                <w:szCs w:val="24"/>
              </w:rPr>
            </w:pPr>
            <w:r>
              <w:rPr>
                <w:rFonts w:cs="Arial"/>
                <w:szCs w:val="24"/>
              </w:rPr>
              <w:t>29</w:t>
            </w:r>
          </w:p>
        </w:tc>
        <w:tc>
          <w:tcPr>
            <w:tcW w:w="993" w:type="dxa"/>
            <w:shd w:val="clear" w:color="auto" w:fill="FCF5FD"/>
          </w:tcPr>
          <w:p w14:paraId="395CEEE8" w14:textId="77777777" w:rsidR="002C1E42" w:rsidRPr="00436E00" w:rsidRDefault="002C1E42" w:rsidP="006E6FF3">
            <w:pPr>
              <w:jc w:val="center"/>
              <w:rPr>
                <w:rFonts w:cs="Arial"/>
                <w:szCs w:val="24"/>
              </w:rPr>
            </w:pPr>
            <w:r>
              <w:rPr>
                <w:rFonts w:cs="Arial"/>
                <w:szCs w:val="24"/>
              </w:rPr>
              <w:t>42</w:t>
            </w:r>
          </w:p>
        </w:tc>
        <w:tc>
          <w:tcPr>
            <w:tcW w:w="992" w:type="dxa"/>
            <w:shd w:val="clear" w:color="auto" w:fill="FCF5FD"/>
          </w:tcPr>
          <w:p w14:paraId="3D46085B" w14:textId="77777777" w:rsidR="002C1E42" w:rsidRPr="00436E00" w:rsidRDefault="002C1E42" w:rsidP="006E6FF3">
            <w:pPr>
              <w:jc w:val="center"/>
              <w:rPr>
                <w:rFonts w:cs="Arial"/>
                <w:szCs w:val="24"/>
              </w:rPr>
            </w:pPr>
            <w:r>
              <w:rPr>
                <w:rFonts w:cs="Arial"/>
                <w:szCs w:val="24"/>
              </w:rPr>
              <w:t>39</w:t>
            </w:r>
          </w:p>
        </w:tc>
      </w:tr>
      <w:tr w:rsidR="002C1E42" w:rsidRPr="00436E00" w14:paraId="7EC85805" w14:textId="77777777" w:rsidTr="00C2015A">
        <w:tc>
          <w:tcPr>
            <w:tcW w:w="5495" w:type="dxa"/>
            <w:shd w:val="clear" w:color="auto" w:fill="auto"/>
          </w:tcPr>
          <w:p w14:paraId="2BA74B62" w14:textId="77777777" w:rsidR="002C1E42" w:rsidRPr="002D4E62" w:rsidRDefault="002C1E42" w:rsidP="002C1E42">
            <w:pPr>
              <w:rPr>
                <w:rStyle w:val="SubtleEmphasis"/>
                <w:i w:val="0"/>
              </w:rPr>
            </w:pPr>
            <w:r>
              <w:rPr>
                <w:rStyle w:val="SubtleEmphasis"/>
                <w:i w:val="0"/>
              </w:rPr>
              <w:t>Project definition</w:t>
            </w:r>
          </w:p>
        </w:tc>
        <w:tc>
          <w:tcPr>
            <w:tcW w:w="850" w:type="dxa"/>
          </w:tcPr>
          <w:p w14:paraId="4C03A85F" w14:textId="77777777" w:rsidR="002C1E42" w:rsidRPr="00436E00" w:rsidRDefault="002C1E42" w:rsidP="006E6FF3">
            <w:pPr>
              <w:jc w:val="center"/>
              <w:rPr>
                <w:rFonts w:cs="Arial"/>
                <w:szCs w:val="24"/>
              </w:rPr>
            </w:pPr>
            <w:r>
              <w:rPr>
                <w:rFonts w:cs="Arial"/>
                <w:szCs w:val="24"/>
              </w:rPr>
              <w:t>1</w:t>
            </w:r>
          </w:p>
        </w:tc>
        <w:tc>
          <w:tcPr>
            <w:tcW w:w="1134" w:type="dxa"/>
          </w:tcPr>
          <w:p w14:paraId="435F2013" w14:textId="77777777" w:rsidR="002C1E42" w:rsidRPr="00436E00" w:rsidRDefault="002C1E42" w:rsidP="006E6FF3">
            <w:pPr>
              <w:jc w:val="center"/>
              <w:rPr>
                <w:rFonts w:cs="Arial"/>
                <w:szCs w:val="24"/>
              </w:rPr>
            </w:pPr>
            <w:r>
              <w:rPr>
                <w:rFonts w:cs="Arial"/>
                <w:szCs w:val="24"/>
              </w:rPr>
              <w:t>1</w:t>
            </w:r>
          </w:p>
        </w:tc>
        <w:tc>
          <w:tcPr>
            <w:tcW w:w="993" w:type="dxa"/>
          </w:tcPr>
          <w:p w14:paraId="335E5165" w14:textId="77777777" w:rsidR="002C1E42" w:rsidRPr="00436E00" w:rsidRDefault="002C1E42" w:rsidP="006E6FF3">
            <w:pPr>
              <w:jc w:val="center"/>
              <w:rPr>
                <w:rFonts w:cs="Arial"/>
                <w:szCs w:val="24"/>
              </w:rPr>
            </w:pPr>
            <w:r>
              <w:rPr>
                <w:rFonts w:cs="Arial"/>
                <w:szCs w:val="24"/>
              </w:rPr>
              <w:t>2</w:t>
            </w:r>
          </w:p>
        </w:tc>
        <w:tc>
          <w:tcPr>
            <w:tcW w:w="992" w:type="dxa"/>
          </w:tcPr>
          <w:p w14:paraId="44655706" w14:textId="77777777" w:rsidR="002C1E42" w:rsidRPr="00436E00" w:rsidRDefault="002C1E42" w:rsidP="006E6FF3">
            <w:pPr>
              <w:jc w:val="center"/>
              <w:rPr>
                <w:rFonts w:cs="Arial"/>
                <w:szCs w:val="24"/>
              </w:rPr>
            </w:pPr>
            <w:r>
              <w:rPr>
                <w:rFonts w:cs="Arial"/>
                <w:szCs w:val="24"/>
              </w:rPr>
              <w:t>1.2</w:t>
            </w:r>
          </w:p>
        </w:tc>
      </w:tr>
      <w:tr w:rsidR="002C1E42" w:rsidRPr="00436E00" w14:paraId="6EF4A44A" w14:textId="77777777" w:rsidTr="00C2015A">
        <w:tc>
          <w:tcPr>
            <w:tcW w:w="5495" w:type="dxa"/>
            <w:shd w:val="clear" w:color="auto" w:fill="auto"/>
          </w:tcPr>
          <w:p w14:paraId="66E5A5A9" w14:textId="77777777" w:rsidR="002C1E42" w:rsidRPr="002D4E62" w:rsidRDefault="002C1E42" w:rsidP="002C1E42">
            <w:pPr>
              <w:rPr>
                <w:rStyle w:val="SubtleEmphasis"/>
                <w:i w:val="0"/>
              </w:rPr>
            </w:pPr>
            <w:r>
              <w:rPr>
                <w:rStyle w:val="SubtleEmphasis"/>
                <w:i w:val="0"/>
              </w:rPr>
              <w:t>Activity diagrams</w:t>
            </w:r>
          </w:p>
        </w:tc>
        <w:tc>
          <w:tcPr>
            <w:tcW w:w="850" w:type="dxa"/>
          </w:tcPr>
          <w:p w14:paraId="13112953" w14:textId="77777777" w:rsidR="002C1E42" w:rsidRPr="00436E00" w:rsidRDefault="002C1E42" w:rsidP="006E6FF3">
            <w:pPr>
              <w:jc w:val="center"/>
              <w:rPr>
                <w:rFonts w:cs="Arial"/>
                <w:szCs w:val="24"/>
              </w:rPr>
            </w:pPr>
            <w:r>
              <w:rPr>
                <w:rFonts w:cs="Arial"/>
                <w:szCs w:val="24"/>
              </w:rPr>
              <w:t>1</w:t>
            </w:r>
          </w:p>
        </w:tc>
        <w:tc>
          <w:tcPr>
            <w:tcW w:w="1134" w:type="dxa"/>
          </w:tcPr>
          <w:p w14:paraId="146B2255" w14:textId="77777777" w:rsidR="002C1E42" w:rsidRPr="00436E00" w:rsidRDefault="002C1E42" w:rsidP="006E6FF3">
            <w:pPr>
              <w:jc w:val="center"/>
              <w:rPr>
                <w:rFonts w:cs="Arial"/>
                <w:szCs w:val="24"/>
              </w:rPr>
            </w:pPr>
            <w:r>
              <w:rPr>
                <w:rFonts w:cs="Arial"/>
                <w:szCs w:val="24"/>
              </w:rPr>
              <w:t>2</w:t>
            </w:r>
          </w:p>
        </w:tc>
        <w:tc>
          <w:tcPr>
            <w:tcW w:w="993" w:type="dxa"/>
          </w:tcPr>
          <w:p w14:paraId="6D10CDCD" w14:textId="77777777" w:rsidR="002C1E42" w:rsidRPr="00436E00" w:rsidRDefault="002C1E42" w:rsidP="006E6FF3">
            <w:pPr>
              <w:jc w:val="center"/>
              <w:rPr>
                <w:rFonts w:cs="Arial"/>
                <w:szCs w:val="24"/>
              </w:rPr>
            </w:pPr>
            <w:r>
              <w:rPr>
                <w:rFonts w:cs="Arial"/>
                <w:szCs w:val="24"/>
              </w:rPr>
              <w:t>3</w:t>
            </w:r>
          </w:p>
        </w:tc>
        <w:tc>
          <w:tcPr>
            <w:tcW w:w="992" w:type="dxa"/>
          </w:tcPr>
          <w:p w14:paraId="38B410C8" w14:textId="77777777" w:rsidR="002C1E42" w:rsidRPr="00436E00" w:rsidRDefault="002C1E42" w:rsidP="006E6FF3">
            <w:pPr>
              <w:jc w:val="center"/>
              <w:rPr>
                <w:rFonts w:cs="Arial"/>
                <w:szCs w:val="24"/>
              </w:rPr>
            </w:pPr>
            <w:r>
              <w:rPr>
                <w:rFonts w:cs="Arial"/>
                <w:szCs w:val="24"/>
              </w:rPr>
              <w:t>2.0</w:t>
            </w:r>
          </w:p>
        </w:tc>
      </w:tr>
      <w:tr w:rsidR="002C1E42" w:rsidRPr="00436E00" w14:paraId="7CECC917" w14:textId="77777777" w:rsidTr="00C2015A">
        <w:tc>
          <w:tcPr>
            <w:tcW w:w="5495" w:type="dxa"/>
            <w:shd w:val="clear" w:color="auto" w:fill="auto"/>
          </w:tcPr>
          <w:p w14:paraId="3A4FB0B5" w14:textId="77777777" w:rsidR="002C1E42" w:rsidRPr="002D4E62" w:rsidRDefault="002C1E42" w:rsidP="002C1E42">
            <w:pPr>
              <w:rPr>
                <w:rStyle w:val="SubtleEmphasis"/>
                <w:i w:val="0"/>
              </w:rPr>
            </w:pPr>
            <w:r>
              <w:rPr>
                <w:rStyle w:val="SubtleEmphasis"/>
                <w:i w:val="0"/>
              </w:rPr>
              <w:t>Use case diagrams</w:t>
            </w:r>
          </w:p>
        </w:tc>
        <w:tc>
          <w:tcPr>
            <w:tcW w:w="850" w:type="dxa"/>
          </w:tcPr>
          <w:p w14:paraId="1E3AD31E" w14:textId="77777777" w:rsidR="002C1E42" w:rsidRPr="00436E00" w:rsidRDefault="002C1E42" w:rsidP="006E6FF3">
            <w:pPr>
              <w:jc w:val="center"/>
              <w:rPr>
                <w:rFonts w:cs="Arial"/>
                <w:szCs w:val="24"/>
              </w:rPr>
            </w:pPr>
            <w:r>
              <w:rPr>
                <w:rFonts w:cs="Arial"/>
                <w:szCs w:val="24"/>
              </w:rPr>
              <w:t>1</w:t>
            </w:r>
          </w:p>
        </w:tc>
        <w:tc>
          <w:tcPr>
            <w:tcW w:w="1134" w:type="dxa"/>
          </w:tcPr>
          <w:p w14:paraId="51C1E4B0" w14:textId="77777777" w:rsidR="002C1E42" w:rsidRPr="00436E00" w:rsidRDefault="002C1E42" w:rsidP="006E6FF3">
            <w:pPr>
              <w:jc w:val="center"/>
              <w:rPr>
                <w:rFonts w:cs="Arial"/>
                <w:szCs w:val="24"/>
              </w:rPr>
            </w:pPr>
            <w:r>
              <w:rPr>
                <w:rFonts w:cs="Arial"/>
                <w:szCs w:val="24"/>
              </w:rPr>
              <w:t>2</w:t>
            </w:r>
          </w:p>
        </w:tc>
        <w:tc>
          <w:tcPr>
            <w:tcW w:w="993" w:type="dxa"/>
          </w:tcPr>
          <w:p w14:paraId="166F1606" w14:textId="77777777" w:rsidR="002C1E42" w:rsidRPr="00436E00" w:rsidRDefault="002C1E42" w:rsidP="006E6FF3">
            <w:pPr>
              <w:jc w:val="center"/>
              <w:rPr>
                <w:rFonts w:cs="Arial"/>
                <w:szCs w:val="24"/>
              </w:rPr>
            </w:pPr>
            <w:r>
              <w:rPr>
                <w:rFonts w:cs="Arial"/>
                <w:szCs w:val="24"/>
              </w:rPr>
              <w:t>3</w:t>
            </w:r>
          </w:p>
        </w:tc>
        <w:tc>
          <w:tcPr>
            <w:tcW w:w="992" w:type="dxa"/>
          </w:tcPr>
          <w:p w14:paraId="3EAC8EBD" w14:textId="77777777" w:rsidR="002C1E42" w:rsidRPr="00436E00" w:rsidRDefault="002C1E42" w:rsidP="006E6FF3">
            <w:pPr>
              <w:jc w:val="center"/>
              <w:rPr>
                <w:rFonts w:cs="Arial"/>
                <w:szCs w:val="24"/>
              </w:rPr>
            </w:pPr>
            <w:r>
              <w:rPr>
                <w:rFonts w:cs="Arial"/>
                <w:szCs w:val="24"/>
              </w:rPr>
              <w:t>2.0</w:t>
            </w:r>
          </w:p>
        </w:tc>
      </w:tr>
      <w:tr w:rsidR="002C1E42" w:rsidRPr="00436E00" w14:paraId="25DDC314" w14:textId="77777777" w:rsidTr="00C2015A">
        <w:tc>
          <w:tcPr>
            <w:tcW w:w="5495" w:type="dxa"/>
            <w:shd w:val="clear" w:color="auto" w:fill="auto"/>
          </w:tcPr>
          <w:p w14:paraId="22EB6ECB" w14:textId="77777777" w:rsidR="002C1E42" w:rsidRPr="002D4E62" w:rsidRDefault="002C1E42" w:rsidP="002C1E42">
            <w:pPr>
              <w:rPr>
                <w:rStyle w:val="SubtleEmphasis"/>
                <w:i w:val="0"/>
              </w:rPr>
            </w:pPr>
            <w:r>
              <w:rPr>
                <w:rStyle w:val="SubtleEmphasis"/>
                <w:i w:val="0"/>
              </w:rPr>
              <w:t>Use case narratives</w:t>
            </w:r>
          </w:p>
        </w:tc>
        <w:tc>
          <w:tcPr>
            <w:tcW w:w="850" w:type="dxa"/>
          </w:tcPr>
          <w:p w14:paraId="3D0629E7" w14:textId="77777777" w:rsidR="002C1E42" w:rsidRPr="00436E00" w:rsidRDefault="002C1E42" w:rsidP="006E6FF3">
            <w:pPr>
              <w:jc w:val="center"/>
              <w:rPr>
                <w:rFonts w:cs="Arial"/>
                <w:szCs w:val="24"/>
              </w:rPr>
            </w:pPr>
            <w:r>
              <w:rPr>
                <w:rFonts w:cs="Arial"/>
                <w:szCs w:val="24"/>
              </w:rPr>
              <w:t>2</w:t>
            </w:r>
          </w:p>
        </w:tc>
        <w:tc>
          <w:tcPr>
            <w:tcW w:w="1134" w:type="dxa"/>
          </w:tcPr>
          <w:p w14:paraId="308259B0" w14:textId="77777777" w:rsidR="002C1E42" w:rsidRPr="00436E00" w:rsidRDefault="002C1E42" w:rsidP="006E6FF3">
            <w:pPr>
              <w:jc w:val="center"/>
              <w:rPr>
                <w:rFonts w:cs="Arial"/>
                <w:szCs w:val="24"/>
              </w:rPr>
            </w:pPr>
            <w:r>
              <w:rPr>
                <w:rFonts w:cs="Arial"/>
                <w:szCs w:val="24"/>
              </w:rPr>
              <w:t>3</w:t>
            </w:r>
          </w:p>
        </w:tc>
        <w:tc>
          <w:tcPr>
            <w:tcW w:w="993" w:type="dxa"/>
          </w:tcPr>
          <w:p w14:paraId="13B77574" w14:textId="77777777" w:rsidR="002C1E42" w:rsidRPr="00436E00" w:rsidRDefault="002C1E42" w:rsidP="006E6FF3">
            <w:pPr>
              <w:jc w:val="center"/>
              <w:rPr>
                <w:rFonts w:cs="Arial"/>
                <w:szCs w:val="24"/>
              </w:rPr>
            </w:pPr>
            <w:r>
              <w:rPr>
                <w:rFonts w:cs="Arial"/>
                <w:szCs w:val="24"/>
              </w:rPr>
              <w:t>4</w:t>
            </w:r>
          </w:p>
        </w:tc>
        <w:tc>
          <w:tcPr>
            <w:tcW w:w="992" w:type="dxa"/>
          </w:tcPr>
          <w:p w14:paraId="0021A5AE" w14:textId="77777777" w:rsidR="002C1E42" w:rsidRPr="00436E00" w:rsidRDefault="002C1E42" w:rsidP="006E6FF3">
            <w:pPr>
              <w:jc w:val="center"/>
              <w:rPr>
                <w:rFonts w:cs="Arial"/>
                <w:szCs w:val="24"/>
              </w:rPr>
            </w:pPr>
            <w:r>
              <w:rPr>
                <w:rFonts w:cs="Arial"/>
                <w:szCs w:val="24"/>
              </w:rPr>
              <w:t>3.0</w:t>
            </w:r>
          </w:p>
        </w:tc>
      </w:tr>
      <w:tr w:rsidR="002C1E42" w:rsidRPr="00436E00" w14:paraId="3F1C96C2" w14:textId="77777777" w:rsidTr="00C2015A">
        <w:tc>
          <w:tcPr>
            <w:tcW w:w="5495" w:type="dxa"/>
            <w:shd w:val="clear" w:color="auto" w:fill="auto"/>
          </w:tcPr>
          <w:p w14:paraId="479198F4" w14:textId="77777777" w:rsidR="002C1E42" w:rsidRPr="002D4E62" w:rsidRDefault="002C1E42" w:rsidP="002C1E42">
            <w:pPr>
              <w:rPr>
                <w:rStyle w:val="SubtleEmphasis"/>
                <w:i w:val="0"/>
              </w:rPr>
            </w:pPr>
            <w:r>
              <w:rPr>
                <w:rStyle w:val="SubtleEmphasis"/>
                <w:i w:val="0"/>
              </w:rPr>
              <w:t>Class diagram</w:t>
            </w:r>
          </w:p>
        </w:tc>
        <w:tc>
          <w:tcPr>
            <w:tcW w:w="850" w:type="dxa"/>
          </w:tcPr>
          <w:p w14:paraId="37A5A3D4" w14:textId="77777777" w:rsidR="002C1E42" w:rsidRPr="00436E00" w:rsidRDefault="002C1E42" w:rsidP="006E6FF3">
            <w:pPr>
              <w:jc w:val="center"/>
              <w:rPr>
                <w:rFonts w:cs="Arial"/>
                <w:szCs w:val="24"/>
              </w:rPr>
            </w:pPr>
            <w:r>
              <w:rPr>
                <w:rFonts w:cs="Arial"/>
                <w:szCs w:val="24"/>
              </w:rPr>
              <w:t>1</w:t>
            </w:r>
          </w:p>
        </w:tc>
        <w:tc>
          <w:tcPr>
            <w:tcW w:w="1134" w:type="dxa"/>
          </w:tcPr>
          <w:p w14:paraId="688AD807" w14:textId="77777777" w:rsidR="002C1E42" w:rsidRPr="00436E00" w:rsidRDefault="002C1E42" w:rsidP="006E6FF3">
            <w:pPr>
              <w:jc w:val="center"/>
              <w:rPr>
                <w:rFonts w:cs="Arial"/>
                <w:szCs w:val="24"/>
              </w:rPr>
            </w:pPr>
            <w:r>
              <w:rPr>
                <w:rFonts w:cs="Arial"/>
                <w:szCs w:val="24"/>
              </w:rPr>
              <w:t>2</w:t>
            </w:r>
          </w:p>
        </w:tc>
        <w:tc>
          <w:tcPr>
            <w:tcW w:w="993" w:type="dxa"/>
          </w:tcPr>
          <w:p w14:paraId="318E607B" w14:textId="77777777" w:rsidR="002C1E42" w:rsidRPr="00436E00" w:rsidRDefault="002C1E42" w:rsidP="006E6FF3">
            <w:pPr>
              <w:jc w:val="center"/>
              <w:rPr>
                <w:rFonts w:cs="Arial"/>
                <w:szCs w:val="24"/>
              </w:rPr>
            </w:pPr>
            <w:r>
              <w:rPr>
                <w:rFonts w:cs="Arial"/>
                <w:szCs w:val="24"/>
              </w:rPr>
              <w:t>3</w:t>
            </w:r>
          </w:p>
        </w:tc>
        <w:tc>
          <w:tcPr>
            <w:tcW w:w="992" w:type="dxa"/>
          </w:tcPr>
          <w:p w14:paraId="3E1823A7" w14:textId="77777777" w:rsidR="002C1E42" w:rsidRPr="00436E00" w:rsidRDefault="002C1E42" w:rsidP="006E6FF3">
            <w:pPr>
              <w:jc w:val="center"/>
              <w:rPr>
                <w:rFonts w:cs="Arial"/>
                <w:szCs w:val="24"/>
              </w:rPr>
            </w:pPr>
            <w:r>
              <w:rPr>
                <w:rFonts w:cs="Arial"/>
                <w:szCs w:val="24"/>
              </w:rPr>
              <w:t>2.0</w:t>
            </w:r>
          </w:p>
        </w:tc>
      </w:tr>
      <w:tr w:rsidR="002C1E42" w:rsidRPr="00436E00" w14:paraId="1071F266" w14:textId="77777777" w:rsidTr="00C2015A">
        <w:tc>
          <w:tcPr>
            <w:tcW w:w="5495" w:type="dxa"/>
            <w:shd w:val="clear" w:color="auto" w:fill="auto"/>
          </w:tcPr>
          <w:p w14:paraId="46D06931" w14:textId="77777777" w:rsidR="002C1E42" w:rsidRPr="002D4E62" w:rsidRDefault="002C1E42" w:rsidP="002C1E42">
            <w:pPr>
              <w:rPr>
                <w:rStyle w:val="SubtleEmphasis"/>
                <w:i w:val="0"/>
              </w:rPr>
            </w:pPr>
            <w:r>
              <w:rPr>
                <w:rStyle w:val="SubtleEmphasis"/>
                <w:i w:val="0"/>
              </w:rPr>
              <w:t>Use case point estimate</w:t>
            </w:r>
          </w:p>
        </w:tc>
        <w:tc>
          <w:tcPr>
            <w:tcW w:w="850" w:type="dxa"/>
          </w:tcPr>
          <w:p w14:paraId="4460590A" w14:textId="77777777" w:rsidR="002C1E42" w:rsidRPr="00436E00" w:rsidRDefault="002C1E42" w:rsidP="006E6FF3">
            <w:pPr>
              <w:jc w:val="center"/>
              <w:rPr>
                <w:rFonts w:cs="Arial"/>
                <w:szCs w:val="24"/>
              </w:rPr>
            </w:pPr>
            <w:r>
              <w:rPr>
                <w:rFonts w:cs="Arial"/>
                <w:szCs w:val="24"/>
              </w:rPr>
              <w:t>1</w:t>
            </w:r>
          </w:p>
        </w:tc>
        <w:tc>
          <w:tcPr>
            <w:tcW w:w="1134" w:type="dxa"/>
          </w:tcPr>
          <w:p w14:paraId="3F449F1D" w14:textId="77777777" w:rsidR="002C1E42" w:rsidRPr="00436E00" w:rsidRDefault="002C1E42" w:rsidP="006E6FF3">
            <w:pPr>
              <w:jc w:val="center"/>
              <w:rPr>
                <w:rFonts w:cs="Arial"/>
                <w:szCs w:val="24"/>
              </w:rPr>
            </w:pPr>
            <w:r>
              <w:rPr>
                <w:rFonts w:cs="Arial"/>
                <w:szCs w:val="24"/>
              </w:rPr>
              <w:t>2</w:t>
            </w:r>
          </w:p>
        </w:tc>
        <w:tc>
          <w:tcPr>
            <w:tcW w:w="993" w:type="dxa"/>
          </w:tcPr>
          <w:p w14:paraId="4698E424" w14:textId="77777777" w:rsidR="002C1E42" w:rsidRPr="00436E00" w:rsidRDefault="002C1E42" w:rsidP="006E6FF3">
            <w:pPr>
              <w:jc w:val="center"/>
              <w:rPr>
                <w:rFonts w:cs="Arial"/>
                <w:szCs w:val="24"/>
              </w:rPr>
            </w:pPr>
            <w:r>
              <w:rPr>
                <w:rFonts w:cs="Arial"/>
                <w:szCs w:val="24"/>
              </w:rPr>
              <w:t>3</w:t>
            </w:r>
          </w:p>
        </w:tc>
        <w:tc>
          <w:tcPr>
            <w:tcW w:w="992" w:type="dxa"/>
          </w:tcPr>
          <w:p w14:paraId="7275134A" w14:textId="77777777" w:rsidR="002C1E42" w:rsidRPr="00436E00" w:rsidRDefault="002C1E42" w:rsidP="006E6FF3">
            <w:pPr>
              <w:jc w:val="center"/>
              <w:rPr>
                <w:rFonts w:cs="Arial"/>
                <w:szCs w:val="24"/>
              </w:rPr>
            </w:pPr>
            <w:r>
              <w:rPr>
                <w:rFonts w:cs="Arial"/>
                <w:szCs w:val="24"/>
              </w:rPr>
              <w:t>2.0</w:t>
            </w:r>
          </w:p>
        </w:tc>
      </w:tr>
      <w:tr w:rsidR="002C1E42" w:rsidRPr="00436E00" w14:paraId="3D2E839C" w14:textId="77777777" w:rsidTr="00C2015A">
        <w:tc>
          <w:tcPr>
            <w:tcW w:w="5495" w:type="dxa"/>
            <w:shd w:val="clear" w:color="auto" w:fill="auto"/>
          </w:tcPr>
          <w:p w14:paraId="7E6CF7E9" w14:textId="77777777" w:rsidR="002C1E42" w:rsidRPr="002D4E62" w:rsidRDefault="002C1E42" w:rsidP="002C1E42">
            <w:pPr>
              <w:rPr>
                <w:rStyle w:val="SubtleEmphasis"/>
                <w:i w:val="0"/>
              </w:rPr>
            </w:pPr>
            <w:r>
              <w:rPr>
                <w:rStyle w:val="SubtleEmphasis"/>
                <w:i w:val="0"/>
              </w:rPr>
              <w:t>Effort estimate</w:t>
            </w:r>
          </w:p>
        </w:tc>
        <w:tc>
          <w:tcPr>
            <w:tcW w:w="850" w:type="dxa"/>
          </w:tcPr>
          <w:p w14:paraId="356FA313" w14:textId="77777777" w:rsidR="002C1E42" w:rsidRPr="00436E00" w:rsidRDefault="002C1E42" w:rsidP="006E6FF3">
            <w:pPr>
              <w:jc w:val="center"/>
              <w:rPr>
                <w:rFonts w:cs="Arial"/>
                <w:szCs w:val="24"/>
              </w:rPr>
            </w:pPr>
            <w:r>
              <w:rPr>
                <w:rFonts w:cs="Arial"/>
                <w:szCs w:val="24"/>
              </w:rPr>
              <w:t>1</w:t>
            </w:r>
          </w:p>
        </w:tc>
        <w:tc>
          <w:tcPr>
            <w:tcW w:w="1134" w:type="dxa"/>
          </w:tcPr>
          <w:p w14:paraId="16CFEC71" w14:textId="77777777" w:rsidR="002C1E42" w:rsidRPr="00436E00" w:rsidRDefault="002C1E42" w:rsidP="006E6FF3">
            <w:pPr>
              <w:jc w:val="center"/>
              <w:rPr>
                <w:rFonts w:cs="Arial"/>
                <w:szCs w:val="24"/>
              </w:rPr>
            </w:pPr>
            <w:r>
              <w:rPr>
                <w:rFonts w:cs="Arial"/>
                <w:szCs w:val="24"/>
              </w:rPr>
              <w:t>2</w:t>
            </w:r>
          </w:p>
        </w:tc>
        <w:tc>
          <w:tcPr>
            <w:tcW w:w="993" w:type="dxa"/>
          </w:tcPr>
          <w:p w14:paraId="41AE6B0A" w14:textId="77777777" w:rsidR="002C1E42" w:rsidRPr="00436E00" w:rsidRDefault="002C1E42" w:rsidP="006E6FF3">
            <w:pPr>
              <w:jc w:val="center"/>
              <w:rPr>
                <w:rFonts w:cs="Arial"/>
                <w:szCs w:val="24"/>
              </w:rPr>
            </w:pPr>
            <w:r>
              <w:rPr>
                <w:rFonts w:cs="Arial"/>
                <w:szCs w:val="24"/>
              </w:rPr>
              <w:t>3</w:t>
            </w:r>
          </w:p>
        </w:tc>
        <w:tc>
          <w:tcPr>
            <w:tcW w:w="992" w:type="dxa"/>
          </w:tcPr>
          <w:p w14:paraId="5B4D3D1E" w14:textId="77777777" w:rsidR="002C1E42" w:rsidRPr="00436E00" w:rsidRDefault="002C1E42" w:rsidP="006E6FF3">
            <w:pPr>
              <w:jc w:val="center"/>
              <w:rPr>
                <w:rFonts w:cs="Arial"/>
                <w:szCs w:val="24"/>
              </w:rPr>
            </w:pPr>
            <w:r>
              <w:rPr>
                <w:rFonts w:cs="Arial"/>
                <w:szCs w:val="24"/>
              </w:rPr>
              <w:t>2.0</w:t>
            </w:r>
          </w:p>
        </w:tc>
      </w:tr>
      <w:tr w:rsidR="002C1E42" w:rsidRPr="00436E00" w14:paraId="65485153" w14:textId="77777777" w:rsidTr="00C2015A">
        <w:tc>
          <w:tcPr>
            <w:tcW w:w="5495" w:type="dxa"/>
            <w:shd w:val="clear" w:color="auto" w:fill="auto"/>
          </w:tcPr>
          <w:p w14:paraId="3C7BDE19" w14:textId="77777777" w:rsidR="002C1E42" w:rsidRPr="002D4E62" w:rsidRDefault="002C1E42" w:rsidP="002C1E42">
            <w:pPr>
              <w:rPr>
                <w:rStyle w:val="SubtleEmphasis"/>
                <w:i w:val="0"/>
              </w:rPr>
            </w:pPr>
            <w:r>
              <w:rPr>
                <w:rStyle w:val="SubtleEmphasis"/>
                <w:i w:val="0"/>
              </w:rPr>
              <w:t>Windows navigation diagram</w:t>
            </w:r>
          </w:p>
        </w:tc>
        <w:tc>
          <w:tcPr>
            <w:tcW w:w="850" w:type="dxa"/>
          </w:tcPr>
          <w:p w14:paraId="77044A88" w14:textId="77777777" w:rsidR="002C1E42" w:rsidRPr="00436E00" w:rsidRDefault="002C1E42" w:rsidP="006E6FF3">
            <w:pPr>
              <w:jc w:val="center"/>
              <w:rPr>
                <w:rFonts w:cs="Arial"/>
                <w:szCs w:val="24"/>
              </w:rPr>
            </w:pPr>
            <w:r>
              <w:rPr>
                <w:rFonts w:cs="Arial"/>
                <w:szCs w:val="24"/>
              </w:rPr>
              <w:t>1</w:t>
            </w:r>
          </w:p>
        </w:tc>
        <w:tc>
          <w:tcPr>
            <w:tcW w:w="1134" w:type="dxa"/>
          </w:tcPr>
          <w:p w14:paraId="7AAC415C" w14:textId="77777777" w:rsidR="002C1E42" w:rsidRPr="00436E00" w:rsidRDefault="002C1E42" w:rsidP="006E6FF3">
            <w:pPr>
              <w:jc w:val="center"/>
              <w:rPr>
                <w:rFonts w:cs="Arial"/>
                <w:szCs w:val="24"/>
              </w:rPr>
            </w:pPr>
            <w:r>
              <w:rPr>
                <w:rFonts w:cs="Arial"/>
                <w:szCs w:val="24"/>
              </w:rPr>
              <w:t>1</w:t>
            </w:r>
          </w:p>
        </w:tc>
        <w:tc>
          <w:tcPr>
            <w:tcW w:w="993" w:type="dxa"/>
          </w:tcPr>
          <w:p w14:paraId="3D544D4D" w14:textId="77777777" w:rsidR="002C1E42" w:rsidRPr="00436E00" w:rsidRDefault="002C1E42" w:rsidP="006E6FF3">
            <w:pPr>
              <w:jc w:val="center"/>
              <w:rPr>
                <w:rFonts w:cs="Arial"/>
                <w:szCs w:val="24"/>
              </w:rPr>
            </w:pPr>
            <w:r>
              <w:rPr>
                <w:rFonts w:cs="Arial"/>
                <w:szCs w:val="24"/>
              </w:rPr>
              <w:t>2</w:t>
            </w:r>
          </w:p>
        </w:tc>
        <w:tc>
          <w:tcPr>
            <w:tcW w:w="992" w:type="dxa"/>
          </w:tcPr>
          <w:p w14:paraId="66264595" w14:textId="77777777" w:rsidR="002C1E42" w:rsidRPr="00436E00" w:rsidRDefault="002C1E42" w:rsidP="006E6FF3">
            <w:pPr>
              <w:jc w:val="center"/>
              <w:rPr>
                <w:rFonts w:cs="Arial"/>
                <w:szCs w:val="24"/>
              </w:rPr>
            </w:pPr>
            <w:r>
              <w:rPr>
                <w:rFonts w:cs="Arial"/>
                <w:szCs w:val="24"/>
              </w:rPr>
              <w:t>1.2</w:t>
            </w:r>
          </w:p>
        </w:tc>
      </w:tr>
      <w:tr w:rsidR="002C1E42" w:rsidRPr="00436E00" w14:paraId="64BE944E" w14:textId="77777777" w:rsidTr="00C2015A">
        <w:tc>
          <w:tcPr>
            <w:tcW w:w="5495" w:type="dxa"/>
            <w:shd w:val="clear" w:color="auto" w:fill="auto"/>
          </w:tcPr>
          <w:p w14:paraId="2264C215" w14:textId="77777777" w:rsidR="002C1E42" w:rsidRPr="002D4E62" w:rsidRDefault="002C1E42" w:rsidP="002C1E42">
            <w:pPr>
              <w:rPr>
                <w:rStyle w:val="SubtleEmphasis"/>
                <w:i w:val="0"/>
              </w:rPr>
            </w:pPr>
            <w:r>
              <w:rPr>
                <w:rStyle w:val="SubtleEmphasis"/>
                <w:i w:val="0"/>
              </w:rPr>
              <w:t>Sequence diagrams</w:t>
            </w:r>
          </w:p>
        </w:tc>
        <w:tc>
          <w:tcPr>
            <w:tcW w:w="850" w:type="dxa"/>
          </w:tcPr>
          <w:p w14:paraId="0E766CCF" w14:textId="77777777" w:rsidR="002C1E42" w:rsidRPr="00436E00" w:rsidRDefault="002C1E42" w:rsidP="006E6FF3">
            <w:pPr>
              <w:jc w:val="center"/>
              <w:rPr>
                <w:rFonts w:cs="Arial"/>
                <w:szCs w:val="24"/>
              </w:rPr>
            </w:pPr>
            <w:r>
              <w:rPr>
                <w:rFonts w:cs="Arial"/>
                <w:szCs w:val="24"/>
              </w:rPr>
              <w:t>2</w:t>
            </w:r>
          </w:p>
        </w:tc>
        <w:tc>
          <w:tcPr>
            <w:tcW w:w="1134" w:type="dxa"/>
          </w:tcPr>
          <w:p w14:paraId="7038F81E" w14:textId="77777777" w:rsidR="002C1E42" w:rsidRPr="00436E00" w:rsidRDefault="002C1E42" w:rsidP="006E6FF3">
            <w:pPr>
              <w:jc w:val="center"/>
              <w:rPr>
                <w:rFonts w:cs="Arial"/>
                <w:szCs w:val="24"/>
              </w:rPr>
            </w:pPr>
            <w:r>
              <w:rPr>
                <w:rFonts w:cs="Arial"/>
                <w:szCs w:val="24"/>
              </w:rPr>
              <w:t>3</w:t>
            </w:r>
          </w:p>
        </w:tc>
        <w:tc>
          <w:tcPr>
            <w:tcW w:w="993" w:type="dxa"/>
          </w:tcPr>
          <w:p w14:paraId="54939C92" w14:textId="77777777" w:rsidR="002C1E42" w:rsidRPr="00436E00" w:rsidRDefault="002C1E42" w:rsidP="006E6FF3">
            <w:pPr>
              <w:jc w:val="center"/>
              <w:rPr>
                <w:rFonts w:cs="Arial"/>
                <w:szCs w:val="24"/>
              </w:rPr>
            </w:pPr>
            <w:r>
              <w:rPr>
                <w:rFonts w:cs="Arial"/>
                <w:szCs w:val="24"/>
              </w:rPr>
              <w:t>4</w:t>
            </w:r>
          </w:p>
        </w:tc>
        <w:tc>
          <w:tcPr>
            <w:tcW w:w="992" w:type="dxa"/>
          </w:tcPr>
          <w:p w14:paraId="3DEA68AD" w14:textId="77777777" w:rsidR="002C1E42" w:rsidRPr="00436E00" w:rsidRDefault="002C1E42" w:rsidP="006E6FF3">
            <w:pPr>
              <w:jc w:val="center"/>
              <w:rPr>
                <w:rFonts w:cs="Arial"/>
                <w:szCs w:val="24"/>
              </w:rPr>
            </w:pPr>
            <w:r>
              <w:rPr>
                <w:rFonts w:cs="Arial"/>
                <w:szCs w:val="24"/>
              </w:rPr>
              <w:t>3.0</w:t>
            </w:r>
          </w:p>
        </w:tc>
      </w:tr>
      <w:tr w:rsidR="002C1E42" w:rsidRPr="00436E00" w14:paraId="46E802C2" w14:textId="77777777" w:rsidTr="00C2015A">
        <w:tc>
          <w:tcPr>
            <w:tcW w:w="5495" w:type="dxa"/>
            <w:shd w:val="clear" w:color="auto" w:fill="auto"/>
          </w:tcPr>
          <w:p w14:paraId="7E4C5DE8" w14:textId="77777777" w:rsidR="002C1E42" w:rsidRPr="002D4E62" w:rsidRDefault="002C1E42" w:rsidP="002C1E42">
            <w:pPr>
              <w:rPr>
                <w:rStyle w:val="SubtleEmphasis"/>
                <w:i w:val="0"/>
              </w:rPr>
            </w:pPr>
            <w:r>
              <w:rPr>
                <w:rStyle w:val="SubtleEmphasis"/>
                <w:i w:val="0"/>
              </w:rPr>
              <w:t>State machine diagrams</w:t>
            </w:r>
          </w:p>
        </w:tc>
        <w:tc>
          <w:tcPr>
            <w:tcW w:w="850" w:type="dxa"/>
          </w:tcPr>
          <w:p w14:paraId="52BB8ADC" w14:textId="77777777" w:rsidR="002C1E42" w:rsidRPr="00436E00" w:rsidRDefault="002C1E42" w:rsidP="006E6FF3">
            <w:pPr>
              <w:jc w:val="center"/>
              <w:rPr>
                <w:rFonts w:cs="Arial"/>
                <w:szCs w:val="24"/>
              </w:rPr>
            </w:pPr>
            <w:r>
              <w:rPr>
                <w:rFonts w:cs="Arial"/>
                <w:szCs w:val="24"/>
              </w:rPr>
              <w:t>1</w:t>
            </w:r>
          </w:p>
        </w:tc>
        <w:tc>
          <w:tcPr>
            <w:tcW w:w="1134" w:type="dxa"/>
          </w:tcPr>
          <w:p w14:paraId="7FCB043E" w14:textId="77777777" w:rsidR="002C1E42" w:rsidRPr="00436E00" w:rsidRDefault="002C1E42" w:rsidP="006E6FF3">
            <w:pPr>
              <w:jc w:val="center"/>
              <w:rPr>
                <w:rFonts w:cs="Arial"/>
                <w:szCs w:val="24"/>
              </w:rPr>
            </w:pPr>
            <w:r>
              <w:rPr>
                <w:rFonts w:cs="Arial"/>
                <w:szCs w:val="24"/>
              </w:rPr>
              <w:t>2</w:t>
            </w:r>
          </w:p>
        </w:tc>
        <w:tc>
          <w:tcPr>
            <w:tcW w:w="993" w:type="dxa"/>
          </w:tcPr>
          <w:p w14:paraId="2A6EB510" w14:textId="77777777" w:rsidR="002C1E42" w:rsidRPr="00436E00" w:rsidRDefault="002C1E42" w:rsidP="006E6FF3">
            <w:pPr>
              <w:jc w:val="center"/>
              <w:rPr>
                <w:rFonts w:cs="Arial"/>
                <w:szCs w:val="24"/>
              </w:rPr>
            </w:pPr>
            <w:r>
              <w:rPr>
                <w:rFonts w:cs="Arial"/>
                <w:szCs w:val="24"/>
              </w:rPr>
              <w:t>3</w:t>
            </w:r>
          </w:p>
        </w:tc>
        <w:tc>
          <w:tcPr>
            <w:tcW w:w="992" w:type="dxa"/>
          </w:tcPr>
          <w:p w14:paraId="7424E812" w14:textId="77777777" w:rsidR="002C1E42" w:rsidRPr="00436E00" w:rsidRDefault="002C1E42" w:rsidP="006E6FF3">
            <w:pPr>
              <w:jc w:val="center"/>
              <w:rPr>
                <w:rFonts w:cs="Arial"/>
                <w:szCs w:val="24"/>
              </w:rPr>
            </w:pPr>
            <w:r>
              <w:rPr>
                <w:rFonts w:cs="Arial"/>
                <w:szCs w:val="24"/>
              </w:rPr>
              <w:t>2.0</w:t>
            </w:r>
          </w:p>
        </w:tc>
      </w:tr>
      <w:tr w:rsidR="002C1E42" w:rsidRPr="00436E00" w14:paraId="4363BB24" w14:textId="77777777" w:rsidTr="00C2015A">
        <w:tc>
          <w:tcPr>
            <w:tcW w:w="5495" w:type="dxa"/>
            <w:shd w:val="clear" w:color="auto" w:fill="auto"/>
          </w:tcPr>
          <w:p w14:paraId="4DBEAF02" w14:textId="77777777" w:rsidR="002C1E42" w:rsidRPr="002D4E62" w:rsidRDefault="002C1E42" w:rsidP="002C1E42">
            <w:pPr>
              <w:rPr>
                <w:rStyle w:val="SubtleEmphasis"/>
                <w:i w:val="0"/>
              </w:rPr>
            </w:pPr>
            <w:r>
              <w:rPr>
                <w:rStyle w:val="SubtleEmphasis"/>
                <w:i w:val="0"/>
              </w:rPr>
              <w:t>Risk assessment</w:t>
            </w:r>
          </w:p>
        </w:tc>
        <w:tc>
          <w:tcPr>
            <w:tcW w:w="850" w:type="dxa"/>
          </w:tcPr>
          <w:p w14:paraId="274CB419" w14:textId="77777777" w:rsidR="002C1E42" w:rsidRPr="00436E00" w:rsidRDefault="002C1E42" w:rsidP="006E6FF3">
            <w:pPr>
              <w:jc w:val="center"/>
              <w:rPr>
                <w:rFonts w:cs="Arial"/>
                <w:szCs w:val="24"/>
              </w:rPr>
            </w:pPr>
            <w:r>
              <w:rPr>
                <w:rFonts w:cs="Arial"/>
                <w:szCs w:val="24"/>
              </w:rPr>
              <w:t>1</w:t>
            </w:r>
          </w:p>
        </w:tc>
        <w:tc>
          <w:tcPr>
            <w:tcW w:w="1134" w:type="dxa"/>
          </w:tcPr>
          <w:p w14:paraId="44A5EACA" w14:textId="77777777" w:rsidR="002C1E42" w:rsidRPr="00436E00" w:rsidRDefault="002C1E42" w:rsidP="006E6FF3">
            <w:pPr>
              <w:jc w:val="center"/>
              <w:rPr>
                <w:rFonts w:cs="Arial"/>
                <w:szCs w:val="24"/>
              </w:rPr>
            </w:pPr>
            <w:r>
              <w:rPr>
                <w:rFonts w:cs="Arial"/>
                <w:szCs w:val="24"/>
              </w:rPr>
              <w:t>2</w:t>
            </w:r>
          </w:p>
        </w:tc>
        <w:tc>
          <w:tcPr>
            <w:tcW w:w="993" w:type="dxa"/>
          </w:tcPr>
          <w:p w14:paraId="2C2D1AB4" w14:textId="77777777" w:rsidR="002C1E42" w:rsidRPr="00436E00" w:rsidRDefault="002C1E42" w:rsidP="006E6FF3">
            <w:pPr>
              <w:jc w:val="center"/>
              <w:rPr>
                <w:rFonts w:cs="Arial"/>
                <w:szCs w:val="24"/>
              </w:rPr>
            </w:pPr>
            <w:r>
              <w:rPr>
                <w:rFonts w:cs="Arial"/>
                <w:szCs w:val="24"/>
              </w:rPr>
              <w:t>3</w:t>
            </w:r>
          </w:p>
        </w:tc>
        <w:tc>
          <w:tcPr>
            <w:tcW w:w="992" w:type="dxa"/>
          </w:tcPr>
          <w:p w14:paraId="596644A1" w14:textId="77777777" w:rsidR="002C1E42" w:rsidRPr="00436E00" w:rsidRDefault="002C1E42" w:rsidP="006E6FF3">
            <w:pPr>
              <w:jc w:val="center"/>
              <w:rPr>
                <w:rFonts w:cs="Arial"/>
                <w:szCs w:val="24"/>
              </w:rPr>
            </w:pPr>
            <w:r>
              <w:rPr>
                <w:rFonts w:cs="Arial"/>
                <w:szCs w:val="24"/>
              </w:rPr>
              <w:t>2.0</w:t>
            </w:r>
          </w:p>
        </w:tc>
      </w:tr>
      <w:tr w:rsidR="002C1E42" w:rsidRPr="00436E00" w14:paraId="76B3A8DC" w14:textId="77777777" w:rsidTr="00C2015A">
        <w:tc>
          <w:tcPr>
            <w:tcW w:w="5495" w:type="dxa"/>
            <w:shd w:val="clear" w:color="auto" w:fill="auto"/>
          </w:tcPr>
          <w:p w14:paraId="640F2812" w14:textId="77777777" w:rsidR="002C1E42" w:rsidRPr="002D4E62" w:rsidRDefault="002C1E42" w:rsidP="002C1E42">
            <w:pPr>
              <w:rPr>
                <w:rStyle w:val="SubtleEmphasis"/>
                <w:i w:val="0"/>
              </w:rPr>
            </w:pPr>
            <w:r>
              <w:rPr>
                <w:rStyle w:val="SubtleEmphasis"/>
                <w:i w:val="0"/>
              </w:rPr>
              <w:t>Budget assessment</w:t>
            </w:r>
          </w:p>
        </w:tc>
        <w:tc>
          <w:tcPr>
            <w:tcW w:w="850" w:type="dxa"/>
          </w:tcPr>
          <w:p w14:paraId="34812C22" w14:textId="77777777" w:rsidR="002C1E42" w:rsidRPr="00436E00" w:rsidRDefault="002C1E42" w:rsidP="006E6FF3">
            <w:pPr>
              <w:jc w:val="center"/>
              <w:rPr>
                <w:rFonts w:cs="Arial"/>
                <w:szCs w:val="24"/>
              </w:rPr>
            </w:pPr>
            <w:r>
              <w:rPr>
                <w:rFonts w:cs="Arial"/>
                <w:szCs w:val="24"/>
              </w:rPr>
              <w:t>2</w:t>
            </w:r>
          </w:p>
        </w:tc>
        <w:tc>
          <w:tcPr>
            <w:tcW w:w="1134" w:type="dxa"/>
          </w:tcPr>
          <w:p w14:paraId="5A86D5EA" w14:textId="77777777" w:rsidR="002C1E42" w:rsidRPr="00436E00" w:rsidRDefault="002C1E42" w:rsidP="006E6FF3">
            <w:pPr>
              <w:jc w:val="center"/>
              <w:rPr>
                <w:rFonts w:cs="Arial"/>
                <w:szCs w:val="24"/>
              </w:rPr>
            </w:pPr>
            <w:r>
              <w:rPr>
                <w:rFonts w:cs="Arial"/>
                <w:szCs w:val="24"/>
              </w:rPr>
              <w:t>3</w:t>
            </w:r>
          </w:p>
        </w:tc>
        <w:tc>
          <w:tcPr>
            <w:tcW w:w="993" w:type="dxa"/>
          </w:tcPr>
          <w:p w14:paraId="01C94961" w14:textId="77777777" w:rsidR="002C1E42" w:rsidRPr="00436E00" w:rsidRDefault="002C1E42" w:rsidP="006E6FF3">
            <w:pPr>
              <w:jc w:val="center"/>
              <w:rPr>
                <w:rFonts w:cs="Arial"/>
                <w:szCs w:val="24"/>
              </w:rPr>
            </w:pPr>
            <w:r>
              <w:rPr>
                <w:rFonts w:cs="Arial"/>
                <w:szCs w:val="24"/>
              </w:rPr>
              <w:t>4</w:t>
            </w:r>
          </w:p>
        </w:tc>
        <w:tc>
          <w:tcPr>
            <w:tcW w:w="992" w:type="dxa"/>
          </w:tcPr>
          <w:p w14:paraId="2210B9C6" w14:textId="77777777" w:rsidR="002C1E42" w:rsidRPr="00436E00" w:rsidRDefault="002C1E42" w:rsidP="006E6FF3">
            <w:pPr>
              <w:jc w:val="center"/>
              <w:rPr>
                <w:rFonts w:cs="Arial"/>
                <w:szCs w:val="24"/>
              </w:rPr>
            </w:pPr>
            <w:r>
              <w:rPr>
                <w:rFonts w:cs="Arial"/>
                <w:szCs w:val="24"/>
              </w:rPr>
              <w:t>3.0</w:t>
            </w:r>
          </w:p>
        </w:tc>
      </w:tr>
      <w:tr w:rsidR="002C1E42" w:rsidRPr="00436E00" w14:paraId="238AAF5E" w14:textId="77777777" w:rsidTr="00C2015A">
        <w:tc>
          <w:tcPr>
            <w:tcW w:w="5495" w:type="dxa"/>
            <w:tcBorders>
              <w:bottom w:val="single" w:sz="4" w:space="0" w:color="auto"/>
            </w:tcBorders>
            <w:shd w:val="clear" w:color="auto" w:fill="auto"/>
          </w:tcPr>
          <w:p w14:paraId="6561FF26" w14:textId="77777777" w:rsidR="002C1E42" w:rsidRPr="002D4E62" w:rsidRDefault="002C1E42" w:rsidP="002C1E42">
            <w:pPr>
              <w:rPr>
                <w:rStyle w:val="SubtleEmphasis"/>
                <w:i w:val="0"/>
              </w:rPr>
            </w:pPr>
            <w:r>
              <w:rPr>
                <w:rStyle w:val="SubtleEmphasis"/>
                <w:i w:val="0"/>
              </w:rPr>
              <w:t>Quality management plan</w:t>
            </w:r>
          </w:p>
        </w:tc>
        <w:tc>
          <w:tcPr>
            <w:tcW w:w="850" w:type="dxa"/>
            <w:tcBorders>
              <w:bottom w:val="single" w:sz="4" w:space="0" w:color="auto"/>
            </w:tcBorders>
          </w:tcPr>
          <w:p w14:paraId="7B863F20" w14:textId="77777777" w:rsidR="002C1E42" w:rsidRPr="00436E00" w:rsidRDefault="002C1E42" w:rsidP="006E6FF3">
            <w:pPr>
              <w:jc w:val="center"/>
              <w:rPr>
                <w:rFonts w:cs="Arial"/>
                <w:szCs w:val="24"/>
              </w:rPr>
            </w:pPr>
            <w:r>
              <w:rPr>
                <w:rFonts w:cs="Arial"/>
                <w:szCs w:val="24"/>
              </w:rPr>
              <w:t>1</w:t>
            </w:r>
          </w:p>
        </w:tc>
        <w:tc>
          <w:tcPr>
            <w:tcW w:w="1134" w:type="dxa"/>
            <w:tcBorders>
              <w:bottom w:val="single" w:sz="4" w:space="0" w:color="auto"/>
            </w:tcBorders>
          </w:tcPr>
          <w:p w14:paraId="6830A529" w14:textId="77777777" w:rsidR="002C1E42" w:rsidRPr="00436E00" w:rsidRDefault="002C1E42" w:rsidP="006E6FF3">
            <w:pPr>
              <w:jc w:val="center"/>
              <w:rPr>
                <w:rFonts w:cs="Arial"/>
                <w:szCs w:val="24"/>
              </w:rPr>
            </w:pPr>
            <w:r>
              <w:rPr>
                <w:rFonts w:cs="Arial"/>
                <w:szCs w:val="24"/>
              </w:rPr>
              <w:t>2</w:t>
            </w:r>
          </w:p>
        </w:tc>
        <w:tc>
          <w:tcPr>
            <w:tcW w:w="993" w:type="dxa"/>
            <w:tcBorders>
              <w:bottom w:val="single" w:sz="4" w:space="0" w:color="auto"/>
            </w:tcBorders>
          </w:tcPr>
          <w:p w14:paraId="2D3CFD86" w14:textId="77777777" w:rsidR="002C1E42" w:rsidRPr="00436E00" w:rsidRDefault="002C1E42" w:rsidP="006E6FF3">
            <w:pPr>
              <w:jc w:val="center"/>
              <w:rPr>
                <w:rFonts w:cs="Arial"/>
                <w:szCs w:val="24"/>
              </w:rPr>
            </w:pPr>
            <w:r>
              <w:rPr>
                <w:rFonts w:cs="Arial"/>
                <w:szCs w:val="24"/>
              </w:rPr>
              <w:t>3</w:t>
            </w:r>
          </w:p>
        </w:tc>
        <w:tc>
          <w:tcPr>
            <w:tcW w:w="992" w:type="dxa"/>
            <w:tcBorders>
              <w:bottom w:val="single" w:sz="4" w:space="0" w:color="auto"/>
            </w:tcBorders>
          </w:tcPr>
          <w:p w14:paraId="17D6B92D" w14:textId="77777777" w:rsidR="002C1E42" w:rsidRPr="00436E00" w:rsidRDefault="002C1E42" w:rsidP="006E6FF3">
            <w:pPr>
              <w:jc w:val="center"/>
              <w:rPr>
                <w:rFonts w:cs="Arial"/>
                <w:szCs w:val="24"/>
              </w:rPr>
            </w:pPr>
            <w:r>
              <w:rPr>
                <w:rFonts w:cs="Arial"/>
                <w:szCs w:val="24"/>
              </w:rPr>
              <w:t>2.0</w:t>
            </w:r>
          </w:p>
        </w:tc>
      </w:tr>
      <w:tr w:rsidR="002C1E42" w:rsidRPr="00436E00" w14:paraId="6AC55475" w14:textId="77777777" w:rsidTr="00C2015A">
        <w:tc>
          <w:tcPr>
            <w:tcW w:w="5495" w:type="dxa"/>
            <w:tcBorders>
              <w:bottom w:val="single" w:sz="4" w:space="0" w:color="auto"/>
            </w:tcBorders>
            <w:shd w:val="clear" w:color="auto" w:fill="auto"/>
          </w:tcPr>
          <w:p w14:paraId="1A766F95" w14:textId="77777777" w:rsidR="002C1E42" w:rsidRDefault="002C1E42" w:rsidP="002C1E42">
            <w:pPr>
              <w:rPr>
                <w:rStyle w:val="SubtleEmphasis"/>
                <w:i w:val="0"/>
              </w:rPr>
            </w:pPr>
            <w:r>
              <w:rPr>
                <w:rStyle w:val="SubtleEmphasis"/>
                <w:i w:val="0"/>
              </w:rPr>
              <w:t>Review document</w:t>
            </w:r>
          </w:p>
        </w:tc>
        <w:tc>
          <w:tcPr>
            <w:tcW w:w="850" w:type="dxa"/>
            <w:tcBorders>
              <w:bottom w:val="single" w:sz="4" w:space="0" w:color="auto"/>
            </w:tcBorders>
          </w:tcPr>
          <w:p w14:paraId="4CA37714" w14:textId="77777777" w:rsidR="002C1E42" w:rsidRPr="00436E00" w:rsidRDefault="002C1E42" w:rsidP="006E6FF3">
            <w:pPr>
              <w:jc w:val="center"/>
              <w:rPr>
                <w:rFonts w:cs="Arial"/>
                <w:szCs w:val="24"/>
              </w:rPr>
            </w:pPr>
            <w:r>
              <w:rPr>
                <w:rFonts w:cs="Arial"/>
                <w:szCs w:val="24"/>
              </w:rPr>
              <w:t>1</w:t>
            </w:r>
          </w:p>
        </w:tc>
        <w:tc>
          <w:tcPr>
            <w:tcW w:w="1134" w:type="dxa"/>
            <w:tcBorders>
              <w:bottom w:val="single" w:sz="4" w:space="0" w:color="auto"/>
            </w:tcBorders>
          </w:tcPr>
          <w:p w14:paraId="361C0CD6" w14:textId="77777777" w:rsidR="002C1E42" w:rsidRPr="00436E00" w:rsidRDefault="002C1E42" w:rsidP="006E6FF3">
            <w:pPr>
              <w:jc w:val="center"/>
              <w:rPr>
                <w:rFonts w:cs="Arial"/>
                <w:szCs w:val="24"/>
              </w:rPr>
            </w:pPr>
            <w:r>
              <w:rPr>
                <w:rFonts w:cs="Arial"/>
                <w:szCs w:val="24"/>
              </w:rPr>
              <w:t>1</w:t>
            </w:r>
          </w:p>
        </w:tc>
        <w:tc>
          <w:tcPr>
            <w:tcW w:w="993" w:type="dxa"/>
            <w:tcBorders>
              <w:bottom w:val="single" w:sz="4" w:space="0" w:color="auto"/>
            </w:tcBorders>
          </w:tcPr>
          <w:p w14:paraId="6D254E06" w14:textId="77777777" w:rsidR="002C1E42" w:rsidRPr="00436E00" w:rsidRDefault="002C1E42" w:rsidP="006E6FF3">
            <w:pPr>
              <w:jc w:val="center"/>
              <w:rPr>
                <w:rFonts w:cs="Arial"/>
                <w:szCs w:val="24"/>
              </w:rPr>
            </w:pPr>
            <w:r>
              <w:rPr>
                <w:rFonts w:cs="Arial"/>
                <w:szCs w:val="24"/>
              </w:rPr>
              <w:t>1</w:t>
            </w:r>
          </w:p>
        </w:tc>
        <w:tc>
          <w:tcPr>
            <w:tcW w:w="992" w:type="dxa"/>
            <w:tcBorders>
              <w:bottom w:val="single" w:sz="4" w:space="0" w:color="auto"/>
            </w:tcBorders>
          </w:tcPr>
          <w:p w14:paraId="4B2F25AE" w14:textId="77777777" w:rsidR="002C1E42" w:rsidRPr="00436E00" w:rsidRDefault="002C1E42" w:rsidP="006E6FF3">
            <w:pPr>
              <w:jc w:val="center"/>
              <w:rPr>
                <w:rFonts w:cs="Arial"/>
                <w:szCs w:val="24"/>
              </w:rPr>
            </w:pPr>
            <w:r>
              <w:rPr>
                <w:rFonts w:cs="Arial"/>
                <w:szCs w:val="24"/>
              </w:rPr>
              <w:t>1.0</w:t>
            </w:r>
          </w:p>
        </w:tc>
      </w:tr>
      <w:tr w:rsidR="002C1E42" w:rsidRPr="00436E00" w14:paraId="3126627C" w14:textId="77777777" w:rsidTr="00C2015A">
        <w:tc>
          <w:tcPr>
            <w:tcW w:w="5495" w:type="dxa"/>
            <w:tcBorders>
              <w:bottom w:val="single" w:sz="4" w:space="0" w:color="auto"/>
            </w:tcBorders>
            <w:shd w:val="clear" w:color="auto" w:fill="auto"/>
          </w:tcPr>
          <w:p w14:paraId="2F45FAF3" w14:textId="77777777" w:rsidR="002C1E42" w:rsidRDefault="002C1E42" w:rsidP="002C1E42">
            <w:pPr>
              <w:rPr>
                <w:rStyle w:val="SubtleEmphasis"/>
                <w:i w:val="0"/>
              </w:rPr>
            </w:pPr>
            <w:r>
              <w:rPr>
                <w:rStyle w:val="SubtleEmphasis"/>
                <w:i w:val="0"/>
              </w:rPr>
              <w:t>Management review and sign-off</w:t>
            </w:r>
          </w:p>
        </w:tc>
        <w:tc>
          <w:tcPr>
            <w:tcW w:w="850" w:type="dxa"/>
            <w:tcBorders>
              <w:bottom w:val="single" w:sz="4" w:space="0" w:color="auto"/>
            </w:tcBorders>
          </w:tcPr>
          <w:p w14:paraId="2AB90C3A" w14:textId="77777777" w:rsidR="002C1E42" w:rsidRPr="00436E00" w:rsidRDefault="002C1E42" w:rsidP="006E6FF3">
            <w:pPr>
              <w:jc w:val="center"/>
              <w:rPr>
                <w:rFonts w:cs="Arial"/>
                <w:szCs w:val="24"/>
              </w:rPr>
            </w:pPr>
            <w:r>
              <w:rPr>
                <w:rFonts w:cs="Arial"/>
                <w:szCs w:val="24"/>
              </w:rPr>
              <w:t>1</w:t>
            </w:r>
          </w:p>
        </w:tc>
        <w:tc>
          <w:tcPr>
            <w:tcW w:w="1134" w:type="dxa"/>
            <w:tcBorders>
              <w:bottom w:val="single" w:sz="4" w:space="0" w:color="auto"/>
            </w:tcBorders>
          </w:tcPr>
          <w:p w14:paraId="1816DFA5" w14:textId="77777777" w:rsidR="002C1E42" w:rsidRPr="00436E00" w:rsidRDefault="002C1E42" w:rsidP="006E6FF3">
            <w:pPr>
              <w:jc w:val="center"/>
              <w:rPr>
                <w:rFonts w:cs="Arial"/>
                <w:szCs w:val="24"/>
              </w:rPr>
            </w:pPr>
            <w:r>
              <w:rPr>
                <w:rFonts w:cs="Arial"/>
                <w:szCs w:val="24"/>
              </w:rPr>
              <w:t>1</w:t>
            </w:r>
          </w:p>
        </w:tc>
        <w:tc>
          <w:tcPr>
            <w:tcW w:w="993" w:type="dxa"/>
            <w:tcBorders>
              <w:bottom w:val="single" w:sz="4" w:space="0" w:color="auto"/>
            </w:tcBorders>
          </w:tcPr>
          <w:p w14:paraId="408E76DC" w14:textId="77777777" w:rsidR="002C1E42" w:rsidRPr="00436E00" w:rsidRDefault="002C1E42" w:rsidP="006E6FF3">
            <w:pPr>
              <w:jc w:val="center"/>
              <w:rPr>
                <w:rFonts w:cs="Arial"/>
                <w:szCs w:val="24"/>
              </w:rPr>
            </w:pPr>
            <w:r>
              <w:rPr>
                <w:rFonts w:cs="Arial"/>
                <w:szCs w:val="24"/>
              </w:rPr>
              <w:t>1</w:t>
            </w:r>
          </w:p>
        </w:tc>
        <w:tc>
          <w:tcPr>
            <w:tcW w:w="992" w:type="dxa"/>
            <w:tcBorders>
              <w:bottom w:val="single" w:sz="4" w:space="0" w:color="auto"/>
            </w:tcBorders>
          </w:tcPr>
          <w:p w14:paraId="3472BF6C" w14:textId="77777777" w:rsidR="002C1E42" w:rsidRPr="00436E00" w:rsidRDefault="002C1E42" w:rsidP="006E6FF3">
            <w:pPr>
              <w:jc w:val="center"/>
              <w:rPr>
                <w:rFonts w:cs="Arial"/>
                <w:szCs w:val="24"/>
              </w:rPr>
            </w:pPr>
            <w:r>
              <w:rPr>
                <w:rFonts w:cs="Arial"/>
                <w:szCs w:val="24"/>
              </w:rPr>
              <w:t>1.0</w:t>
            </w:r>
          </w:p>
        </w:tc>
      </w:tr>
      <w:tr w:rsidR="002C1E42" w:rsidRPr="00436E00" w14:paraId="6FE1F254" w14:textId="77777777" w:rsidTr="00C2015A">
        <w:tc>
          <w:tcPr>
            <w:tcW w:w="5495" w:type="dxa"/>
            <w:shd w:val="clear" w:color="auto" w:fill="FCF5FD"/>
          </w:tcPr>
          <w:p w14:paraId="289CF721" w14:textId="77777777" w:rsidR="002C1E42" w:rsidRPr="002D4E62" w:rsidRDefault="002C1E42" w:rsidP="002C1E42">
            <w:pPr>
              <w:rPr>
                <w:rStyle w:val="SubtleEmphasis"/>
                <w:i w:val="0"/>
              </w:rPr>
            </w:pPr>
            <w:r>
              <w:rPr>
                <w:rStyle w:val="SubtleEmphasis"/>
              </w:rPr>
              <w:t>System Design</w:t>
            </w:r>
          </w:p>
        </w:tc>
        <w:tc>
          <w:tcPr>
            <w:tcW w:w="850" w:type="dxa"/>
            <w:shd w:val="clear" w:color="auto" w:fill="FCF5FD"/>
          </w:tcPr>
          <w:p w14:paraId="28C17CCA" w14:textId="77777777" w:rsidR="002C1E42" w:rsidRPr="000002E6" w:rsidRDefault="002C1E42" w:rsidP="006E6FF3">
            <w:pPr>
              <w:jc w:val="center"/>
              <w:rPr>
                <w:rStyle w:val="SubtleEmphasis"/>
              </w:rPr>
            </w:pPr>
            <w:r>
              <w:rPr>
                <w:rStyle w:val="SubtleEmphasis"/>
              </w:rPr>
              <w:t>15</w:t>
            </w:r>
          </w:p>
        </w:tc>
        <w:tc>
          <w:tcPr>
            <w:tcW w:w="1134" w:type="dxa"/>
            <w:shd w:val="clear" w:color="auto" w:fill="FCF5FD"/>
          </w:tcPr>
          <w:p w14:paraId="21DD1605" w14:textId="77777777" w:rsidR="002C1E42" w:rsidRPr="000002E6" w:rsidRDefault="002C1E42" w:rsidP="006E6FF3">
            <w:pPr>
              <w:jc w:val="center"/>
              <w:rPr>
                <w:rStyle w:val="SubtleEmphasis"/>
              </w:rPr>
            </w:pPr>
            <w:r>
              <w:rPr>
                <w:rStyle w:val="SubtleEmphasis"/>
              </w:rPr>
              <w:t>21</w:t>
            </w:r>
          </w:p>
        </w:tc>
        <w:tc>
          <w:tcPr>
            <w:tcW w:w="993" w:type="dxa"/>
            <w:shd w:val="clear" w:color="auto" w:fill="FCF5FD"/>
          </w:tcPr>
          <w:p w14:paraId="39A27FFB" w14:textId="77777777" w:rsidR="002C1E42" w:rsidRPr="000002E6" w:rsidRDefault="002C1E42" w:rsidP="006E6FF3">
            <w:pPr>
              <w:jc w:val="center"/>
              <w:rPr>
                <w:rStyle w:val="SubtleEmphasis"/>
              </w:rPr>
            </w:pPr>
            <w:r>
              <w:rPr>
                <w:rStyle w:val="SubtleEmphasis"/>
              </w:rPr>
              <w:t>26</w:t>
            </w:r>
          </w:p>
        </w:tc>
        <w:tc>
          <w:tcPr>
            <w:tcW w:w="992" w:type="dxa"/>
            <w:shd w:val="clear" w:color="auto" w:fill="FCF5FD"/>
          </w:tcPr>
          <w:p w14:paraId="2A148292" w14:textId="77777777" w:rsidR="002C1E42" w:rsidRPr="000002E6" w:rsidRDefault="002C1E42" w:rsidP="006E6FF3">
            <w:pPr>
              <w:jc w:val="center"/>
              <w:rPr>
                <w:rStyle w:val="SubtleEmphasis"/>
              </w:rPr>
            </w:pPr>
            <w:r w:rsidRPr="000002E6">
              <w:rPr>
                <w:rStyle w:val="SubtleEmphasis"/>
              </w:rPr>
              <w:t>20.8</w:t>
            </w:r>
          </w:p>
        </w:tc>
      </w:tr>
      <w:tr w:rsidR="002C1E42" w:rsidRPr="00436E00" w14:paraId="388DF09F" w14:textId="77777777" w:rsidTr="00C2015A">
        <w:tc>
          <w:tcPr>
            <w:tcW w:w="5495" w:type="dxa"/>
            <w:shd w:val="clear" w:color="auto" w:fill="auto"/>
          </w:tcPr>
          <w:p w14:paraId="4A1A71CF" w14:textId="77777777" w:rsidR="002C1E42" w:rsidRPr="002D4E62" w:rsidRDefault="002C1E42" w:rsidP="002C1E42">
            <w:pPr>
              <w:rPr>
                <w:rStyle w:val="SubtleEmphasis"/>
                <w:i w:val="0"/>
              </w:rPr>
            </w:pPr>
            <w:r>
              <w:rPr>
                <w:rStyle w:val="SubtleEmphasis"/>
                <w:i w:val="0"/>
              </w:rPr>
              <w:t>UI design</w:t>
            </w:r>
          </w:p>
        </w:tc>
        <w:tc>
          <w:tcPr>
            <w:tcW w:w="850" w:type="dxa"/>
          </w:tcPr>
          <w:p w14:paraId="738CDE40" w14:textId="77777777" w:rsidR="002C1E42" w:rsidRPr="00436E00" w:rsidRDefault="002C1E42" w:rsidP="006E6FF3">
            <w:pPr>
              <w:jc w:val="center"/>
              <w:rPr>
                <w:rFonts w:cs="Arial"/>
                <w:szCs w:val="24"/>
              </w:rPr>
            </w:pPr>
            <w:r>
              <w:rPr>
                <w:rFonts w:cs="Arial"/>
                <w:szCs w:val="24"/>
              </w:rPr>
              <w:t>3</w:t>
            </w:r>
          </w:p>
        </w:tc>
        <w:tc>
          <w:tcPr>
            <w:tcW w:w="1134" w:type="dxa"/>
          </w:tcPr>
          <w:p w14:paraId="7E372519" w14:textId="77777777" w:rsidR="002C1E42" w:rsidRPr="00436E00" w:rsidRDefault="002C1E42" w:rsidP="006E6FF3">
            <w:pPr>
              <w:jc w:val="center"/>
              <w:rPr>
                <w:rFonts w:cs="Arial"/>
                <w:szCs w:val="24"/>
              </w:rPr>
            </w:pPr>
            <w:r>
              <w:rPr>
                <w:rFonts w:cs="Arial"/>
                <w:szCs w:val="24"/>
              </w:rPr>
              <w:t>4</w:t>
            </w:r>
          </w:p>
        </w:tc>
        <w:tc>
          <w:tcPr>
            <w:tcW w:w="993" w:type="dxa"/>
          </w:tcPr>
          <w:p w14:paraId="249726FF" w14:textId="77777777" w:rsidR="002C1E42" w:rsidRPr="00436E00" w:rsidRDefault="002C1E42" w:rsidP="006E6FF3">
            <w:pPr>
              <w:jc w:val="center"/>
              <w:rPr>
                <w:rFonts w:cs="Arial"/>
                <w:szCs w:val="24"/>
              </w:rPr>
            </w:pPr>
            <w:r>
              <w:rPr>
                <w:rFonts w:cs="Arial"/>
                <w:szCs w:val="24"/>
              </w:rPr>
              <w:t>5</w:t>
            </w:r>
          </w:p>
        </w:tc>
        <w:tc>
          <w:tcPr>
            <w:tcW w:w="992" w:type="dxa"/>
          </w:tcPr>
          <w:p w14:paraId="55BFC24D" w14:textId="77777777" w:rsidR="002C1E42" w:rsidRPr="00436E00" w:rsidRDefault="002C1E42" w:rsidP="006E6FF3">
            <w:pPr>
              <w:jc w:val="center"/>
              <w:rPr>
                <w:rFonts w:cs="Arial"/>
                <w:szCs w:val="24"/>
              </w:rPr>
            </w:pPr>
            <w:r>
              <w:rPr>
                <w:rFonts w:cs="Arial"/>
                <w:szCs w:val="24"/>
              </w:rPr>
              <w:t>4.0</w:t>
            </w:r>
          </w:p>
        </w:tc>
      </w:tr>
      <w:tr w:rsidR="002C1E42" w:rsidRPr="00436E00" w14:paraId="204F1855" w14:textId="77777777" w:rsidTr="00C2015A">
        <w:tc>
          <w:tcPr>
            <w:tcW w:w="5495" w:type="dxa"/>
            <w:shd w:val="clear" w:color="auto" w:fill="auto"/>
          </w:tcPr>
          <w:p w14:paraId="3854C5C6" w14:textId="77777777" w:rsidR="002C1E42" w:rsidRPr="002D4E62" w:rsidRDefault="002C1E42" w:rsidP="002C1E42">
            <w:pPr>
              <w:rPr>
                <w:rStyle w:val="SubtleEmphasis"/>
                <w:i w:val="0"/>
              </w:rPr>
            </w:pPr>
            <w:r>
              <w:rPr>
                <w:rStyle w:val="SubtleEmphasis"/>
                <w:i w:val="0"/>
              </w:rPr>
              <w:t>Database design</w:t>
            </w:r>
          </w:p>
        </w:tc>
        <w:tc>
          <w:tcPr>
            <w:tcW w:w="850" w:type="dxa"/>
          </w:tcPr>
          <w:p w14:paraId="273417BF" w14:textId="77777777" w:rsidR="002C1E42" w:rsidRPr="00436E00" w:rsidRDefault="002C1E42" w:rsidP="006E6FF3">
            <w:pPr>
              <w:jc w:val="center"/>
              <w:rPr>
                <w:rFonts w:cs="Arial"/>
                <w:szCs w:val="24"/>
              </w:rPr>
            </w:pPr>
            <w:r>
              <w:rPr>
                <w:rFonts w:cs="Arial"/>
                <w:szCs w:val="24"/>
              </w:rPr>
              <w:t>3</w:t>
            </w:r>
          </w:p>
        </w:tc>
        <w:tc>
          <w:tcPr>
            <w:tcW w:w="1134" w:type="dxa"/>
          </w:tcPr>
          <w:p w14:paraId="147FB38F" w14:textId="77777777" w:rsidR="002C1E42" w:rsidRPr="00436E00" w:rsidRDefault="002C1E42" w:rsidP="006E6FF3">
            <w:pPr>
              <w:jc w:val="center"/>
              <w:rPr>
                <w:rFonts w:cs="Arial"/>
                <w:szCs w:val="24"/>
              </w:rPr>
            </w:pPr>
            <w:r>
              <w:rPr>
                <w:rFonts w:cs="Arial"/>
                <w:szCs w:val="24"/>
              </w:rPr>
              <w:t>4</w:t>
            </w:r>
          </w:p>
        </w:tc>
        <w:tc>
          <w:tcPr>
            <w:tcW w:w="993" w:type="dxa"/>
          </w:tcPr>
          <w:p w14:paraId="02183F22" w14:textId="77777777" w:rsidR="002C1E42" w:rsidRPr="00436E00" w:rsidRDefault="002C1E42" w:rsidP="006E6FF3">
            <w:pPr>
              <w:jc w:val="center"/>
              <w:rPr>
                <w:rFonts w:cs="Arial"/>
                <w:szCs w:val="24"/>
              </w:rPr>
            </w:pPr>
            <w:r>
              <w:rPr>
                <w:rFonts w:cs="Arial"/>
                <w:szCs w:val="24"/>
              </w:rPr>
              <w:t>5</w:t>
            </w:r>
          </w:p>
        </w:tc>
        <w:tc>
          <w:tcPr>
            <w:tcW w:w="992" w:type="dxa"/>
          </w:tcPr>
          <w:p w14:paraId="773AA815" w14:textId="77777777" w:rsidR="002C1E42" w:rsidRPr="00436E00" w:rsidRDefault="002C1E42" w:rsidP="006E6FF3">
            <w:pPr>
              <w:jc w:val="center"/>
              <w:rPr>
                <w:rFonts w:cs="Arial"/>
                <w:szCs w:val="24"/>
              </w:rPr>
            </w:pPr>
            <w:r>
              <w:rPr>
                <w:rFonts w:cs="Arial"/>
                <w:szCs w:val="24"/>
              </w:rPr>
              <w:t>4.0</w:t>
            </w:r>
          </w:p>
        </w:tc>
      </w:tr>
      <w:tr w:rsidR="002C1E42" w:rsidRPr="00436E00" w14:paraId="5339A4E7" w14:textId="77777777" w:rsidTr="00C2015A">
        <w:tc>
          <w:tcPr>
            <w:tcW w:w="5495" w:type="dxa"/>
            <w:shd w:val="clear" w:color="auto" w:fill="auto"/>
          </w:tcPr>
          <w:p w14:paraId="15653240" w14:textId="77777777" w:rsidR="002C1E42" w:rsidRPr="002D4E62" w:rsidRDefault="002C1E42" w:rsidP="002C1E42">
            <w:pPr>
              <w:rPr>
                <w:rStyle w:val="SubtleEmphasis"/>
                <w:i w:val="0"/>
              </w:rPr>
            </w:pPr>
            <w:r>
              <w:rPr>
                <w:rStyle w:val="SubtleEmphasis"/>
                <w:i w:val="0"/>
              </w:rPr>
              <w:t>Report design</w:t>
            </w:r>
          </w:p>
        </w:tc>
        <w:tc>
          <w:tcPr>
            <w:tcW w:w="850" w:type="dxa"/>
          </w:tcPr>
          <w:p w14:paraId="66456BA8" w14:textId="77777777" w:rsidR="002C1E42" w:rsidRPr="00436E00" w:rsidRDefault="002C1E42" w:rsidP="006E6FF3">
            <w:pPr>
              <w:jc w:val="center"/>
              <w:rPr>
                <w:rFonts w:cs="Arial"/>
                <w:szCs w:val="24"/>
              </w:rPr>
            </w:pPr>
            <w:r>
              <w:rPr>
                <w:rFonts w:cs="Arial"/>
                <w:szCs w:val="24"/>
              </w:rPr>
              <w:t>2</w:t>
            </w:r>
          </w:p>
        </w:tc>
        <w:tc>
          <w:tcPr>
            <w:tcW w:w="1134" w:type="dxa"/>
          </w:tcPr>
          <w:p w14:paraId="104004E5" w14:textId="77777777" w:rsidR="002C1E42" w:rsidRPr="00436E00" w:rsidRDefault="002C1E42" w:rsidP="006E6FF3">
            <w:pPr>
              <w:jc w:val="center"/>
              <w:rPr>
                <w:rFonts w:cs="Arial"/>
                <w:szCs w:val="24"/>
              </w:rPr>
            </w:pPr>
            <w:r>
              <w:rPr>
                <w:rFonts w:cs="Arial"/>
                <w:szCs w:val="24"/>
              </w:rPr>
              <w:t>3</w:t>
            </w:r>
          </w:p>
        </w:tc>
        <w:tc>
          <w:tcPr>
            <w:tcW w:w="993" w:type="dxa"/>
          </w:tcPr>
          <w:p w14:paraId="03087826" w14:textId="77777777" w:rsidR="002C1E42" w:rsidRPr="00436E00" w:rsidRDefault="002C1E42" w:rsidP="006E6FF3">
            <w:pPr>
              <w:jc w:val="center"/>
              <w:rPr>
                <w:rFonts w:cs="Arial"/>
                <w:szCs w:val="24"/>
              </w:rPr>
            </w:pPr>
            <w:r>
              <w:rPr>
                <w:rFonts w:cs="Arial"/>
                <w:szCs w:val="24"/>
              </w:rPr>
              <w:t>4</w:t>
            </w:r>
          </w:p>
        </w:tc>
        <w:tc>
          <w:tcPr>
            <w:tcW w:w="992" w:type="dxa"/>
          </w:tcPr>
          <w:p w14:paraId="76F5EAB2" w14:textId="77777777" w:rsidR="002C1E42" w:rsidRPr="00436E00" w:rsidRDefault="002C1E42" w:rsidP="006E6FF3">
            <w:pPr>
              <w:jc w:val="center"/>
              <w:rPr>
                <w:rFonts w:cs="Arial"/>
                <w:szCs w:val="24"/>
              </w:rPr>
            </w:pPr>
            <w:r>
              <w:rPr>
                <w:rFonts w:cs="Arial"/>
                <w:szCs w:val="24"/>
              </w:rPr>
              <w:t>3.0</w:t>
            </w:r>
          </w:p>
        </w:tc>
      </w:tr>
      <w:tr w:rsidR="002C1E42" w:rsidRPr="00436E00" w14:paraId="15202692" w14:textId="77777777" w:rsidTr="00C2015A">
        <w:tc>
          <w:tcPr>
            <w:tcW w:w="5495" w:type="dxa"/>
            <w:shd w:val="clear" w:color="auto" w:fill="auto"/>
          </w:tcPr>
          <w:p w14:paraId="65781499" w14:textId="77777777" w:rsidR="002C1E42" w:rsidRPr="002D4E62" w:rsidRDefault="002C1E42" w:rsidP="002C1E42">
            <w:pPr>
              <w:rPr>
                <w:rStyle w:val="SubtleEmphasis"/>
                <w:i w:val="0"/>
              </w:rPr>
            </w:pPr>
            <w:r>
              <w:rPr>
                <w:rStyle w:val="SubtleEmphasis"/>
                <w:i w:val="0"/>
              </w:rPr>
              <w:t>Input, output and integrity controls</w:t>
            </w:r>
          </w:p>
        </w:tc>
        <w:tc>
          <w:tcPr>
            <w:tcW w:w="850" w:type="dxa"/>
          </w:tcPr>
          <w:p w14:paraId="4ABB13E3" w14:textId="77777777" w:rsidR="002C1E42" w:rsidRPr="00436E00" w:rsidRDefault="002C1E42" w:rsidP="006E6FF3">
            <w:pPr>
              <w:jc w:val="center"/>
              <w:rPr>
                <w:rFonts w:cs="Arial"/>
                <w:szCs w:val="24"/>
              </w:rPr>
            </w:pPr>
            <w:r>
              <w:rPr>
                <w:rFonts w:cs="Arial"/>
                <w:szCs w:val="24"/>
              </w:rPr>
              <w:t>2</w:t>
            </w:r>
          </w:p>
        </w:tc>
        <w:tc>
          <w:tcPr>
            <w:tcW w:w="1134" w:type="dxa"/>
          </w:tcPr>
          <w:p w14:paraId="05F6D14C" w14:textId="77777777" w:rsidR="002C1E42" w:rsidRPr="00436E00" w:rsidRDefault="002C1E42" w:rsidP="006E6FF3">
            <w:pPr>
              <w:jc w:val="center"/>
              <w:rPr>
                <w:rFonts w:cs="Arial"/>
                <w:szCs w:val="24"/>
              </w:rPr>
            </w:pPr>
            <w:r>
              <w:rPr>
                <w:rFonts w:cs="Arial"/>
                <w:szCs w:val="24"/>
              </w:rPr>
              <w:t>3</w:t>
            </w:r>
          </w:p>
        </w:tc>
        <w:tc>
          <w:tcPr>
            <w:tcW w:w="993" w:type="dxa"/>
          </w:tcPr>
          <w:p w14:paraId="68C7FE50" w14:textId="77777777" w:rsidR="002C1E42" w:rsidRPr="00436E00" w:rsidRDefault="002C1E42" w:rsidP="006E6FF3">
            <w:pPr>
              <w:jc w:val="center"/>
              <w:rPr>
                <w:rFonts w:cs="Arial"/>
                <w:szCs w:val="24"/>
              </w:rPr>
            </w:pPr>
            <w:r>
              <w:rPr>
                <w:rFonts w:cs="Arial"/>
                <w:szCs w:val="24"/>
              </w:rPr>
              <w:t>4</w:t>
            </w:r>
          </w:p>
        </w:tc>
        <w:tc>
          <w:tcPr>
            <w:tcW w:w="992" w:type="dxa"/>
          </w:tcPr>
          <w:p w14:paraId="5B743B9F" w14:textId="77777777" w:rsidR="002C1E42" w:rsidRPr="00436E00" w:rsidRDefault="002C1E42" w:rsidP="006E6FF3">
            <w:pPr>
              <w:jc w:val="center"/>
              <w:rPr>
                <w:rFonts w:cs="Arial"/>
                <w:szCs w:val="24"/>
              </w:rPr>
            </w:pPr>
            <w:r>
              <w:rPr>
                <w:rFonts w:cs="Arial"/>
                <w:szCs w:val="24"/>
              </w:rPr>
              <w:t>3.0</w:t>
            </w:r>
          </w:p>
        </w:tc>
      </w:tr>
      <w:tr w:rsidR="002C1E42" w:rsidRPr="00436E00" w14:paraId="58FCC7D4" w14:textId="77777777" w:rsidTr="00C2015A">
        <w:tc>
          <w:tcPr>
            <w:tcW w:w="5495" w:type="dxa"/>
            <w:shd w:val="clear" w:color="auto" w:fill="auto"/>
          </w:tcPr>
          <w:p w14:paraId="0D74606C" w14:textId="77777777" w:rsidR="002C1E42" w:rsidRPr="002D4E62" w:rsidRDefault="002C1E42" w:rsidP="002C1E42">
            <w:pPr>
              <w:rPr>
                <w:rStyle w:val="SubtleEmphasis"/>
                <w:i w:val="0"/>
              </w:rPr>
            </w:pPr>
            <w:r>
              <w:rPr>
                <w:rStyle w:val="SubtleEmphasis"/>
                <w:i w:val="0"/>
              </w:rPr>
              <w:t>Test planning</w:t>
            </w:r>
          </w:p>
        </w:tc>
        <w:tc>
          <w:tcPr>
            <w:tcW w:w="850" w:type="dxa"/>
          </w:tcPr>
          <w:p w14:paraId="44A3B73F" w14:textId="77777777" w:rsidR="002C1E42" w:rsidRPr="00436E00" w:rsidRDefault="002C1E42" w:rsidP="006E6FF3">
            <w:pPr>
              <w:jc w:val="center"/>
              <w:rPr>
                <w:rFonts w:cs="Arial"/>
                <w:szCs w:val="24"/>
              </w:rPr>
            </w:pPr>
            <w:r>
              <w:rPr>
                <w:rFonts w:cs="Arial"/>
                <w:szCs w:val="24"/>
              </w:rPr>
              <w:t>2</w:t>
            </w:r>
          </w:p>
        </w:tc>
        <w:tc>
          <w:tcPr>
            <w:tcW w:w="1134" w:type="dxa"/>
          </w:tcPr>
          <w:p w14:paraId="57B9C593" w14:textId="77777777" w:rsidR="002C1E42" w:rsidRPr="00436E00" w:rsidRDefault="002C1E42" w:rsidP="006E6FF3">
            <w:pPr>
              <w:jc w:val="center"/>
              <w:rPr>
                <w:rFonts w:cs="Arial"/>
                <w:szCs w:val="24"/>
              </w:rPr>
            </w:pPr>
            <w:r>
              <w:rPr>
                <w:rFonts w:cs="Arial"/>
                <w:szCs w:val="24"/>
              </w:rPr>
              <w:t>3</w:t>
            </w:r>
          </w:p>
        </w:tc>
        <w:tc>
          <w:tcPr>
            <w:tcW w:w="993" w:type="dxa"/>
          </w:tcPr>
          <w:p w14:paraId="0CDD8281" w14:textId="77777777" w:rsidR="002C1E42" w:rsidRPr="00436E00" w:rsidRDefault="002C1E42" w:rsidP="006E6FF3">
            <w:pPr>
              <w:jc w:val="center"/>
              <w:rPr>
                <w:rFonts w:cs="Arial"/>
                <w:szCs w:val="24"/>
              </w:rPr>
            </w:pPr>
            <w:r>
              <w:rPr>
                <w:rFonts w:cs="Arial"/>
                <w:szCs w:val="24"/>
              </w:rPr>
              <w:t>4</w:t>
            </w:r>
          </w:p>
        </w:tc>
        <w:tc>
          <w:tcPr>
            <w:tcW w:w="992" w:type="dxa"/>
          </w:tcPr>
          <w:p w14:paraId="28E44A22" w14:textId="77777777" w:rsidR="002C1E42" w:rsidRPr="00436E00" w:rsidRDefault="002C1E42" w:rsidP="006E6FF3">
            <w:pPr>
              <w:jc w:val="center"/>
              <w:rPr>
                <w:rFonts w:cs="Arial"/>
                <w:szCs w:val="24"/>
              </w:rPr>
            </w:pPr>
            <w:r>
              <w:rPr>
                <w:rFonts w:cs="Arial"/>
                <w:szCs w:val="24"/>
              </w:rPr>
              <w:t>3.0</w:t>
            </w:r>
          </w:p>
        </w:tc>
      </w:tr>
      <w:tr w:rsidR="002C1E42" w:rsidRPr="00436E00" w14:paraId="3E00B79F" w14:textId="77777777" w:rsidTr="00C2015A">
        <w:tc>
          <w:tcPr>
            <w:tcW w:w="5495" w:type="dxa"/>
            <w:shd w:val="clear" w:color="auto" w:fill="auto"/>
          </w:tcPr>
          <w:p w14:paraId="748AE2CF" w14:textId="77777777" w:rsidR="002C1E42" w:rsidRPr="002D4E62" w:rsidRDefault="002C1E42" w:rsidP="002C1E42">
            <w:pPr>
              <w:rPr>
                <w:rStyle w:val="SubtleEmphasis"/>
                <w:i w:val="0"/>
              </w:rPr>
            </w:pPr>
            <w:r>
              <w:rPr>
                <w:rStyle w:val="SubtleEmphasis"/>
                <w:i w:val="0"/>
              </w:rPr>
              <w:t>Requirements validation</w:t>
            </w:r>
          </w:p>
        </w:tc>
        <w:tc>
          <w:tcPr>
            <w:tcW w:w="850" w:type="dxa"/>
          </w:tcPr>
          <w:p w14:paraId="0F2C1464" w14:textId="77777777" w:rsidR="002C1E42" w:rsidRPr="00436E00" w:rsidRDefault="002C1E42" w:rsidP="006E6FF3">
            <w:pPr>
              <w:jc w:val="center"/>
              <w:rPr>
                <w:rFonts w:cs="Arial"/>
                <w:szCs w:val="24"/>
              </w:rPr>
            </w:pPr>
            <w:r>
              <w:rPr>
                <w:rFonts w:cs="Arial"/>
                <w:szCs w:val="24"/>
              </w:rPr>
              <w:t>1</w:t>
            </w:r>
          </w:p>
        </w:tc>
        <w:tc>
          <w:tcPr>
            <w:tcW w:w="1134" w:type="dxa"/>
          </w:tcPr>
          <w:p w14:paraId="2916F71A" w14:textId="77777777" w:rsidR="002C1E42" w:rsidRPr="00436E00" w:rsidRDefault="002C1E42" w:rsidP="006E6FF3">
            <w:pPr>
              <w:jc w:val="center"/>
              <w:rPr>
                <w:rFonts w:cs="Arial"/>
                <w:szCs w:val="24"/>
              </w:rPr>
            </w:pPr>
            <w:r>
              <w:rPr>
                <w:rFonts w:cs="Arial"/>
                <w:szCs w:val="24"/>
              </w:rPr>
              <w:t>2</w:t>
            </w:r>
          </w:p>
        </w:tc>
        <w:tc>
          <w:tcPr>
            <w:tcW w:w="993" w:type="dxa"/>
          </w:tcPr>
          <w:p w14:paraId="711271D1" w14:textId="77777777" w:rsidR="002C1E42" w:rsidRPr="00436E00" w:rsidRDefault="002C1E42" w:rsidP="006E6FF3">
            <w:pPr>
              <w:jc w:val="center"/>
              <w:rPr>
                <w:rFonts w:cs="Arial"/>
                <w:szCs w:val="24"/>
              </w:rPr>
            </w:pPr>
            <w:r>
              <w:rPr>
                <w:rFonts w:cs="Arial"/>
                <w:szCs w:val="24"/>
              </w:rPr>
              <w:t>2</w:t>
            </w:r>
          </w:p>
        </w:tc>
        <w:tc>
          <w:tcPr>
            <w:tcW w:w="992" w:type="dxa"/>
          </w:tcPr>
          <w:p w14:paraId="6BA542CE" w14:textId="77777777" w:rsidR="002C1E42" w:rsidRPr="00436E00" w:rsidRDefault="002C1E42" w:rsidP="006E6FF3">
            <w:pPr>
              <w:jc w:val="center"/>
              <w:rPr>
                <w:rFonts w:cs="Arial"/>
                <w:szCs w:val="24"/>
              </w:rPr>
            </w:pPr>
            <w:r>
              <w:rPr>
                <w:rFonts w:cs="Arial"/>
                <w:szCs w:val="24"/>
              </w:rPr>
              <w:t>1.8</w:t>
            </w:r>
          </w:p>
        </w:tc>
      </w:tr>
      <w:tr w:rsidR="002C1E42" w:rsidRPr="00436E00" w14:paraId="7EB1D83D" w14:textId="77777777" w:rsidTr="00C2015A">
        <w:tc>
          <w:tcPr>
            <w:tcW w:w="5495" w:type="dxa"/>
            <w:shd w:val="clear" w:color="auto" w:fill="auto"/>
          </w:tcPr>
          <w:p w14:paraId="3C91200F" w14:textId="77777777" w:rsidR="002C1E42" w:rsidRPr="002D4E62" w:rsidRDefault="002C1E42" w:rsidP="002C1E42">
            <w:pPr>
              <w:rPr>
                <w:rStyle w:val="SubtleEmphasis"/>
                <w:i w:val="0"/>
              </w:rPr>
            </w:pPr>
            <w:r>
              <w:rPr>
                <w:rStyle w:val="SubtleEmphasis"/>
                <w:i w:val="0"/>
              </w:rPr>
              <w:t>Review document</w:t>
            </w:r>
          </w:p>
        </w:tc>
        <w:tc>
          <w:tcPr>
            <w:tcW w:w="850" w:type="dxa"/>
          </w:tcPr>
          <w:p w14:paraId="2687BC5D" w14:textId="77777777" w:rsidR="002C1E42" w:rsidRPr="00436E00" w:rsidRDefault="002C1E42" w:rsidP="006E6FF3">
            <w:pPr>
              <w:jc w:val="center"/>
              <w:rPr>
                <w:rFonts w:cs="Arial"/>
                <w:szCs w:val="24"/>
              </w:rPr>
            </w:pPr>
            <w:r>
              <w:rPr>
                <w:rFonts w:cs="Arial"/>
                <w:szCs w:val="24"/>
              </w:rPr>
              <w:t>1</w:t>
            </w:r>
          </w:p>
        </w:tc>
        <w:tc>
          <w:tcPr>
            <w:tcW w:w="1134" w:type="dxa"/>
          </w:tcPr>
          <w:p w14:paraId="4051F841" w14:textId="77777777" w:rsidR="002C1E42" w:rsidRPr="00436E00" w:rsidRDefault="002C1E42" w:rsidP="006E6FF3">
            <w:pPr>
              <w:jc w:val="center"/>
              <w:rPr>
                <w:rFonts w:cs="Arial"/>
                <w:szCs w:val="24"/>
              </w:rPr>
            </w:pPr>
            <w:r>
              <w:rPr>
                <w:rFonts w:cs="Arial"/>
                <w:szCs w:val="24"/>
              </w:rPr>
              <w:t>1</w:t>
            </w:r>
          </w:p>
        </w:tc>
        <w:tc>
          <w:tcPr>
            <w:tcW w:w="993" w:type="dxa"/>
          </w:tcPr>
          <w:p w14:paraId="23AD9F7F" w14:textId="77777777" w:rsidR="002C1E42" w:rsidRPr="00436E00" w:rsidRDefault="002C1E42" w:rsidP="006E6FF3">
            <w:pPr>
              <w:jc w:val="center"/>
              <w:rPr>
                <w:rFonts w:cs="Arial"/>
                <w:szCs w:val="24"/>
              </w:rPr>
            </w:pPr>
            <w:r>
              <w:rPr>
                <w:rFonts w:cs="Arial"/>
                <w:szCs w:val="24"/>
              </w:rPr>
              <w:t>1</w:t>
            </w:r>
          </w:p>
        </w:tc>
        <w:tc>
          <w:tcPr>
            <w:tcW w:w="992" w:type="dxa"/>
          </w:tcPr>
          <w:p w14:paraId="56CC825C" w14:textId="77777777" w:rsidR="002C1E42" w:rsidRPr="00436E00" w:rsidRDefault="002C1E42" w:rsidP="006E6FF3">
            <w:pPr>
              <w:jc w:val="center"/>
              <w:rPr>
                <w:rFonts w:cs="Arial"/>
                <w:szCs w:val="24"/>
              </w:rPr>
            </w:pPr>
            <w:r>
              <w:rPr>
                <w:rFonts w:cs="Arial"/>
                <w:szCs w:val="24"/>
              </w:rPr>
              <w:t>1.0</w:t>
            </w:r>
          </w:p>
        </w:tc>
      </w:tr>
      <w:tr w:rsidR="002C1E42" w:rsidRPr="00436E00" w14:paraId="36F9A0CF" w14:textId="77777777" w:rsidTr="00C2015A">
        <w:tc>
          <w:tcPr>
            <w:tcW w:w="5495" w:type="dxa"/>
            <w:tcBorders>
              <w:bottom w:val="single" w:sz="4" w:space="0" w:color="auto"/>
            </w:tcBorders>
            <w:shd w:val="clear" w:color="auto" w:fill="auto"/>
          </w:tcPr>
          <w:p w14:paraId="07C18DAE" w14:textId="77777777" w:rsidR="002C1E42" w:rsidRPr="002D4E62" w:rsidRDefault="002C1E42" w:rsidP="002C1E42">
            <w:pPr>
              <w:rPr>
                <w:rStyle w:val="SubtleEmphasis"/>
                <w:i w:val="0"/>
              </w:rPr>
            </w:pPr>
            <w:r>
              <w:rPr>
                <w:rStyle w:val="SubtleEmphasis"/>
                <w:i w:val="0"/>
              </w:rPr>
              <w:t>Management review and sign-off</w:t>
            </w:r>
          </w:p>
        </w:tc>
        <w:tc>
          <w:tcPr>
            <w:tcW w:w="850" w:type="dxa"/>
            <w:tcBorders>
              <w:bottom w:val="single" w:sz="4" w:space="0" w:color="auto"/>
            </w:tcBorders>
          </w:tcPr>
          <w:p w14:paraId="276506E2" w14:textId="77777777" w:rsidR="002C1E42" w:rsidRPr="00436E00" w:rsidRDefault="002C1E42" w:rsidP="006E6FF3">
            <w:pPr>
              <w:jc w:val="center"/>
              <w:rPr>
                <w:rFonts w:cs="Arial"/>
                <w:szCs w:val="24"/>
              </w:rPr>
            </w:pPr>
            <w:r>
              <w:rPr>
                <w:rFonts w:cs="Arial"/>
                <w:szCs w:val="24"/>
              </w:rPr>
              <w:t>1</w:t>
            </w:r>
          </w:p>
        </w:tc>
        <w:tc>
          <w:tcPr>
            <w:tcW w:w="1134" w:type="dxa"/>
            <w:tcBorders>
              <w:bottom w:val="single" w:sz="4" w:space="0" w:color="auto"/>
            </w:tcBorders>
          </w:tcPr>
          <w:p w14:paraId="69C5C831" w14:textId="77777777" w:rsidR="002C1E42" w:rsidRPr="00436E00" w:rsidRDefault="002C1E42" w:rsidP="006E6FF3">
            <w:pPr>
              <w:jc w:val="center"/>
              <w:rPr>
                <w:rFonts w:cs="Arial"/>
                <w:szCs w:val="24"/>
              </w:rPr>
            </w:pPr>
            <w:r>
              <w:rPr>
                <w:rFonts w:cs="Arial"/>
                <w:szCs w:val="24"/>
              </w:rPr>
              <w:t>1</w:t>
            </w:r>
          </w:p>
        </w:tc>
        <w:tc>
          <w:tcPr>
            <w:tcW w:w="993" w:type="dxa"/>
            <w:tcBorders>
              <w:bottom w:val="single" w:sz="4" w:space="0" w:color="auto"/>
            </w:tcBorders>
          </w:tcPr>
          <w:p w14:paraId="639DF390" w14:textId="77777777" w:rsidR="002C1E42" w:rsidRPr="00436E00" w:rsidRDefault="002C1E42" w:rsidP="006E6FF3">
            <w:pPr>
              <w:jc w:val="center"/>
              <w:rPr>
                <w:rFonts w:cs="Arial"/>
                <w:szCs w:val="24"/>
              </w:rPr>
            </w:pPr>
            <w:r>
              <w:rPr>
                <w:rFonts w:cs="Arial"/>
                <w:szCs w:val="24"/>
              </w:rPr>
              <w:t>1</w:t>
            </w:r>
          </w:p>
        </w:tc>
        <w:tc>
          <w:tcPr>
            <w:tcW w:w="992" w:type="dxa"/>
            <w:tcBorders>
              <w:bottom w:val="single" w:sz="4" w:space="0" w:color="auto"/>
            </w:tcBorders>
          </w:tcPr>
          <w:p w14:paraId="3D95CD81" w14:textId="77777777" w:rsidR="002C1E42" w:rsidRPr="00436E00" w:rsidRDefault="002C1E42" w:rsidP="006E6FF3">
            <w:pPr>
              <w:jc w:val="center"/>
              <w:rPr>
                <w:rFonts w:cs="Arial"/>
                <w:szCs w:val="24"/>
              </w:rPr>
            </w:pPr>
            <w:r>
              <w:rPr>
                <w:rFonts w:cs="Arial"/>
                <w:szCs w:val="24"/>
              </w:rPr>
              <w:t>1.0</w:t>
            </w:r>
          </w:p>
        </w:tc>
      </w:tr>
      <w:tr w:rsidR="002C1E42" w:rsidRPr="00436E00" w14:paraId="37887A7C" w14:textId="77777777" w:rsidTr="00C2015A">
        <w:tc>
          <w:tcPr>
            <w:tcW w:w="5495" w:type="dxa"/>
            <w:shd w:val="clear" w:color="auto" w:fill="FCF5FD"/>
          </w:tcPr>
          <w:p w14:paraId="219B01F6" w14:textId="77777777" w:rsidR="002C1E42" w:rsidRPr="002D4E62" w:rsidRDefault="002C1E42" w:rsidP="002C1E42">
            <w:pPr>
              <w:rPr>
                <w:rStyle w:val="SubtleEmphasis"/>
                <w:i w:val="0"/>
              </w:rPr>
            </w:pPr>
            <w:r>
              <w:rPr>
                <w:rStyle w:val="SubtleEmphasis"/>
              </w:rPr>
              <w:t>System Build</w:t>
            </w:r>
          </w:p>
        </w:tc>
        <w:tc>
          <w:tcPr>
            <w:tcW w:w="850" w:type="dxa"/>
            <w:shd w:val="clear" w:color="auto" w:fill="FCF5FD"/>
          </w:tcPr>
          <w:p w14:paraId="52A70F43" w14:textId="77777777" w:rsidR="002C1E42" w:rsidRPr="000002E6" w:rsidRDefault="002C1E42" w:rsidP="006E6FF3">
            <w:pPr>
              <w:jc w:val="center"/>
              <w:rPr>
                <w:rStyle w:val="SubtleEmphasis"/>
              </w:rPr>
            </w:pPr>
            <w:r>
              <w:rPr>
                <w:rStyle w:val="SubtleEmphasis"/>
              </w:rPr>
              <w:t>59</w:t>
            </w:r>
          </w:p>
        </w:tc>
        <w:tc>
          <w:tcPr>
            <w:tcW w:w="1134" w:type="dxa"/>
            <w:shd w:val="clear" w:color="auto" w:fill="FCF5FD"/>
          </w:tcPr>
          <w:p w14:paraId="6E014F75" w14:textId="77777777" w:rsidR="002C1E42" w:rsidRPr="000002E6" w:rsidRDefault="002C1E42" w:rsidP="006E6FF3">
            <w:pPr>
              <w:jc w:val="center"/>
              <w:rPr>
                <w:rStyle w:val="SubtleEmphasis"/>
              </w:rPr>
            </w:pPr>
            <w:r w:rsidRPr="000002E6">
              <w:rPr>
                <w:rStyle w:val="SubtleEmphasis"/>
              </w:rPr>
              <w:t>75</w:t>
            </w:r>
          </w:p>
        </w:tc>
        <w:tc>
          <w:tcPr>
            <w:tcW w:w="993" w:type="dxa"/>
            <w:shd w:val="clear" w:color="auto" w:fill="FCF5FD"/>
          </w:tcPr>
          <w:p w14:paraId="43523EB4" w14:textId="77777777" w:rsidR="002C1E42" w:rsidRPr="00D65E99" w:rsidRDefault="002C1E42" w:rsidP="006E6FF3">
            <w:pPr>
              <w:jc w:val="center"/>
              <w:rPr>
                <w:rStyle w:val="SubtleEmphasis"/>
              </w:rPr>
            </w:pPr>
            <w:r>
              <w:rPr>
                <w:rStyle w:val="SubtleEmphasis"/>
              </w:rPr>
              <w:t>91</w:t>
            </w:r>
          </w:p>
        </w:tc>
        <w:tc>
          <w:tcPr>
            <w:tcW w:w="992" w:type="dxa"/>
            <w:shd w:val="clear" w:color="auto" w:fill="FCF5FD"/>
          </w:tcPr>
          <w:p w14:paraId="453C5B54" w14:textId="77777777" w:rsidR="002C1E42" w:rsidRPr="00D65E99" w:rsidRDefault="002C1E42" w:rsidP="006E6FF3">
            <w:pPr>
              <w:jc w:val="center"/>
              <w:rPr>
                <w:rStyle w:val="SubtleEmphasis"/>
              </w:rPr>
            </w:pPr>
            <w:r w:rsidRPr="00D65E99">
              <w:rPr>
                <w:rStyle w:val="SubtleEmphasis"/>
              </w:rPr>
              <w:t>75</w:t>
            </w:r>
          </w:p>
        </w:tc>
      </w:tr>
      <w:tr w:rsidR="002C1E42" w:rsidRPr="00436E00" w14:paraId="7118F642" w14:textId="77777777" w:rsidTr="00C2015A">
        <w:tc>
          <w:tcPr>
            <w:tcW w:w="5495" w:type="dxa"/>
            <w:shd w:val="clear" w:color="auto" w:fill="auto"/>
          </w:tcPr>
          <w:p w14:paraId="09CFC024" w14:textId="77777777" w:rsidR="002C1E42" w:rsidRPr="002D4E62" w:rsidRDefault="002C1E42" w:rsidP="002C1E42">
            <w:pPr>
              <w:rPr>
                <w:rStyle w:val="SubtleEmphasis"/>
                <w:i w:val="0"/>
              </w:rPr>
            </w:pPr>
            <w:r>
              <w:rPr>
                <w:rStyle w:val="SubtleEmphasis"/>
                <w:i w:val="0"/>
              </w:rPr>
              <w:t>Build database</w:t>
            </w:r>
          </w:p>
        </w:tc>
        <w:tc>
          <w:tcPr>
            <w:tcW w:w="850" w:type="dxa"/>
          </w:tcPr>
          <w:p w14:paraId="020AD76F" w14:textId="77777777" w:rsidR="002C1E42" w:rsidRPr="00436E00" w:rsidRDefault="002C1E42" w:rsidP="006E6FF3">
            <w:pPr>
              <w:jc w:val="center"/>
              <w:rPr>
                <w:rFonts w:cs="Arial"/>
                <w:szCs w:val="24"/>
              </w:rPr>
            </w:pPr>
            <w:r>
              <w:rPr>
                <w:rFonts w:cs="Arial"/>
                <w:szCs w:val="24"/>
              </w:rPr>
              <w:t>6</w:t>
            </w:r>
          </w:p>
        </w:tc>
        <w:tc>
          <w:tcPr>
            <w:tcW w:w="1134" w:type="dxa"/>
          </w:tcPr>
          <w:p w14:paraId="74F77332" w14:textId="77777777" w:rsidR="002C1E42" w:rsidRPr="00436E00" w:rsidRDefault="002C1E42" w:rsidP="006E6FF3">
            <w:pPr>
              <w:jc w:val="center"/>
              <w:rPr>
                <w:rFonts w:cs="Arial"/>
                <w:szCs w:val="24"/>
              </w:rPr>
            </w:pPr>
            <w:r>
              <w:rPr>
                <w:rFonts w:cs="Arial"/>
                <w:szCs w:val="24"/>
              </w:rPr>
              <w:t>9</w:t>
            </w:r>
          </w:p>
        </w:tc>
        <w:tc>
          <w:tcPr>
            <w:tcW w:w="993" w:type="dxa"/>
          </w:tcPr>
          <w:p w14:paraId="540B3602" w14:textId="77777777" w:rsidR="002C1E42" w:rsidRPr="00436E00" w:rsidRDefault="002C1E42" w:rsidP="006E6FF3">
            <w:pPr>
              <w:jc w:val="center"/>
              <w:rPr>
                <w:rFonts w:cs="Arial"/>
                <w:szCs w:val="24"/>
              </w:rPr>
            </w:pPr>
            <w:r>
              <w:rPr>
                <w:rFonts w:cs="Arial"/>
                <w:szCs w:val="24"/>
              </w:rPr>
              <w:t>12</w:t>
            </w:r>
          </w:p>
        </w:tc>
        <w:tc>
          <w:tcPr>
            <w:tcW w:w="992" w:type="dxa"/>
          </w:tcPr>
          <w:p w14:paraId="4D23CA69" w14:textId="77777777" w:rsidR="002C1E42" w:rsidRPr="00436E00" w:rsidRDefault="002C1E42" w:rsidP="006E6FF3">
            <w:pPr>
              <w:jc w:val="center"/>
              <w:rPr>
                <w:rFonts w:cs="Arial"/>
                <w:szCs w:val="24"/>
              </w:rPr>
            </w:pPr>
            <w:r>
              <w:rPr>
                <w:rFonts w:cs="Arial"/>
                <w:szCs w:val="24"/>
              </w:rPr>
              <w:t>9.0</w:t>
            </w:r>
          </w:p>
        </w:tc>
      </w:tr>
      <w:tr w:rsidR="002C1E42" w:rsidRPr="00436E00" w14:paraId="1E72739F" w14:textId="77777777" w:rsidTr="00C2015A">
        <w:tc>
          <w:tcPr>
            <w:tcW w:w="5495" w:type="dxa"/>
            <w:shd w:val="clear" w:color="auto" w:fill="auto"/>
          </w:tcPr>
          <w:p w14:paraId="65AC3331" w14:textId="77777777" w:rsidR="002C1E42" w:rsidRPr="002D4E62" w:rsidRDefault="002C1E42" w:rsidP="002C1E42">
            <w:pPr>
              <w:rPr>
                <w:rStyle w:val="SubtleEmphasis"/>
                <w:i w:val="0"/>
              </w:rPr>
            </w:pPr>
            <w:r>
              <w:rPr>
                <w:rStyle w:val="SubtleEmphasis"/>
                <w:i w:val="0"/>
              </w:rPr>
              <w:t>UI build</w:t>
            </w:r>
          </w:p>
        </w:tc>
        <w:tc>
          <w:tcPr>
            <w:tcW w:w="850" w:type="dxa"/>
          </w:tcPr>
          <w:p w14:paraId="1A34CA53" w14:textId="77777777" w:rsidR="002C1E42" w:rsidRPr="00436E00" w:rsidRDefault="002C1E42" w:rsidP="006E6FF3">
            <w:pPr>
              <w:jc w:val="center"/>
              <w:rPr>
                <w:rFonts w:cs="Arial"/>
                <w:szCs w:val="24"/>
              </w:rPr>
            </w:pPr>
            <w:r>
              <w:rPr>
                <w:rFonts w:cs="Arial"/>
                <w:szCs w:val="24"/>
              </w:rPr>
              <w:t>11</w:t>
            </w:r>
          </w:p>
        </w:tc>
        <w:tc>
          <w:tcPr>
            <w:tcW w:w="1134" w:type="dxa"/>
          </w:tcPr>
          <w:p w14:paraId="76429EBA" w14:textId="77777777" w:rsidR="002C1E42" w:rsidRPr="00436E00" w:rsidRDefault="002C1E42" w:rsidP="006E6FF3">
            <w:pPr>
              <w:jc w:val="center"/>
              <w:rPr>
                <w:rFonts w:cs="Arial"/>
                <w:szCs w:val="24"/>
              </w:rPr>
            </w:pPr>
            <w:r>
              <w:rPr>
                <w:rFonts w:cs="Arial"/>
                <w:szCs w:val="24"/>
              </w:rPr>
              <w:t>13</w:t>
            </w:r>
          </w:p>
        </w:tc>
        <w:tc>
          <w:tcPr>
            <w:tcW w:w="993" w:type="dxa"/>
          </w:tcPr>
          <w:p w14:paraId="74D037D5" w14:textId="77777777" w:rsidR="002C1E42" w:rsidRPr="00436E00" w:rsidRDefault="002C1E42" w:rsidP="006E6FF3">
            <w:pPr>
              <w:jc w:val="center"/>
              <w:rPr>
                <w:rFonts w:cs="Arial"/>
                <w:szCs w:val="24"/>
              </w:rPr>
            </w:pPr>
            <w:r>
              <w:rPr>
                <w:rFonts w:cs="Arial"/>
                <w:szCs w:val="24"/>
              </w:rPr>
              <w:t>15</w:t>
            </w:r>
          </w:p>
        </w:tc>
        <w:tc>
          <w:tcPr>
            <w:tcW w:w="992" w:type="dxa"/>
          </w:tcPr>
          <w:p w14:paraId="72FAE6BA" w14:textId="77777777" w:rsidR="002C1E42" w:rsidRPr="00436E00" w:rsidRDefault="002C1E42" w:rsidP="006E6FF3">
            <w:pPr>
              <w:jc w:val="center"/>
              <w:rPr>
                <w:rFonts w:cs="Arial"/>
                <w:szCs w:val="24"/>
              </w:rPr>
            </w:pPr>
            <w:r>
              <w:rPr>
                <w:rFonts w:cs="Arial"/>
                <w:szCs w:val="24"/>
              </w:rPr>
              <w:t>13.0</w:t>
            </w:r>
          </w:p>
        </w:tc>
      </w:tr>
      <w:tr w:rsidR="002C1E42" w:rsidRPr="00436E00" w14:paraId="36C76F89" w14:textId="77777777" w:rsidTr="00C2015A">
        <w:tc>
          <w:tcPr>
            <w:tcW w:w="5495" w:type="dxa"/>
            <w:shd w:val="clear" w:color="auto" w:fill="auto"/>
          </w:tcPr>
          <w:p w14:paraId="27CA4C97" w14:textId="77777777" w:rsidR="002C1E42" w:rsidRPr="002D4E62" w:rsidRDefault="002C1E42" w:rsidP="002C1E42">
            <w:pPr>
              <w:rPr>
                <w:rStyle w:val="SubtleEmphasis"/>
                <w:i w:val="0"/>
              </w:rPr>
            </w:pPr>
            <w:r>
              <w:rPr>
                <w:rStyle w:val="SubtleEmphasis"/>
                <w:i w:val="0"/>
              </w:rPr>
              <w:t>System build</w:t>
            </w:r>
          </w:p>
        </w:tc>
        <w:tc>
          <w:tcPr>
            <w:tcW w:w="850" w:type="dxa"/>
          </w:tcPr>
          <w:p w14:paraId="16E90EAE" w14:textId="77777777" w:rsidR="002C1E42" w:rsidRPr="00436E00" w:rsidRDefault="002C1E42" w:rsidP="006E6FF3">
            <w:pPr>
              <w:jc w:val="center"/>
              <w:rPr>
                <w:rFonts w:cs="Arial"/>
                <w:szCs w:val="24"/>
              </w:rPr>
            </w:pPr>
            <w:r>
              <w:rPr>
                <w:rFonts w:cs="Arial"/>
                <w:szCs w:val="24"/>
              </w:rPr>
              <w:t>40</w:t>
            </w:r>
          </w:p>
        </w:tc>
        <w:tc>
          <w:tcPr>
            <w:tcW w:w="1134" w:type="dxa"/>
          </w:tcPr>
          <w:p w14:paraId="05E4EA2D" w14:textId="77777777" w:rsidR="002C1E42" w:rsidRPr="00436E00" w:rsidRDefault="002C1E42" w:rsidP="006E6FF3">
            <w:pPr>
              <w:jc w:val="center"/>
              <w:rPr>
                <w:rFonts w:cs="Arial"/>
                <w:szCs w:val="24"/>
              </w:rPr>
            </w:pPr>
            <w:r>
              <w:rPr>
                <w:rFonts w:cs="Arial"/>
                <w:szCs w:val="24"/>
              </w:rPr>
              <w:t>50</w:t>
            </w:r>
          </w:p>
        </w:tc>
        <w:tc>
          <w:tcPr>
            <w:tcW w:w="993" w:type="dxa"/>
          </w:tcPr>
          <w:p w14:paraId="39F88655" w14:textId="77777777" w:rsidR="002C1E42" w:rsidRPr="00436E00" w:rsidRDefault="002C1E42" w:rsidP="006E6FF3">
            <w:pPr>
              <w:jc w:val="center"/>
              <w:rPr>
                <w:rFonts w:cs="Arial"/>
                <w:szCs w:val="24"/>
              </w:rPr>
            </w:pPr>
            <w:r>
              <w:rPr>
                <w:rFonts w:cs="Arial"/>
                <w:szCs w:val="24"/>
              </w:rPr>
              <w:t>60</w:t>
            </w:r>
          </w:p>
        </w:tc>
        <w:tc>
          <w:tcPr>
            <w:tcW w:w="992" w:type="dxa"/>
          </w:tcPr>
          <w:p w14:paraId="0E463762" w14:textId="77777777" w:rsidR="002C1E42" w:rsidRPr="00436E00" w:rsidRDefault="002C1E42" w:rsidP="006E6FF3">
            <w:pPr>
              <w:jc w:val="center"/>
              <w:rPr>
                <w:rFonts w:cs="Arial"/>
                <w:szCs w:val="24"/>
              </w:rPr>
            </w:pPr>
            <w:r>
              <w:rPr>
                <w:rFonts w:cs="Arial"/>
                <w:szCs w:val="24"/>
              </w:rPr>
              <w:t>50.0</w:t>
            </w:r>
          </w:p>
        </w:tc>
      </w:tr>
      <w:tr w:rsidR="002C1E42" w:rsidRPr="00436E00" w14:paraId="4648C614" w14:textId="77777777" w:rsidTr="00C2015A">
        <w:tc>
          <w:tcPr>
            <w:tcW w:w="5495" w:type="dxa"/>
            <w:tcBorders>
              <w:bottom w:val="single" w:sz="4" w:space="0" w:color="auto"/>
            </w:tcBorders>
            <w:shd w:val="clear" w:color="auto" w:fill="auto"/>
          </w:tcPr>
          <w:p w14:paraId="1C0EB8CF" w14:textId="77777777" w:rsidR="002C1E42" w:rsidRPr="002D4E62" w:rsidRDefault="002C1E42" w:rsidP="002C1E42">
            <w:pPr>
              <w:rPr>
                <w:rStyle w:val="SubtleEmphasis"/>
                <w:i w:val="0"/>
              </w:rPr>
            </w:pPr>
            <w:r>
              <w:rPr>
                <w:rStyle w:val="SubtleEmphasis"/>
                <w:i w:val="0"/>
              </w:rPr>
              <w:lastRenderedPageBreak/>
              <w:t>Inputs, outputs and validation controls build</w:t>
            </w:r>
          </w:p>
        </w:tc>
        <w:tc>
          <w:tcPr>
            <w:tcW w:w="850" w:type="dxa"/>
            <w:tcBorders>
              <w:bottom w:val="single" w:sz="4" w:space="0" w:color="auto"/>
            </w:tcBorders>
          </w:tcPr>
          <w:p w14:paraId="7BD48F19" w14:textId="77777777" w:rsidR="002C1E42" w:rsidRPr="00436E00" w:rsidRDefault="002C1E42" w:rsidP="006E6FF3">
            <w:pPr>
              <w:jc w:val="center"/>
              <w:rPr>
                <w:rFonts w:cs="Arial"/>
                <w:szCs w:val="24"/>
              </w:rPr>
            </w:pPr>
            <w:r>
              <w:rPr>
                <w:rFonts w:cs="Arial"/>
                <w:szCs w:val="24"/>
              </w:rPr>
              <w:t>2</w:t>
            </w:r>
          </w:p>
        </w:tc>
        <w:tc>
          <w:tcPr>
            <w:tcW w:w="1134" w:type="dxa"/>
            <w:tcBorders>
              <w:bottom w:val="single" w:sz="4" w:space="0" w:color="auto"/>
            </w:tcBorders>
          </w:tcPr>
          <w:p w14:paraId="2482B13D" w14:textId="77777777" w:rsidR="002C1E42" w:rsidRPr="00436E00" w:rsidRDefault="002C1E42" w:rsidP="006E6FF3">
            <w:pPr>
              <w:jc w:val="center"/>
              <w:rPr>
                <w:rFonts w:cs="Arial"/>
                <w:szCs w:val="24"/>
              </w:rPr>
            </w:pPr>
            <w:r>
              <w:rPr>
                <w:rFonts w:cs="Arial"/>
                <w:szCs w:val="24"/>
              </w:rPr>
              <w:t>3</w:t>
            </w:r>
          </w:p>
        </w:tc>
        <w:tc>
          <w:tcPr>
            <w:tcW w:w="993" w:type="dxa"/>
            <w:tcBorders>
              <w:bottom w:val="single" w:sz="4" w:space="0" w:color="auto"/>
            </w:tcBorders>
          </w:tcPr>
          <w:p w14:paraId="44D62E14" w14:textId="77777777" w:rsidR="002C1E42" w:rsidRPr="00436E00" w:rsidRDefault="002C1E42" w:rsidP="006E6FF3">
            <w:pPr>
              <w:jc w:val="center"/>
              <w:rPr>
                <w:rFonts w:cs="Arial"/>
                <w:szCs w:val="24"/>
              </w:rPr>
            </w:pPr>
            <w:r>
              <w:rPr>
                <w:rFonts w:cs="Arial"/>
                <w:szCs w:val="24"/>
              </w:rPr>
              <w:t>4</w:t>
            </w:r>
          </w:p>
        </w:tc>
        <w:tc>
          <w:tcPr>
            <w:tcW w:w="992" w:type="dxa"/>
            <w:tcBorders>
              <w:bottom w:val="single" w:sz="4" w:space="0" w:color="auto"/>
            </w:tcBorders>
          </w:tcPr>
          <w:p w14:paraId="67B28297" w14:textId="77777777" w:rsidR="002C1E42" w:rsidRPr="00436E00" w:rsidRDefault="002C1E42" w:rsidP="006E6FF3">
            <w:pPr>
              <w:jc w:val="center"/>
              <w:rPr>
                <w:rFonts w:cs="Arial"/>
                <w:szCs w:val="24"/>
              </w:rPr>
            </w:pPr>
            <w:r>
              <w:rPr>
                <w:rFonts w:cs="Arial"/>
                <w:szCs w:val="24"/>
              </w:rPr>
              <w:t>3.0</w:t>
            </w:r>
          </w:p>
        </w:tc>
      </w:tr>
      <w:tr w:rsidR="002C1E42" w:rsidRPr="00436E00" w14:paraId="50982B8E" w14:textId="77777777" w:rsidTr="00C2015A">
        <w:tc>
          <w:tcPr>
            <w:tcW w:w="5495" w:type="dxa"/>
            <w:shd w:val="clear" w:color="auto" w:fill="FCF5FD"/>
          </w:tcPr>
          <w:p w14:paraId="70E3C454" w14:textId="77777777" w:rsidR="002C1E42" w:rsidRPr="002D4E62" w:rsidRDefault="002C1E42" w:rsidP="002C1E42">
            <w:pPr>
              <w:rPr>
                <w:rStyle w:val="SubtleEmphasis"/>
                <w:i w:val="0"/>
              </w:rPr>
            </w:pPr>
            <w:r>
              <w:rPr>
                <w:rStyle w:val="SubtleEmphasis"/>
              </w:rPr>
              <w:t>Testing and implementation</w:t>
            </w:r>
          </w:p>
        </w:tc>
        <w:tc>
          <w:tcPr>
            <w:tcW w:w="850" w:type="dxa"/>
            <w:shd w:val="clear" w:color="auto" w:fill="FCF5FD"/>
          </w:tcPr>
          <w:p w14:paraId="6CEFCD43" w14:textId="77777777" w:rsidR="002C1E42" w:rsidRPr="000002E6" w:rsidRDefault="002C1E42" w:rsidP="006E6FF3">
            <w:pPr>
              <w:jc w:val="center"/>
              <w:rPr>
                <w:rStyle w:val="SubtleEmphasis"/>
              </w:rPr>
            </w:pPr>
            <w:r>
              <w:rPr>
                <w:rStyle w:val="SubtleEmphasis"/>
              </w:rPr>
              <w:t>11</w:t>
            </w:r>
          </w:p>
        </w:tc>
        <w:tc>
          <w:tcPr>
            <w:tcW w:w="1134" w:type="dxa"/>
            <w:shd w:val="clear" w:color="auto" w:fill="FCF5FD"/>
          </w:tcPr>
          <w:p w14:paraId="46A28232" w14:textId="77777777" w:rsidR="002C1E42" w:rsidRPr="000002E6" w:rsidRDefault="002C1E42" w:rsidP="006E6FF3">
            <w:pPr>
              <w:jc w:val="center"/>
              <w:rPr>
                <w:rStyle w:val="SubtleEmphasis"/>
              </w:rPr>
            </w:pPr>
            <w:r>
              <w:rPr>
                <w:rStyle w:val="SubtleEmphasis"/>
              </w:rPr>
              <w:t>16</w:t>
            </w:r>
          </w:p>
        </w:tc>
        <w:tc>
          <w:tcPr>
            <w:tcW w:w="993" w:type="dxa"/>
            <w:shd w:val="clear" w:color="auto" w:fill="FCF5FD"/>
          </w:tcPr>
          <w:p w14:paraId="63697F92" w14:textId="77777777" w:rsidR="002C1E42" w:rsidRPr="000002E6" w:rsidRDefault="002C1E42" w:rsidP="006E6FF3">
            <w:pPr>
              <w:jc w:val="center"/>
              <w:rPr>
                <w:rStyle w:val="SubtleEmphasis"/>
              </w:rPr>
            </w:pPr>
            <w:r w:rsidRPr="000002E6">
              <w:rPr>
                <w:rStyle w:val="SubtleEmphasis"/>
              </w:rPr>
              <w:t>21</w:t>
            </w:r>
          </w:p>
        </w:tc>
        <w:tc>
          <w:tcPr>
            <w:tcW w:w="992" w:type="dxa"/>
            <w:shd w:val="clear" w:color="auto" w:fill="FCF5FD"/>
          </w:tcPr>
          <w:p w14:paraId="614FE1D9" w14:textId="77777777" w:rsidR="002C1E42" w:rsidRPr="00436E00" w:rsidRDefault="002C1E42" w:rsidP="006E6FF3">
            <w:pPr>
              <w:jc w:val="center"/>
              <w:rPr>
                <w:rFonts w:cs="Arial"/>
                <w:szCs w:val="24"/>
              </w:rPr>
            </w:pPr>
            <w:r w:rsidRPr="00D65E99">
              <w:rPr>
                <w:rStyle w:val="SubtleEmphasis"/>
              </w:rPr>
              <w:t>16</w:t>
            </w:r>
          </w:p>
        </w:tc>
      </w:tr>
      <w:tr w:rsidR="002C1E42" w:rsidRPr="00436E00" w14:paraId="0200ECFF" w14:textId="77777777" w:rsidTr="00C2015A">
        <w:tc>
          <w:tcPr>
            <w:tcW w:w="5495" w:type="dxa"/>
            <w:shd w:val="clear" w:color="auto" w:fill="auto"/>
          </w:tcPr>
          <w:p w14:paraId="78CBCBBC" w14:textId="77777777" w:rsidR="002C1E42" w:rsidRPr="002D4E62" w:rsidRDefault="002C1E42" w:rsidP="002C1E42">
            <w:pPr>
              <w:rPr>
                <w:rStyle w:val="SubtleEmphasis"/>
                <w:i w:val="0"/>
              </w:rPr>
            </w:pPr>
            <w:r>
              <w:rPr>
                <w:rStyle w:val="SubtleEmphasis"/>
                <w:i w:val="0"/>
              </w:rPr>
              <w:t>Test cases</w:t>
            </w:r>
          </w:p>
        </w:tc>
        <w:tc>
          <w:tcPr>
            <w:tcW w:w="850" w:type="dxa"/>
          </w:tcPr>
          <w:p w14:paraId="3D53F3BE" w14:textId="77777777" w:rsidR="002C1E42" w:rsidRPr="00436E00" w:rsidRDefault="002C1E42" w:rsidP="006E6FF3">
            <w:pPr>
              <w:jc w:val="center"/>
              <w:rPr>
                <w:rFonts w:cs="Arial"/>
                <w:szCs w:val="24"/>
              </w:rPr>
            </w:pPr>
            <w:r>
              <w:rPr>
                <w:rFonts w:cs="Arial"/>
                <w:szCs w:val="24"/>
              </w:rPr>
              <w:t>3</w:t>
            </w:r>
          </w:p>
        </w:tc>
        <w:tc>
          <w:tcPr>
            <w:tcW w:w="1134" w:type="dxa"/>
          </w:tcPr>
          <w:p w14:paraId="58BA9105" w14:textId="77777777" w:rsidR="002C1E42" w:rsidRPr="00436E00" w:rsidRDefault="002C1E42" w:rsidP="006E6FF3">
            <w:pPr>
              <w:jc w:val="center"/>
              <w:rPr>
                <w:rFonts w:cs="Arial"/>
                <w:szCs w:val="24"/>
              </w:rPr>
            </w:pPr>
            <w:r>
              <w:rPr>
                <w:rFonts w:cs="Arial"/>
                <w:szCs w:val="24"/>
              </w:rPr>
              <w:t>5</w:t>
            </w:r>
          </w:p>
        </w:tc>
        <w:tc>
          <w:tcPr>
            <w:tcW w:w="993" w:type="dxa"/>
          </w:tcPr>
          <w:p w14:paraId="085A5439" w14:textId="77777777" w:rsidR="002C1E42" w:rsidRPr="00436E00" w:rsidRDefault="002C1E42" w:rsidP="006E6FF3">
            <w:pPr>
              <w:jc w:val="center"/>
              <w:rPr>
                <w:rFonts w:cs="Arial"/>
                <w:szCs w:val="24"/>
              </w:rPr>
            </w:pPr>
            <w:r>
              <w:rPr>
                <w:rFonts w:cs="Arial"/>
                <w:szCs w:val="24"/>
              </w:rPr>
              <w:t>7</w:t>
            </w:r>
          </w:p>
        </w:tc>
        <w:tc>
          <w:tcPr>
            <w:tcW w:w="992" w:type="dxa"/>
          </w:tcPr>
          <w:p w14:paraId="0C5DB54C" w14:textId="77777777" w:rsidR="002C1E42" w:rsidRPr="00436E00" w:rsidRDefault="002C1E42" w:rsidP="006E6FF3">
            <w:pPr>
              <w:jc w:val="center"/>
              <w:rPr>
                <w:rFonts w:cs="Arial"/>
                <w:szCs w:val="24"/>
              </w:rPr>
            </w:pPr>
            <w:r>
              <w:rPr>
                <w:rFonts w:cs="Arial"/>
                <w:szCs w:val="24"/>
              </w:rPr>
              <w:t>5.0</w:t>
            </w:r>
          </w:p>
        </w:tc>
      </w:tr>
      <w:tr w:rsidR="002C1E42" w:rsidRPr="00436E00" w14:paraId="7455EC03" w14:textId="77777777" w:rsidTr="00C2015A">
        <w:tc>
          <w:tcPr>
            <w:tcW w:w="5495" w:type="dxa"/>
            <w:shd w:val="clear" w:color="auto" w:fill="auto"/>
          </w:tcPr>
          <w:p w14:paraId="78909194" w14:textId="77777777" w:rsidR="002C1E42" w:rsidRPr="002D4E62" w:rsidRDefault="002C1E42" w:rsidP="002C1E42">
            <w:pPr>
              <w:rPr>
                <w:rStyle w:val="SubtleEmphasis"/>
                <w:i w:val="0"/>
              </w:rPr>
            </w:pPr>
            <w:r>
              <w:rPr>
                <w:rStyle w:val="SubtleEmphasis"/>
                <w:i w:val="0"/>
              </w:rPr>
              <w:t>System documentation</w:t>
            </w:r>
          </w:p>
        </w:tc>
        <w:tc>
          <w:tcPr>
            <w:tcW w:w="850" w:type="dxa"/>
          </w:tcPr>
          <w:p w14:paraId="5D2DDBA5" w14:textId="77777777" w:rsidR="002C1E42" w:rsidRPr="00436E00" w:rsidRDefault="002C1E42" w:rsidP="006E6FF3">
            <w:pPr>
              <w:jc w:val="center"/>
              <w:rPr>
                <w:rFonts w:cs="Arial"/>
                <w:szCs w:val="24"/>
              </w:rPr>
            </w:pPr>
            <w:r>
              <w:rPr>
                <w:rFonts w:cs="Arial"/>
                <w:szCs w:val="24"/>
              </w:rPr>
              <w:t>4</w:t>
            </w:r>
          </w:p>
        </w:tc>
        <w:tc>
          <w:tcPr>
            <w:tcW w:w="1134" w:type="dxa"/>
          </w:tcPr>
          <w:p w14:paraId="435023AE" w14:textId="77777777" w:rsidR="002C1E42" w:rsidRPr="00436E00" w:rsidRDefault="002C1E42" w:rsidP="006E6FF3">
            <w:pPr>
              <w:jc w:val="center"/>
              <w:rPr>
                <w:rFonts w:cs="Arial"/>
                <w:szCs w:val="24"/>
              </w:rPr>
            </w:pPr>
            <w:r>
              <w:rPr>
                <w:rFonts w:cs="Arial"/>
                <w:szCs w:val="24"/>
              </w:rPr>
              <w:t>5</w:t>
            </w:r>
          </w:p>
        </w:tc>
        <w:tc>
          <w:tcPr>
            <w:tcW w:w="993" w:type="dxa"/>
          </w:tcPr>
          <w:p w14:paraId="7475A2C6" w14:textId="77777777" w:rsidR="002C1E42" w:rsidRPr="00436E00" w:rsidRDefault="002C1E42" w:rsidP="006E6FF3">
            <w:pPr>
              <w:jc w:val="center"/>
              <w:rPr>
                <w:rFonts w:cs="Arial"/>
                <w:szCs w:val="24"/>
              </w:rPr>
            </w:pPr>
            <w:r>
              <w:rPr>
                <w:rFonts w:cs="Arial"/>
                <w:szCs w:val="24"/>
              </w:rPr>
              <w:t>6</w:t>
            </w:r>
          </w:p>
        </w:tc>
        <w:tc>
          <w:tcPr>
            <w:tcW w:w="992" w:type="dxa"/>
          </w:tcPr>
          <w:p w14:paraId="5FF27A97" w14:textId="77777777" w:rsidR="002C1E42" w:rsidRPr="00436E00" w:rsidRDefault="002C1E42" w:rsidP="006E6FF3">
            <w:pPr>
              <w:jc w:val="center"/>
              <w:rPr>
                <w:rFonts w:cs="Arial"/>
                <w:szCs w:val="24"/>
              </w:rPr>
            </w:pPr>
            <w:r>
              <w:rPr>
                <w:rFonts w:cs="Arial"/>
                <w:szCs w:val="24"/>
              </w:rPr>
              <w:t>5.0</w:t>
            </w:r>
          </w:p>
        </w:tc>
      </w:tr>
      <w:tr w:rsidR="002C1E42" w:rsidRPr="00436E00" w14:paraId="66E06630" w14:textId="77777777" w:rsidTr="00C2015A">
        <w:tc>
          <w:tcPr>
            <w:tcW w:w="5495" w:type="dxa"/>
            <w:shd w:val="clear" w:color="auto" w:fill="auto"/>
          </w:tcPr>
          <w:p w14:paraId="1F4C2448" w14:textId="77777777" w:rsidR="002C1E42" w:rsidRPr="002D4E62" w:rsidRDefault="002C1E42" w:rsidP="002C1E42">
            <w:pPr>
              <w:rPr>
                <w:rStyle w:val="SubtleEmphasis"/>
                <w:i w:val="0"/>
              </w:rPr>
            </w:pPr>
            <w:r>
              <w:rPr>
                <w:rStyle w:val="SubtleEmphasis"/>
                <w:i w:val="0"/>
              </w:rPr>
              <w:t>Support documentation</w:t>
            </w:r>
          </w:p>
        </w:tc>
        <w:tc>
          <w:tcPr>
            <w:tcW w:w="850" w:type="dxa"/>
          </w:tcPr>
          <w:p w14:paraId="471894EE" w14:textId="77777777" w:rsidR="002C1E42" w:rsidRPr="00436E00" w:rsidRDefault="002C1E42" w:rsidP="006E6FF3">
            <w:pPr>
              <w:jc w:val="center"/>
              <w:rPr>
                <w:rFonts w:cs="Arial"/>
                <w:szCs w:val="24"/>
              </w:rPr>
            </w:pPr>
            <w:r>
              <w:rPr>
                <w:rFonts w:cs="Arial"/>
                <w:szCs w:val="24"/>
              </w:rPr>
              <w:t>2</w:t>
            </w:r>
          </w:p>
        </w:tc>
        <w:tc>
          <w:tcPr>
            <w:tcW w:w="1134" w:type="dxa"/>
          </w:tcPr>
          <w:p w14:paraId="15163FD6" w14:textId="77777777" w:rsidR="002C1E42" w:rsidRPr="00436E00" w:rsidRDefault="002C1E42" w:rsidP="006E6FF3">
            <w:pPr>
              <w:jc w:val="center"/>
              <w:rPr>
                <w:rFonts w:cs="Arial"/>
                <w:szCs w:val="24"/>
              </w:rPr>
            </w:pPr>
            <w:r>
              <w:rPr>
                <w:rFonts w:cs="Arial"/>
                <w:szCs w:val="24"/>
              </w:rPr>
              <w:t>3</w:t>
            </w:r>
          </w:p>
        </w:tc>
        <w:tc>
          <w:tcPr>
            <w:tcW w:w="993" w:type="dxa"/>
          </w:tcPr>
          <w:p w14:paraId="119BB243" w14:textId="77777777" w:rsidR="002C1E42" w:rsidRPr="00436E00" w:rsidRDefault="002C1E42" w:rsidP="006E6FF3">
            <w:pPr>
              <w:jc w:val="center"/>
              <w:rPr>
                <w:rFonts w:cs="Arial"/>
                <w:szCs w:val="24"/>
              </w:rPr>
            </w:pPr>
            <w:r>
              <w:rPr>
                <w:rFonts w:cs="Arial"/>
                <w:szCs w:val="24"/>
              </w:rPr>
              <w:t>4</w:t>
            </w:r>
          </w:p>
        </w:tc>
        <w:tc>
          <w:tcPr>
            <w:tcW w:w="992" w:type="dxa"/>
          </w:tcPr>
          <w:p w14:paraId="1D126CB0" w14:textId="77777777" w:rsidR="002C1E42" w:rsidRPr="00436E00" w:rsidRDefault="002C1E42" w:rsidP="006E6FF3">
            <w:pPr>
              <w:jc w:val="center"/>
              <w:rPr>
                <w:rFonts w:cs="Arial"/>
                <w:szCs w:val="24"/>
              </w:rPr>
            </w:pPr>
            <w:r>
              <w:rPr>
                <w:rFonts w:cs="Arial"/>
                <w:szCs w:val="24"/>
              </w:rPr>
              <w:t>3.0</w:t>
            </w:r>
          </w:p>
        </w:tc>
      </w:tr>
      <w:tr w:rsidR="002C1E42" w:rsidRPr="00436E00" w14:paraId="5AF9F86C" w14:textId="77777777" w:rsidTr="00C2015A">
        <w:tc>
          <w:tcPr>
            <w:tcW w:w="5495" w:type="dxa"/>
            <w:tcBorders>
              <w:bottom w:val="single" w:sz="4" w:space="0" w:color="auto"/>
            </w:tcBorders>
            <w:shd w:val="clear" w:color="auto" w:fill="auto"/>
          </w:tcPr>
          <w:p w14:paraId="49BD3FDD" w14:textId="77777777" w:rsidR="002C1E42" w:rsidRPr="002D4E62" w:rsidRDefault="002C1E42" w:rsidP="002C1E42">
            <w:pPr>
              <w:rPr>
                <w:rStyle w:val="SubtleEmphasis"/>
                <w:i w:val="0"/>
              </w:rPr>
            </w:pPr>
            <w:r>
              <w:rPr>
                <w:rStyle w:val="SubtleEmphasis"/>
                <w:i w:val="0"/>
              </w:rPr>
              <w:t>User manual</w:t>
            </w:r>
          </w:p>
        </w:tc>
        <w:tc>
          <w:tcPr>
            <w:tcW w:w="850" w:type="dxa"/>
            <w:tcBorders>
              <w:bottom w:val="single" w:sz="4" w:space="0" w:color="auto"/>
            </w:tcBorders>
          </w:tcPr>
          <w:p w14:paraId="7C47E7DC" w14:textId="77777777" w:rsidR="002C1E42" w:rsidRPr="00436E00" w:rsidRDefault="002C1E42" w:rsidP="006E6FF3">
            <w:pPr>
              <w:jc w:val="center"/>
              <w:rPr>
                <w:rFonts w:cs="Arial"/>
                <w:szCs w:val="24"/>
              </w:rPr>
            </w:pPr>
            <w:r>
              <w:rPr>
                <w:rFonts w:cs="Arial"/>
                <w:szCs w:val="24"/>
              </w:rPr>
              <w:t>2</w:t>
            </w:r>
          </w:p>
        </w:tc>
        <w:tc>
          <w:tcPr>
            <w:tcW w:w="1134" w:type="dxa"/>
            <w:tcBorders>
              <w:bottom w:val="single" w:sz="4" w:space="0" w:color="auto"/>
            </w:tcBorders>
          </w:tcPr>
          <w:p w14:paraId="6D96D64F" w14:textId="77777777" w:rsidR="002C1E42" w:rsidRPr="00436E00" w:rsidRDefault="002C1E42" w:rsidP="006E6FF3">
            <w:pPr>
              <w:jc w:val="center"/>
              <w:rPr>
                <w:rFonts w:cs="Arial"/>
                <w:szCs w:val="24"/>
              </w:rPr>
            </w:pPr>
            <w:r>
              <w:rPr>
                <w:rFonts w:cs="Arial"/>
                <w:szCs w:val="24"/>
              </w:rPr>
              <w:t>3</w:t>
            </w:r>
          </w:p>
        </w:tc>
        <w:tc>
          <w:tcPr>
            <w:tcW w:w="993" w:type="dxa"/>
            <w:tcBorders>
              <w:bottom w:val="single" w:sz="4" w:space="0" w:color="auto"/>
            </w:tcBorders>
          </w:tcPr>
          <w:p w14:paraId="4EA88A69" w14:textId="77777777" w:rsidR="002C1E42" w:rsidRPr="00436E00" w:rsidRDefault="002C1E42" w:rsidP="006E6FF3">
            <w:pPr>
              <w:jc w:val="center"/>
              <w:rPr>
                <w:rFonts w:cs="Arial"/>
                <w:szCs w:val="24"/>
              </w:rPr>
            </w:pPr>
            <w:r>
              <w:rPr>
                <w:rFonts w:cs="Arial"/>
                <w:szCs w:val="24"/>
              </w:rPr>
              <w:t>4</w:t>
            </w:r>
          </w:p>
        </w:tc>
        <w:tc>
          <w:tcPr>
            <w:tcW w:w="992" w:type="dxa"/>
            <w:tcBorders>
              <w:bottom w:val="single" w:sz="4" w:space="0" w:color="auto"/>
            </w:tcBorders>
          </w:tcPr>
          <w:p w14:paraId="32D2C5C6" w14:textId="77777777" w:rsidR="002C1E42" w:rsidRPr="00436E00" w:rsidRDefault="002C1E42" w:rsidP="006E6FF3">
            <w:pPr>
              <w:jc w:val="center"/>
              <w:rPr>
                <w:rFonts w:cs="Arial"/>
                <w:szCs w:val="24"/>
              </w:rPr>
            </w:pPr>
            <w:r>
              <w:rPr>
                <w:rFonts w:cs="Arial"/>
                <w:szCs w:val="24"/>
              </w:rPr>
              <w:t>3.0</w:t>
            </w:r>
          </w:p>
        </w:tc>
      </w:tr>
      <w:tr w:rsidR="002C1E42" w:rsidRPr="00436E00" w14:paraId="594452ED" w14:textId="77777777" w:rsidTr="00C2015A">
        <w:tc>
          <w:tcPr>
            <w:tcW w:w="5495" w:type="dxa"/>
            <w:shd w:val="clear" w:color="auto" w:fill="FCF5FD"/>
          </w:tcPr>
          <w:p w14:paraId="42BC299E" w14:textId="77777777" w:rsidR="002C1E42" w:rsidRDefault="002C1E42" w:rsidP="002C1E42">
            <w:pPr>
              <w:rPr>
                <w:rStyle w:val="SubtleEmphasis"/>
                <w:i w:val="0"/>
              </w:rPr>
            </w:pPr>
            <w:r>
              <w:rPr>
                <w:rStyle w:val="SubtleEmphasis"/>
              </w:rPr>
              <w:t>Totals</w:t>
            </w:r>
          </w:p>
        </w:tc>
        <w:tc>
          <w:tcPr>
            <w:tcW w:w="850" w:type="dxa"/>
            <w:shd w:val="clear" w:color="auto" w:fill="FCF5FD"/>
          </w:tcPr>
          <w:p w14:paraId="479558D5" w14:textId="77777777" w:rsidR="002C1E42" w:rsidRPr="00EB33AC" w:rsidRDefault="002C1E42" w:rsidP="006E6FF3">
            <w:pPr>
              <w:jc w:val="center"/>
              <w:rPr>
                <w:rStyle w:val="SubtleEmphasis"/>
              </w:rPr>
            </w:pPr>
            <w:r w:rsidRPr="00EB33AC">
              <w:rPr>
                <w:rStyle w:val="SubtleEmphasis"/>
              </w:rPr>
              <w:t>107.5</w:t>
            </w:r>
          </w:p>
        </w:tc>
        <w:tc>
          <w:tcPr>
            <w:tcW w:w="1134" w:type="dxa"/>
            <w:shd w:val="clear" w:color="auto" w:fill="FCF5FD"/>
          </w:tcPr>
          <w:p w14:paraId="477DB354" w14:textId="77777777" w:rsidR="002C1E42" w:rsidRPr="00EB33AC" w:rsidRDefault="002C1E42" w:rsidP="006E6FF3">
            <w:pPr>
              <w:jc w:val="center"/>
              <w:rPr>
                <w:rStyle w:val="SubtleEmphasis"/>
              </w:rPr>
            </w:pPr>
            <w:r w:rsidRPr="00EB33AC">
              <w:rPr>
                <w:rStyle w:val="SubtleEmphasis"/>
              </w:rPr>
              <w:t>164</w:t>
            </w:r>
          </w:p>
        </w:tc>
        <w:tc>
          <w:tcPr>
            <w:tcW w:w="993" w:type="dxa"/>
            <w:shd w:val="clear" w:color="auto" w:fill="FCF5FD"/>
          </w:tcPr>
          <w:p w14:paraId="3C557016" w14:textId="77777777" w:rsidR="002C1E42" w:rsidRPr="00EB33AC" w:rsidRDefault="002C1E42" w:rsidP="006E6FF3">
            <w:pPr>
              <w:jc w:val="center"/>
              <w:rPr>
                <w:rStyle w:val="SubtleEmphasis"/>
              </w:rPr>
            </w:pPr>
            <w:r w:rsidRPr="00EB33AC">
              <w:rPr>
                <w:rStyle w:val="SubtleEmphasis"/>
              </w:rPr>
              <w:t>210.5</w:t>
            </w:r>
          </w:p>
        </w:tc>
        <w:tc>
          <w:tcPr>
            <w:tcW w:w="992" w:type="dxa"/>
            <w:shd w:val="clear" w:color="auto" w:fill="FCF5FD"/>
          </w:tcPr>
          <w:p w14:paraId="34B9DC47" w14:textId="77777777" w:rsidR="002C1E42" w:rsidRPr="00EB33AC" w:rsidRDefault="002C1E42" w:rsidP="006E6FF3">
            <w:pPr>
              <w:jc w:val="center"/>
              <w:rPr>
                <w:rStyle w:val="SubtleEmphasis"/>
              </w:rPr>
            </w:pPr>
            <w:r w:rsidRPr="00EB33AC">
              <w:rPr>
                <w:rStyle w:val="SubtleEmphasis"/>
              </w:rPr>
              <w:t>181.97</w:t>
            </w:r>
          </w:p>
        </w:tc>
      </w:tr>
    </w:tbl>
    <w:p w14:paraId="2D2E44B6" w14:textId="77777777" w:rsidR="002C1E42" w:rsidRDefault="002C1E42" w:rsidP="002C1E42"/>
    <w:p w14:paraId="630EC232" w14:textId="77777777" w:rsidR="002C1E42" w:rsidRDefault="002C1E42" w:rsidP="002C1E42">
      <w:r>
        <w:t>The table above shows that the project is likely to take 182 days (estimated duration). If everything goes well, it will only take 107.5 days (optimistic estimation) while if the worst-case scenario is experienced it will take 210.5 days (pessimistic estimation).</w:t>
      </w:r>
    </w:p>
    <w:p w14:paraId="16AE4C21" w14:textId="77777777" w:rsidR="00C2015A" w:rsidRDefault="00C2015A" w:rsidP="002C1E42">
      <w:r>
        <w:br w:type="page"/>
      </w:r>
    </w:p>
    <w:p w14:paraId="67CEF0C4" w14:textId="60E54514" w:rsidR="008F4C0A" w:rsidRDefault="00C764C6" w:rsidP="00C764C6">
      <w:pPr>
        <w:pStyle w:val="Heading1"/>
      </w:pPr>
      <w:bookmarkStart w:id="873" w:name="_Toc418840355"/>
      <w:r w:rsidRPr="00436E00">
        <w:lastRenderedPageBreak/>
        <w:t>1</w:t>
      </w:r>
      <w:r w:rsidR="0066049B">
        <w:t>2</w:t>
      </w:r>
      <w:r w:rsidRPr="00436E00">
        <w:t xml:space="preserve">. </w:t>
      </w:r>
      <w:bookmarkEnd w:id="2"/>
      <w:r w:rsidR="008F4C0A">
        <w:t>Windows Navigation Diagram</w:t>
      </w:r>
      <w:bookmarkEnd w:id="873"/>
    </w:p>
    <w:p w14:paraId="5B22D196" w14:textId="77777777" w:rsidR="00FD0217" w:rsidRDefault="00FD0217" w:rsidP="008F4C0A"/>
    <w:p w14:paraId="74A0DEE5" w14:textId="1F739C1E" w:rsidR="00194F5B" w:rsidRDefault="00E8696D" w:rsidP="008F4C0A">
      <w:r>
        <w:t xml:space="preserve">The diagram below </w:t>
      </w:r>
      <w:r w:rsidR="00B666A2">
        <w:t>gives</w:t>
      </w:r>
      <w:r>
        <w:t xml:space="preserve"> a basic overview of the eduActiv system. It shows how a user can navigate through</w:t>
      </w:r>
      <w:r w:rsidR="00FD0217">
        <w:t xml:space="preserve"> the website. The navigation bar (menu items) </w:t>
      </w:r>
      <w:r>
        <w:t xml:space="preserve">refers to </w:t>
      </w:r>
      <w:r w:rsidR="00B666A2">
        <w:t xml:space="preserve">the </w:t>
      </w:r>
      <w:r>
        <w:t xml:space="preserve">controls that are present on each webpage </w:t>
      </w:r>
      <w:r w:rsidR="000E4292">
        <w:t xml:space="preserve">of the website </w:t>
      </w:r>
      <w:r>
        <w:t>to aid navigation.</w:t>
      </w:r>
    </w:p>
    <w:p w14:paraId="79ADE2D9" w14:textId="7549E070" w:rsidR="008F4C0A" w:rsidRDefault="00D86AE5" w:rsidP="00D86AE5">
      <w:pPr>
        <w:jc w:val="center"/>
      </w:pPr>
      <w:r>
        <w:object w:dxaOrig="15946" w:dyaOrig="18570" w14:anchorId="2C3ABE91">
          <v:shape id="_x0000_i1051" type="#_x0000_t75" style="width:482.65pt;height:562.65pt" o:ole="">
            <v:imagedata r:id="rId99" o:title=""/>
          </v:shape>
          <o:OLEObject Type="Embed" ProgID="Visio.Drawing.15" ShapeID="_x0000_i1051" DrawAspect="Content" ObjectID="_1502620068" r:id="rId100"/>
        </w:object>
      </w:r>
      <w:r w:rsidR="0066049B">
        <w:rPr>
          <w:i/>
        </w:rPr>
        <w:t>Figure 12</w:t>
      </w:r>
      <w:r w:rsidR="00194F5B">
        <w:rPr>
          <w:i/>
        </w:rPr>
        <w:t xml:space="preserve"> Windows navigation diagram</w:t>
      </w:r>
      <w:r w:rsidR="008F4C0A">
        <w:br w:type="page"/>
      </w:r>
    </w:p>
    <w:p w14:paraId="49476AB0" w14:textId="10161BA1" w:rsidR="008F4C0A" w:rsidRPr="00C913A9" w:rsidRDefault="008F4C0A" w:rsidP="008F4C0A">
      <w:pPr>
        <w:pStyle w:val="Heading1"/>
      </w:pPr>
      <w:bookmarkStart w:id="874" w:name="_Toc418840356"/>
      <w:r>
        <w:lastRenderedPageBreak/>
        <w:t>1</w:t>
      </w:r>
      <w:r w:rsidR="0066049B">
        <w:t>3</w:t>
      </w:r>
      <w:r>
        <w:t>. Project Budget (Time)</w:t>
      </w:r>
      <w:bookmarkEnd w:id="874"/>
    </w:p>
    <w:p w14:paraId="61DD56F3" w14:textId="77777777" w:rsidR="0066049B" w:rsidRPr="00C913A9" w:rsidRDefault="0066049B" w:rsidP="0066049B"/>
    <w:p w14:paraId="035D95C0" w14:textId="77777777" w:rsidR="0066049B" w:rsidRPr="004C00B2" w:rsidRDefault="0066049B" w:rsidP="0066049B">
      <w:r w:rsidRPr="00AE2D17">
        <w:t xml:space="preserve">The project budget is used and updated to ensure that E-Bots is on schedule in the </w:t>
      </w:r>
      <w:r>
        <w:t>development</w:t>
      </w:r>
      <w:r w:rsidRPr="00AE2D17">
        <w:t xml:space="preserve"> of the eduActiv system. This is important to ensure that the project will be completed timeously. To date E-Bots has only completed two milestones; the Business Case milestone and the User Requirements Specification milestone. The</w:t>
      </w:r>
      <w:r w:rsidRPr="004C00B2">
        <w:t xml:space="preserve"> budget only focuses on these two milestones. The project budget table compares the actual </w:t>
      </w:r>
      <w:r>
        <w:t xml:space="preserve">number of </w:t>
      </w:r>
      <w:r w:rsidRPr="004C00B2">
        <w:t>days</w:t>
      </w:r>
      <w:r>
        <w:t xml:space="preserve"> spent to</w:t>
      </w:r>
      <w:r w:rsidRPr="004C00B2">
        <w:t xml:space="preserve"> work on components compared to the b</w:t>
      </w:r>
      <w:r>
        <w:t>udgeted days. It allows E-Bots</w:t>
      </w:r>
      <w:r w:rsidRPr="004C00B2">
        <w:t xml:space="preserve"> to see if their project is on schedule.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67"/>
        <w:gridCol w:w="1718"/>
        <w:gridCol w:w="908"/>
        <w:gridCol w:w="1323"/>
      </w:tblGrid>
      <w:tr w:rsidR="0066049B" w:rsidRPr="00436E00" w14:paraId="4D87EC57" w14:textId="77777777" w:rsidTr="0066049B">
        <w:tc>
          <w:tcPr>
            <w:tcW w:w="5098" w:type="dxa"/>
            <w:shd w:val="clear" w:color="auto" w:fill="FCF5FD"/>
          </w:tcPr>
          <w:p w14:paraId="3846A8B0" w14:textId="77777777" w:rsidR="0066049B" w:rsidRPr="00B000D1" w:rsidRDefault="0066049B" w:rsidP="0066049B">
            <w:pPr>
              <w:spacing w:before="240"/>
              <w:rPr>
                <w:rStyle w:val="SubtleEmphasis"/>
                <w:b/>
              </w:rPr>
            </w:pPr>
            <w:r w:rsidRPr="00B000D1">
              <w:rPr>
                <w:rStyle w:val="SubtleEmphasis"/>
                <w:b/>
              </w:rPr>
              <w:t>TASK</w:t>
            </w:r>
          </w:p>
        </w:tc>
        <w:tc>
          <w:tcPr>
            <w:tcW w:w="1723" w:type="dxa"/>
            <w:tcBorders>
              <w:bottom w:val="single" w:sz="4" w:space="0" w:color="auto"/>
            </w:tcBorders>
            <w:shd w:val="clear" w:color="auto" w:fill="FCF5FD"/>
          </w:tcPr>
          <w:p w14:paraId="09C23BC9" w14:textId="77777777" w:rsidR="0066049B" w:rsidRPr="00B000D1" w:rsidRDefault="0066049B" w:rsidP="0066049B">
            <w:pPr>
              <w:spacing w:before="240"/>
              <w:jc w:val="center"/>
              <w:rPr>
                <w:rStyle w:val="SubtleEmphasis"/>
                <w:b/>
              </w:rPr>
            </w:pPr>
            <w:r>
              <w:rPr>
                <w:rStyle w:val="SubtleEmphasis"/>
                <w:b/>
              </w:rPr>
              <w:t>Budgeted Days</w:t>
            </w:r>
          </w:p>
        </w:tc>
        <w:tc>
          <w:tcPr>
            <w:tcW w:w="898" w:type="dxa"/>
            <w:tcBorders>
              <w:bottom w:val="single" w:sz="4" w:space="0" w:color="auto"/>
            </w:tcBorders>
            <w:shd w:val="clear" w:color="auto" w:fill="FCF5FD"/>
          </w:tcPr>
          <w:p w14:paraId="7B7C4B4F" w14:textId="77777777" w:rsidR="0066049B" w:rsidRPr="00B000D1" w:rsidRDefault="0066049B" w:rsidP="0066049B">
            <w:pPr>
              <w:spacing w:before="240"/>
              <w:jc w:val="center"/>
              <w:rPr>
                <w:rStyle w:val="SubtleEmphasis"/>
                <w:b/>
              </w:rPr>
            </w:pPr>
            <w:r>
              <w:rPr>
                <w:rStyle w:val="SubtleEmphasis"/>
                <w:b/>
              </w:rPr>
              <w:t xml:space="preserve">Actual Days </w:t>
            </w:r>
          </w:p>
        </w:tc>
        <w:tc>
          <w:tcPr>
            <w:tcW w:w="1157" w:type="dxa"/>
            <w:tcBorders>
              <w:bottom w:val="single" w:sz="4" w:space="0" w:color="auto"/>
            </w:tcBorders>
            <w:shd w:val="clear" w:color="auto" w:fill="FCF5FD"/>
          </w:tcPr>
          <w:p w14:paraId="6A6205DD" w14:textId="77777777" w:rsidR="0066049B" w:rsidRPr="00B000D1" w:rsidRDefault="0066049B" w:rsidP="0066049B">
            <w:pPr>
              <w:spacing w:before="240"/>
              <w:rPr>
                <w:rStyle w:val="SubtleEmphasis"/>
                <w:b/>
              </w:rPr>
            </w:pPr>
            <w:r>
              <w:rPr>
                <w:rStyle w:val="SubtleEmphasis"/>
                <w:b/>
              </w:rPr>
              <w:t>Difference</w:t>
            </w:r>
          </w:p>
        </w:tc>
      </w:tr>
      <w:tr w:rsidR="0066049B" w:rsidRPr="00436E00" w14:paraId="0989E78D" w14:textId="77777777" w:rsidTr="0066049B">
        <w:trPr>
          <w:trHeight w:val="516"/>
        </w:trPr>
        <w:tc>
          <w:tcPr>
            <w:tcW w:w="5098" w:type="dxa"/>
            <w:tcBorders>
              <w:bottom w:val="single" w:sz="4" w:space="0" w:color="auto"/>
            </w:tcBorders>
            <w:shd w:val="clear" w:color="auto" w:fill="FCF5FD"/>
          </w:tcPr>
          <w:p w14:paraId="7282A583" w14:textId="77777777" w:rsidR="0066049B" w:rsidRPr="00E05D61" w:rsidRDefault="0066049B" w:rsidP="0066049B">
            <w:pPr>
              <w:spacing w:before="240"/>
              <w:rPr>
                <w:rStyle w:val="SubtleEmphasis"/>
              </w:rPr>
            </w:pPr>
            <w:r>
              <w:rPr>
                <w:rStyle w:val="SubtleEmphasis"/>
              </w:rPr>
              <w:t>Business Case Milestone</w:t>
            </w:r>
          </w:p>
        </w:tc>
        <w:tc>
          <w:tcPr>
            <w:tcW w:w="1723" w:type="dxa"/>
            <w:shd w:val="clear" w:color="auto" w:fill="FCF5FD"/>
          </w:tcPr>
          <w:p w14:paraId="19147F9D" w14:textId="77777777" w:rsidR="0066049B" w:rsidRPr="00EB33AC" w:rsidRDefault="0066049B" w:rsidP="0066049B">
            <w:pPr>
              <w:spacing w:before="240"/>
              <w:jc w:val="center"/>
              <w:rPr>
                <w:rStyle w:val="SubtleEmphasis"/>
              </w:rPr>
            </w:pPr>
            <w:r>
              <w:rPr>
                <w:rStyle w:val="SubtleEmphasis"/>
              </w:rPr>
              <w:t>23.6</w:t>
            </w:r>
          </w:p>
        </w:tc>
        <w:tc>
          <w:tcPr>
            <w:tcW w:w="898" w:type="dxa"/>
            <w:shd w:val="clear" w:color="auto" w:fill="FCF5FD"/>
          </w:tcPr>
          <w:p w14:paraId="4270689A" w14:textId="77777777" w:rsidR="0066049B" w:rsidRPr="00EB33AC" w:rsidRDefault="0066049B" w:rsidP="0066049B">
            <w:pPr>
              <w:spacing w:before="240"/>
              <w:jc w:val="center"/>
              <w:rPr>
                <w:rStyle w:val="SubtleEmphasis"/>
              </w:rPr>
            </w:pPr>
            <w:r>
              <w:rPr>
                <w:rStyle w:val="SubtleEmphasis"/>
              </w:rPr>
              <w:t>23</w:t>
            </w:r>
          </w:p>
        </w:tc>
        <w:tc>
          <w:tcPr>
            <w:tcW w:w="1157" w:type="dxa"/>
            <w:shd w:val="clear" w:color="auto" w:fill="FCF5FD"/>
          </w:tcPr>
          <w:p w14:paraId="6D69A91E" w14:textId="77777777" w:rsidR="0066049B" w:rsidRPr="00EB33AC" w:rsidRDefault="0066049B" w:rsidP="0066049B">
            <w:pPr>
              <w:spacing w:before="240"/>
              <w:jc w:val="center"/>
              <w:rPr>
                <w:rStyle w:val="SubtleEmphasis"/>
              </w:rPr>
            </w:pPr>
            <w:r>
              <w:rPr>
                <w:rStyle w:val="SubtleEmphasis"/>
              </w:rPr>
              <w:t>-0.6</w:t>
            </w:r>
          </w:p>
        </w:tc>
      </w:tr>
      <w:tr w:rsidR="0066049B" w:rsidRPr="00436E00" w14:paraId="2234164B" w14:textId="77777777" w:rsidTr="0066049B">
        <w:tc>
          <w:tcPr>
            <w:tcW w:w="5098" w:type="dxa"/>
            <w:shd w:val="clear" w:color="auto" w:fill="auto"/>
          </w:tcPr>
          <w:p w14:paraId="0A84C53F" w14:textId="77777777" w:rsidR="0066049B" w:rsidRPr="0050710E" w:rsidRDefault="0066049B" w:rsidP="0066049B">
            <w:pPr>
              <w:rPr>
                <w:rStyle w:val="SubtleEmphasis"/>
                <w:i w:val="0"/>
              </w:rPr>
            </w:pPr>
            <w:r>
              <w:rPr>
                <w:rStyle w:val="SubtleEmphasis"/>
                <w:i w:val="0"/>
              </w:rPr>
              <w:t>Background</w:t>
            </w:r>
          </w:p>
        </w:tc>
        <w:tc>
          <w:tcPr>
            <w:tcW w:w="1723" w:type="dxa"/>
          </w:tcPr>
          <w:p w14:paraId="228FBE22" w14:textId="77777777" w:rsidR="0066049B" w:rsidRPr="0050710E" w:rsidRDefault="0066049B" w:rsidP="0066049B">
            <w:pPr>
              <w:jc w:val="center"/>
              <w:rPr>
                <w:rFonts w:cs="Arial"/>
                <w:szCs w:val="24"/>
              </w:rPr>
            </w:pPr>
            <w:r>
              <w:rPr>
                <w:rFonts w:cs="Arial"/>
                <w:szCs w:val="24"/>
              </w:rPr>
              <w:t>1.0</w:t>
            </w:r>
          </w:p>
        </w:tc>
        <w:tc>
          <w:tcPr>
            <w:tcW w:w="898" w:type="dxa"/>
          </w:tcPr>
          <w:p w14:paraId="7F7DD353" w14:textId="77777777" w:rsidR="0066049B" w:rsidRDefault="0066049B" w:rsidP="0066049B">
            <w:pPr>
              <w:jc w:val="center"/>
              <w:rPr>
                <w:rFonts w:cs="Arial"/>
                <w:szCs w:val="24"/>
              </w:rPr>
            </w:pPr>
            <w:r>
              <w:rPr>
                <w:rFonts w:cs="Arial"/>
                <w:szCs w:val="24"/>
              </w:rPr>
              <w:t>0.5</w:t>
            </w:r>
          </w:p>
        </w:tc>
        <w:tc>
          <w:tcPr>
            <w:tcW w:w="1157" w:type="dxa"/>
          </w:tcPr>
          <w:p w14:paraId="1921011B" w14:textId="77777777" w:rsidR="0066049B" w:rsidRDefault="0066049B" w:rsidP="0066049B">
            <w:pPr>
              <w:jc w:val="center"/>
              <w:rPr>
                <w:rFonts w:cs="Arial"/>
                <w:szCs w:val="24"/>
              </w:rPr>
            </w:pPr>
            <w:r>
              <w:rPr>
                <w:rFonts w:cs="Arial"/>
                <w:szCs w:val="24"/>
              </w:rPr>
              <w:t>-0.5</w:t>
            </w:r>
          </w:p>
        </w:tc>
      </w:tr>
      <w:tr w:rsidR="0066049B" w:rsidRPr="00436E00" w14:paraId="6F08D825" w14:textId="77777777" w:rsidTr="0066049B">
        <w:tc>
          <w:tcPr>
            <w:tcW w:w="5098" w:type="dxa"/>
            <w:shd w:val="clear" w:color="auto" w:fill="auto"/>
          </w:tcPr>
          <w:p w14:paraId="4347F88A" w14:textId="77777777" w:rsidR="0066049B" w:rsidRPr="0050710E" w:rsidRDefault="0066049B" w:rsidP="0066049B">
            <w:pPr>
              <w:rPr>
                <w:rStyle w:val="SubtleEmphasis"/>
                <w:i w:val="0"/>
              </w:rPr>
            </w:pPr>
            <w:r>
              <w:rPr>
                <w:rStyle w:val="SubtleEmphasis"/>
                <w:i w:val="0"/>
              </w:rPr>
              <w:t>Situation of concern and opportunity</w:t>
            </w:r>
          </w:p>
        </w:tc>
        <w:tc>
          <w:tcPr>
            <w:tcW w:w="1723" w:type="dxa"/>
          </w:tcPr>
          <w:p w14:paraId="3B168FF0" w14:textId="77777777" w:rsidR="0066049B" w:rsidRPr="0050710E" w:rsidRDefault="0066049B" w:rsidP="0066049B">
            <w:pPr>
              <w:jc w:val="center"/>
              <w:rPr>
                <w:rFonts w:cs="Arial"/>
                <w:szCs w:val="24"/>
              </w:rPr>
            </w:pPr>
            <w:r>
              <w:rPr>
                <w:rFonts w:cs="Arial"/>
                <w:szCs w:val="24"/>
              </w:rPr>
              <w:t>1.2</w:t>
            </w:r>
          </w:p>
        </w:tc>
        <w:tc>
          <w:tcPr>
            <w:tcW w:w="898" w:type="dxa"/>
          </w:tcPr>
          <w:p w14:paraId="6B9CC0CD" w14:textId="77777777" w:rsidR="0066049B" w:rsidRDefault="0066049B" w:rsidP="0066049B">
            <w:pPr>
              <w:jc w:val="center"/>
              <w:rPr>
                <w:rFonts w:cs="Arial"/>
                <w:szCs w:val="24"/>
              </w:rPr>
            </w:pPr>
            <w:r>
              <w:rPr>
                <w:rFonts w:cs="Arial"/>
                <w:szCs w:val="24"/>
              </w:rPr>
              <w:t>1.0</w:t>
            </w:r>
          </w:p>
        </w:tc>
        <w:tc>
          <w:tcPr>
            <w:tcW w:w="1157" w:type="dxa"/>
          </w:tcPr>
          <w:p w14:paraId="779D77C6" w14:textId="77777777" w:rsidR="0066049B" w:rsidRDefault="0066049B" w:rsidP="0066049B">
            <w:pPr>
              <w:jc w:val="center"/>
              <w:rPr>
                <w:rFonts w:cs="Arial"/>
                <w:szCs w:val="24"/>
              </w:rPr>
            </w:pPr>
            <w:r>
              <w:rPr>
                <w:rFonts w:cs="Arial"/>
                <w:szCs w:val="24"/>
              </w:rPr>
              <w:t>-0.2</w:t>
            </w:r>
          </w:p>
        </w:tc>
      </w:tr>
      <w:tr w:rsidR="0066049B" w:rsidRPr="00436E00" w14:paraId="677BC9C3" w14:textId="77777777" w:rsidTr="0066049B">
        <w:tc>
          <w:tcPr>
            <w:tcW w:w="5098" w:type="dxa"/>
            <w:shd w:val="clear" w:color="auto" w:fill="auto"/>
          </w:tcPr>
          <w:p w14:paraId="4158EEF7" w14:textId="77777777" w:rsidR="0066049B" w:rsidRPr="0050710E" w:rsidRDefault="0066049B" w:rsidP="0066049B">
            <w:pPr>
              <w:rPr>
                <w:rStyle w:val="SubtleEmphasis"/>
                <w:i w:val="0"/>
              </w:rPr>
            </w:pPr>
            <w:r>
              <w:rPr>
                <w:rStyle w:val="SubtleEmphasis"/>
                <w:i w:val="0"/>
              </w:rPr>
              <w:t>System objectives</w:t>
            </w:r>
          </w:p>
        </w:tc>
        <w:tc>
          <w:tcPr>
            <w:tcW w:w="1723" w:type="dxa"/>
          </w:tcPr>
          <w:p w14:paraId="0BD44663" w14:textId="77777777" w:rsidR="0066049B" w:rsidRPr="0050710E" w:rsidRDefault="0066049B" w:rsidP="0066049B">
            <w:pPr>
              <w:jc w:val="center"/>
              <w:rPr>
                <w:rFonts w:cs="Arial"/>
                <w:szCs w:val="24"/>
              </w:rPr>
            </w:pPr>
            <w:r>
              <w:rPr>
                <w:rFonts w:cs="Arial"/>
                <w:szCs w:val="24"/>
              </w:rPr>
              <w:t>1.0</w:t>
            </w:r>
          </w:p>
        </w:tc>
        <w:tc>
          <w:tcPr>
            <w:tcW w:w="898" w:type="dxa"/>
          </w:tcPr>
          <w:p w14:paraId="699CF078" w14:textId="77777777" w:rsidR="0066049B" w:rsidRDefault="0066049B" w:rsidP="0066049B">
            <w:pPr>
              <w:jc w:val="center"/>
              <w:rPr>
                <w:rFonts w:cs="Arial"/>
                <w:szCs w:val="24"/>
              </w:rPr>
            </w:pPr>
            <w:r>
              <w:rPr>
                <w:rFonts w:cs="Arial"/>
                <w:szCs w:val="24"/>
              </w:rPr>
              <w:t>1.0</w:t>
            </w:r>
          </w:p>
        </w:tc>
        <w:tc>
          <w:tcPr>
            <w:tcW w:w="1157" w:type="dxa"/>
          </w:tcPr>
          <w:p w14:paraId="44C227C0" w14:textId="77777777" w:rsidR="0066049B" w:rsidRDefault="0066049B" w:rsidP="0066049B">
            <w:pPr>
              <w:jc w:val="center"/>
              <w:rPr>
                <w:rFonts w:cs="Arial"/>
                <w:szCs w:val="24"/>
              </w:rPr>
            </w:pPr>
            <w:r>
              <w:rPr>
                <w:rFonts w:cs="Arial"/>
                <w:szCs w:val="24"/>
              </w:rPr>
              <w:t>0</w:t>
            </w:r>
          </w:p>
        </w:tc>
      </w:tr>
      <w:tr w:rsidR="0066049B" w:rsidRPr="00436E00" w14:paraId="00FA86D5" w14:textId="77777777" w:rsidTr="0066049B">
        <w:tc>
          <w:tcPr>
            <w:tcW w:w="5098" w:type="dxa"/>
            <w:shd w:val="clear" w:color="auto" w:fill="auto"/>
          </w:tcPr>
          <w:p w14:paraId="12F835F4" w14:textId="77777777" w:rsidR="0066049B" w:rsidRPr="0050710E" w:rsidRDefault="0066049B" w:rsidP="0066049B">
            <w:pPr>
              <w:rPr>
                <w:rStyle w:val="SubtleEmphasis"/>
                <w:i w:val="0"/>
              </w:rPr>
            </w:pPr>
            <w:r>
              <w:rPr>
                <w:rStyle w:val="SubtleEmphasis"/>
                <w:i w:val="0"/>
              </w:rPr>
              <w:t>Critical assumptions and constraints</w:t>
            </w:r>
          </w:p>
        </w:tc>
        <w:tc>
          <w:tcPr>
            <w:tcW w:w="1723" w:type="dxa"/>
          </w:tcPr>
          <w:p w14:paraId="573A8BA2" w14:textId="77777777" w:rsidR="0066049B" w:rsidRPr="0050710E" w:rsidRDefault="0066049B" w:rsidP="0066049B">
            <w:pPr>
              <w:jc w:val="center"/>
              <w:rPr>
                <w:rFonts w:cs="Arial"/>
                <w:szCs w:val="24"/>
              </w:rPr>
            </w:pPr>
            <w:r>
              <w:rPr>
                <w:rFonts w:cs="Arial"/>
                <w:szCs w:val="24"/>
              </w:rPr>
              <w:t>1.0</w:t>
            </w:r>
          </w:p>
        </w:tc>
        <w:tc>
          <w:tcPr>
            <w:tcW w:w="898" w:type="dxa"/>
          </w:tcPr>
          <w:p w14:paraId="7C0BB651" w14:textId="77777777" w:rsidR="0066049B" w:rsidRDefault="0066049B" w:rsidP="0066049B">
            <w:pPr>
              <w:jc w:val="center"/>
              <w:rPr>
                <w:rFonts w:cs="Arial"/>
                <w:szCs w:val="24"/>
              </w:rPr>
            </w:pPr>
            <w:r>
              <w:rPr>
                <w:rFonts w:cs="Arial"/>
                <w:szCs w:val="24"/>
              </w:rPr>
              <w:t>1.0</w:t>
            </w:r>
          </w:p>
        </w:tc>
        <w:tc>
          <w:tcPr>
            <w:tcW w:w="1157" w:type="dxa"/>
          </w:tcPr>
          <w:p w14:paraId="685E33EA" w14:textId="77777777" w:rsidR="0066049B" w:rsidRDefault="0066049B" w:rsidP="0066049B">
            <w:pPr>
              <w:jc w:val="center"/>
              <w:rPr>
                <w:rFonts w:cs="Arial"/>
                <w:szCs w:val="24"/>
              </w:rPr>
            </w:pPr>
            <w:r>
              <w:rPr>
                <w:rFonts w:cs="Arial"/>
                <w:szCs w:val="24"/>
              </w:rPr>
              <w:t>0</w:t>
            </w:r>
          </w:p>
        </w:tc>
      </w:tr>
      <w:tr w:rsidR="0066049B" w:rsidRPr="00436E00" w14:paraId="7A60F2FB" w14:textId="77777777" w:rsidTr="0066049B">
        <w:tc>
          <w:tcPr>
            <w:tcW w:w="5098" w:type="dxa"/>
            <w:shd w:val="clear" w:color="auto" w:fill="auto"/>
          </w:tcPr>
          <w:p w14:paraId="26133F4B" w14:textId="77777777" w:rsidR="0066049B" w:rsidRPr="0050710E" w:rsidRDefault="0066049B" w:rsidP="0066049B">
            <w:pPr>
              <w:rPr>
                <w:rStyle w:val="SubtleEmphasis"/>
                <w:i w:val="0"/>
              </w:rPr>
            </w:pPr>
            <w:r>
              <w:rPr>
                <w:rStyle w:val="SubtleEmphasis"/>
                <w:i w:val="0"/>
              </w:rPr>
              <w:t>AS-IS activity diagram</w:t>
            </w:r>
          </w:p>
        </w:tc>
        <w:tc>
          <w:tcPr>
            <w:tcW w:w="1723" w:type="dxa"/>
          </w:tcPr>
          <w:p w14:paraId="4B6FF6A4" w14:textId="77777777" w:rsidR="0066049B" w:rsidRPr="0050710E" w:rsidRDefault="0066049B" w:rsidP="0066049B">
            <w:pPr>
              <w:jc w:val="center"/>
              <w:rPr>
                <w:rFonts w:cs="Arial"/>
                <w:szCs w:val="24"/>
              </w:rPr>
            </w:pPr>
            <w:r>
              <w:rPr>
                <w:rFonts w:cs="Arial"/>
                <w:szCs w:val="24"/>
              </w:rPr>
              <w:t>1.8</w:t>
            </w:r>
          </w:p>
        </w:tc>
        <w:tc>
          <w:tcPr>
            <w:tcW w:w="898" w:type="dxa"/>
          </w:tcPr>
          <w:p w14:paraId="2155C11E" w14:textId="77777777" w:rsidR="0066049B" w:rsidRDefault="0066049B" w:rsidP="0066049B">
            <w:pPr>
              <w:jc w:val="center"/>
              <w:rPr>
                <w:rFonts w:cs="Arial"/>
                <w:szCs w:val="24"/>
              </w:rPr>
            </w:pPr>
            <w:r>
              <w:rPr>
                <w:rFonts w:cs="Arial"/>
                <w:szCs w:val="24"/>
              </w:rPr>
              <w:t>1.6</w:t>
            </w:r>
          </w:p>
        </w:tc>
        <w:tc>
          <w:tcPr>
            <w:tcW w:w="1157" w:type="dxa"/>
          </w:tcPr>
          <w:p w14:paraId="71DE5B49" w14:textId="77777777" w:rsidR="0066049B" w:rsidRDefault="0066049B" w:rsidP="0066049B">
            <w:pPr>
              <w:jc w:val="center"/>
              <w:rPr>
                <w:rFonts w:cs="Arial"/>
                <w:szCs w:val="24"/>
              </w:rPr>
            </w:pPr>
            <w:r>
              <w:rPr>
                <w:rFonts w:cs="Arial"/>
                <w:szCs w:val="24"/>
              </w:rPr>
              <w:t>-0.2</w:t>
            </w:r>
          </w:p>
        </w:tc>
      </w:tr>
      <w:tr w:rsidR="0066049B" w:rsidRPr="00436E00" w14:paraId="11FDB2A5" w14:textId="77777777" w:rsidTr="0066049B">
        <w:tc>
          <w:tcPr>
            <w:tcW w:w="5098" w:type="dxa"/>
            <w:shd w:val="clear" w:color="auto" w:fill="auto"/>
          </w:tcPr>
          <w:p w14:paraId="745683F0" w14:textId="77777777" w:rsidR="0066049B" w:rsidRPr="0050710E" w:rsidRDefault="0066049B" w:rsidP="0066049B">
            <w:pPr>
              <w:rPr>
                <w:rStyle w:val="SubtleEmphasis"/>
                <w:i w:val="0"/>
              </w:rPr>
            </w:pPr>
            <w:r>
              <w:rPr>
                <w:rStyle w:val="SubtleEmphasis"/>
                <w:i w:val="0"/>
              </w:rPr>
              <w:t>System scope</w:t>
            </w:r>
          </w:p>
        </w:tc>
        <w:tc>
          <w:tcPr>
            <w:tcW w:w="1723" w:type="dxa"/>
          </w:tcPr>
          <w:p w14:paraId="361078A9" w14:textId="77777777" w:rsidR="0066049B" w:rsidRPr="0050710E" w:rsidRDefault="0066049B" w:rsidP="0066049B">
            <w:pPr>
              <w:jc w:val="center"/>
              <w:rPr>
                <w:rFonts w:cs="Arial"/>
                <w:szCs w:val="24"/>
              </w:rPr>
            </w:pPr>
            <w:r>
              <w:rPr>
                <w:rFonts w:cs="Arial"/>
                <w:szCs w:val="24"/>
              </w:rPr>
              <w:t>1.2</w:t>
            </w:r>
          </w:p>
        </w:tc>
        <w:tc>
          <w:tcPr>
            <w:tcW w:w="898" w:type="dxa"/>
          </w:tcPr>
          <w:p w14:paraId="30F1C995" w14:textId="77777777" w:rsidR="0066049B" w:rsidRDefault="0066049B" w:rsidP="0066049B">
            <w:pPr>
              <w:jc w:val="center"/>
              <w:rPr>
                <w:rFonts w:cs="Arial"/>
                <w:szCs w:val="24"/>
              </w:rPr>
            </w:pPr>
            <w:r>
              <w:rPr>
                <w:rFonts w:cs="Arial"/>
                <w:szCs w:val="24"/>
              </w:rPr>
              <w:t>1.4</w:t>
            </w:r>
          </w:p>
        </w:tc>
        <w:tc>
          <w:tcPr>
            <w:tcW w:w="1157" w:type="dxa"/>
          </w:tcPr>
          <w:p w14:paraId="46CF18F8" w14:textId="77777777" w:rsidR="0066049B" w:rsidRDefault="0066049B" w:rsidP="0066049B">
            <w:pPr>
              <w:jc w:val="center"/>
              <w:rPr>
                <w:rFonts w:cs="Arial"/>
                <w:szCs w:val="24"/>
              </w:rPr>
            </w:pPr>
            <w:r>
              <w:rPr>
                <w:rFonts w:cs="Arial"/>
                <w:szCs w:val="24"/>
              </w:rPr>
              <w:t>+0.2</w:t>
            </w:r>
          </w:p>
        </w:tc>
      </w:tr>
      <w:tr w:rsidR="0066049B" w:rsidRPr="00436E00" w14:paraId="35300CF2" w14:textId="77777777" w:rsidTr="0066049B">
        <w:tc>
          <w:tcPr>
            <w:tcW w:w="5098" w:type="dxa"/>
            <w:shd w:val="clear" w:color="auto" w:fill="auto"/>
          </w:tcPr>
          <w:p w14:paraId="4CBB2188" w14:textId="77777777" w:rsidR="0066049B" w:rsidRPr="0050710E" w:rsidRDefault="0066049B" w:rsidP="0066049B">
            <w:pPr>
              <w:rPr>
                <w:rStyle w:val="SubtleEmphasis"/>
                <w:i w:val="0"/>
              </w:rPr>
            </w:pPr>
            <w:r>
              <w:rPr>
                <w:rStyle w:val="SubtleEmphasis"/>
                <w:i w:val="0"/>
              </w:rPr>
              <w:t>Package diagram and user-interaction package diagram</w:t>
            </w:r>
          </w:p>
        </w:tc>
        <w:tc>
          <w:tcPr>
            <w:tcW w:w="1723" w:type="dxa"/>
          </w:tcPr>
          <w:p w14:paraId="42024416" w14:textId="77777777" w:rsidR="0066049B" w:rsidRPr="0050710E" w:rsidRDefault="0066049B" w:rsidP="0066049B">
            <w:pPr>
              <w:jc w:val="center"/>
              <w:rPr>
                <w:rFonts w:cs="Arial"/>
                <w:szCs w:val="24"/>
              </w:rPr>
            </w:pPr>
            <w:r>
              <w:rPr>
                <w:rFonts w:cs="Arial"/>
                <w:szCs w:val="24"/>
              </w:rPr>
              <w:t>2.0</w:t>
            </w:r>
          </w:p>
        </w:tc>
        <w:tc>
          <w:tcPr>
            <w:tcW w:w="898" w:type="dxa"/>
          </w:tcPr>
          <w:p w14:paraId="6BFAC61F" w14:textId="77777777" w:rsidR="0066049B" w:rsidRDefault="0066049B" w:rsidP="0066049B">
            <w:pPr>
              <w:jc w:val="center"/>
              <w:rPr>
                <w:rFonts w:cs="Arial"/>
                <w:szCs w:val="24"/>
              </w:rPr>
            </w:pPr>
            <w:r>
              <w:rPr>
                <w:rFonts w:cs="Arial"/>
                <w:szCs w:val="24"/>
              </w:rPr>
              <w:t>2.0</w:t>
            </w:r>
          </w:p>
        </w:tc>
        <w:tc>
          <w:tcPr>
            <w:tcW w:w="1157" w:type="dxa"/>
          </w:tcPr>
          <w:p w14:paraId="0E8F9411" w14:textId="77777777" w:rsidR="0066049B" w:rsidRDefault="0066049B" w:rsidP="0066049B">
            <w:pPr>
              <w:jc w:val="center"/>
              <w:rPr>
                <w:rFonts w:cs="Arial"/>
                <w:szCs w:val="24"/>
              </w:rPr>
            </w:pPr>
            <w:r>
              <w:rPr>
                <w:rFonts w:cs="Arial"/>
                <w:szCs w:val="24"/>
              </w:rPr>
              <w:t>0</w:t>
            </w:r>
          </w:p>
        </w:tc>
      </w:tr>
      <w:tr w:rsidR="0066049B" w:rsidRPr="00436E00" w14:paraId="51886302" w14:textId="77777777" w:rsidTr="0066049B">
        <w:tc>
          <w:tcPr>
            <w:tcW w:w="5098" w:type="dxa"/>
            <w:shd w:val="clear" w:color="auto" w:fill="auto"/>
          </w:tcPr>
          <w:p w14:paraId="0F6D5F4F" w14:textId="77777777" w:rsidR="0066049B" w:rsidRPr="0050710E" w:rsidRDefault="0066049B" w:rsidP="0066049B">
            <w:pPr>
              <w:rPr>
                <w:rStyle w:val="SubtleEmphasis"/>
                <w:i w:val="0"/>
              </w:rPr>
            </w:pPr>
            <w:r>
              <w:rPr>
                <w:rStyle w:val="SubtleEmphasis"/>
                <w:i w:val="0"/>
              </w:rPr>
              <w:t>Prioritise and categorise subsystems</w:t>
            </w:r>
          </w:p>
        </w:tc>
        <w:tc>
          <w:tcPr>
            <w:tcW w:w="1723" w:type="dxa"/>
          </w:tcPr>
          <w:p w14:paraId="71EE006F" w14:textId="77777777" w:rsidR="0066049B" w:rsidRPr="0050710E" w:rsidRDefault="0066049B" w:rsidP="0066049B">
            <w:pPr>
              <w:jc w:val="center"/>
              <w:rPr>
                <w:rFonts w:cs="Arial"/>
                <w:szCs w:val="24"/>
              </w:rPr>
            </w:pPr>
            <w:r>
              <w:rPr>
                <w:rFonts w:cs="Arial"/>
                <w:szCs w:val="24"/>
              </w:rPr>
              <w:t>1.0</w:t>
            </w:r>
          </w:p>
        </w:tc>
        <w:tc>
          <w:tcPr>
            <w:tcW w:w="898" w:type="dxa"/>
          </w:tcPr>
          <w:p w14:paraId="52939F01" w14:textId="77777777" w:rsidR="0066049B" w:rsidRDefault="0066049B" w:rsidP="0066049B">
            <w:pPr>
              <w:jc w:val="center"/>
              <w:rPr>
                <w:rFonts w:cs="Arial"/>
                <w:szCs w:val="24"/>
              </w:rPr>
            </w:pPr>
            <w:r>
              <w:rPr>
                <w:rFonts w:cs="Arial"/>
                <w:szCs w:val="24"/>
              </w:rPr>
              <w:t>1.0</w:t>
            </w:r>
          </w:p>
        </w:tc>
        <w:tc>
          <w:tcPr>
            <w:tcW w:w="1157" w:type="dxa"/>
          </w:tcPr>
          <w:p w14:paraId="0447CCCC" w14:textId="77777777" w:rsidR="0066049B" w:rsidRDefault="0066049B" w:rsidP="0066049B">
            <w:pPr>
              <w:jc w:val="center"/>
              <w:rPr>
                <w:rFonts w:cs="Arial"/>
                <w:szCs w:val="24"/>
              </w:rPr>
            </w:pPr>
            <w:r>
              <w:rPr>
                <w:rFonts w:cs="Arial"/>
                <w:szCs w:val="24"/>
              </w:rPr>
              <w:t>0</w:t>
            </w:r>
          </w:p>
        </w:tc>
      </w:tr>
      <w:tr w:rsidR="0066049B" w:rsidRPr="00436E00" w14:paraId="49D64BF7" w14:textId="77777777" w:rsidTr="0066049B">
        <w:tc>
          <w:tcPr>
            <w:tcW w:w="5098" w:type="dxa"/>
            <w:shd w:val="clear" w:color="auto" w:fill="auto"/>
          </w:tcPr>
          <w:p w14:paraId="784B26B4" w14:textId="77777777" w:rsidR="0066049B" w:rsidRPr="0050710E" w:rsidRDefault="0066049B" w:rsidP="0066049B">
            <w:pPr>
              <w:rPr>
                <w:rStyle w:val="SubtleEmphasis"/>
                <w:i w:val="0"/>
              </w:rPr>
            </w:pPr>
            <w:r>
              <w:rPr>
                <w:rStyle w:val="SubtleEmphasis"/>
                <w:i w:val="0"/>
              </w:rPr>
              <w:t>High level business requirements and Alternative solutions</w:t>
            </w:r>
          </w:p>
        </w:tc>
        <w:tc>
          <w:tcPr>
            <w:tcW w:w="1723" w:type="dxa"/>
          </w:tcPr>
          <w:p w14:paraId="7618C591" w14:textId="77777777" w:rsidR="0066049B" w:rsidRPr="0050710E" w:rsidRDefault="0066049B" w:rsidP="0066049B">
            <w:pPr>
              <w:jc w:val="center"/>
              <w:rPr>
                <w:rFonts w:cs="Arial"/>
                <w:szCs w:val="24"/>
              </w:rPr>
            </w:pPr>
            <w:r>
              <w:rPr>
                <w:rFonts w:cs="Arial"/>
                <w:szCs w:val="24"/>
              </w:rPr>
              <w:t>3.0</w:t>
            </w:r>
          </w:p>
        </w:tc>
        <w:tc>
          <w:tcPr>
            <w:tcW w:w="898" w:type="dxa"/>
          </w:tcPr>
          <w:p w14:paraId="2F604762" w14:textId="77777777" w:rsidR="0066049B" w:rsidRDefault="0066049B" w:rsidP="0066049B">
            <w:pPr>
              <w:jc w:val="center"/>
              <w:rPr>
                <w:rFonts w:cs="Arial"/>
                <w:szCs w:val="24"/>
              </w:rPr>
            </w:pPr>
            <w:r>
              <w:rPr>
                <w:rFonts w:cs="Arial"/>
                <w:szCs w:val="24"/>
              </w:rPr>
              <w:t>3.2</w:t>
            </w:r>
          </w:p>
        </w:tc>
        <w:tc>
          <w:tcPr>
            <w:tcW w:w="1157" w:type="dxa"/>
          </w:tcPr>
          <w:p w14:paraId="1B9F503F" w14:textId="77777777" w:rsidR="0066049B" w:rsidRDefault="0066049B" w:rsidP="0066049B">
            <w:pPr>
              <w:jc w:val="center"/>
              <w:rPr>
                <w:rFonts w:cs="Arial"/>
                <w:szCs w:val="24"/>
              </w:rPr>
            </w:pPr>
            <w:r>
              <w:rPr>
                <w:rFonts w:cs="Arial"/>
                <w:szCs w:val="24"/>
              </w:rPr>
              <w:t>+0.2</w:t>
            </w:r>
          </w:p>
        </w:tc>
      </w:tr>
      <w:tr w:rsidR="0066049B" w:rsidRPr="00436E00" w14:paraId="51290EA1" w14:textId="77777777" w:rsidTr="0066049B">
        <w:tc>
          <w:tcPr>
            <w:tcW w:w="5098" w:type="dxa"/>
            <w:shd w:val="clear" w:color="auto" w:fill="auto"/>
          </w:tcPr>
          <w:p w14:paraId="3D2D1CB8" w14:textId="77777777" w:rsidR="0066049B" w:rsidRPr="0050710E" w:rsidRDefault="0066049B" w:rsidP="0066049B">
            <w:pPr>
              <w:rPr>
                <w:rStyle w:val="SubtleEmphasis"/>
                <w:i w:val="0"/>
              </w:rPr>
            </w:pPr>
            <w:r>
              <w:rPr>
                <w:rStyle w:val="SubtleEmphasis"/>
                <w:i w:val="0"/>
              </w:rPr>
              <w:t>Feasibility &amp; risk assessments, Product quality assurance, Implementation plan and Recommendations to management</w:t>
            </w:r>
          </w:p>
        </w:tc>
        <w:tc>
          <w:tcPr>
            <w:tcW w:w="1723" w:type="dxa"/>
          </w:tcPr>
          <w:p w14:paraId="06B39E75" w14:textId="77777777" w:rsidR="0066049B" w:rsidRPr="0050710E" w:rsidRDefault="0066049B" w:rsidP="0066049B">
            <w:pPr>
              <w:jc w:val="center"/>
              <w:rPr>
                <w:rFonts w:cs="Arial"/>
                <w:szCs w:val="24"/>
              </w:rPr>
            </w:pPr>
            <w:r>
              <w:rPr>
                <w:rFonts w:cs="Arial"/>
                <w:szCs w:val="24"/>
              </w:rPr>
              <w:t>6.0</w:t>
            </w:r>
          </w:p>
        </w:tc>
        <w:tc>
          <w:tcPr>
            <w:tcW w:w="898" w:type="dxa"/>
          </w:tcPr>
          <w:p w14:paraId="33D2994A" w14:textId="77777777" w:rsidR="0066049B" w:rsidRDefault="0066049B" w:rsidP="0066049B">
            <w:pPr>
              <w:jc w:val="center"/>
              <w:rPr>
                <w:rFonts w:cs="Arial"/>
                <w:szCs w:val="24"/>
              </w:rPr>
            </w:pPr>
            <w:r>
              <w:rPr>
                <w:rFonts w:cs="Arial"/>
                <w:szCs w:val="24"/>
              </w:rPr>
              <w:t>5.8</w:t>
            </w:r>
          </w:p>
        </w:tc>
        <w:tc>
          <w:tcPr>
            <w:tcW w:w="1157" w:type="dxa"/>
          </w:tcPr>
          <w:p w14:paraId="314F7ADC" w14:textId="77777777" w:rsidR="0066049B" w:rsidRDefault="0066049B" w:rsidP="0066049B">
            <w:pPr>
              <w:jc w:val="center"/>
              <w:rPr>
                <w:rFonts w:cs="Arial"/>
                <w:szCs w:val="24"/>
              </w:rPr>
            </w:pPr>
            <w:r>
              <w:rPr>
                <w:rFonts w:cs="Arial"/>
                <w:szCs w:val="24"/>
              </w:rPr>
              <w:t>-0.2</w:t>
            </w:r>
          </w:p>
        </w:tc>
      </w:tr>
      <w:tr w:rsidR="0066049B" w:rsidRPr="00436E00" w14:paraId="479F50A8" w14:textId="77777777" w:rsidTr="0066049B">
        <w:tc>
          <w:tcPr>
            <w:tcW w:w="5098" w:type="dxa"/>
            <w:shd w:val="clear" w:color="auto" w:fill="auto"/>
          </w:tcPr>
          <w:p w14:paraId="2F2325FC" w14:textId="77777777" w:rsidR="0066049B" w:rsidRPr="002D4E62" w:rsidRDefault="0066049B" w:rsidP="0066049B">
            <w:pPr>
              <w:rPr>
                <w:rStyle w:val="SubtleEmphasis"/>
                <w:i w:val="0"/>
              </w:rPr>
            </w:pPr>
            <w:r>
              <w:rPr>
                <w:rStyle w:val="SubtleEmphasis"/>
                <w:i w:val="0"/>
              </w:rPr>
              <w:t>Work breakdown structure and Product structure model</w:t>
            </w:r>
          </w:p>
        </w:tc>
        <w:tc>
          <w:tcPr>
            <w:tcW w:w="1723" w:type="dxa"/>
          </w:tcPr>
          <w:p w14:paraId="7274F2CF" w14:textId="77777777" w:rsidR="0066049B" w:rsidRPr="00436E00" w:rsidRDefault="0066049B" w:rsidP="0066049B">
            <w:pPr>
              <w:jc w:val="center"/>
              <w:rPr>
                <w:rFonts w:cs="Arial"/>
                <w:szCs w:val="24"/>
              </w:rPr>
            </w:pPr>
            <w:r>
              <w:rPr>
                <w:rFonts w:cs="Arial"/>
                <w:szCs w:val="24"/>
              </w:rPr>
              <w:t>1.2</w:t>
            </w:r>
          </w:p>
        </w:tc>
        <w:tc>
          <w:tcPr>
            <w:tcW w:w="898" w:type="dxa"/>
          </w:tcPr>
          <w:p w14:paraId="0B93ED3B" w14:textId="77777777" w:rsidR="0066049B" w:rsidRDefault="0066049B" w:rsidP="0066049B">
            <w:pPr>
              <w:jc w:val="center"/>
              <w:rPr>
                <w:rFonts w:cs="Arial"/>
                <w:szCs w:val="24"/>
              </w:rPr>
            </w:pPr>
            <w:r>
              <w:rPr>
                <w:rFonts w:cs="Arial"/>
                <w:szCs w:val="24"/>
              </w:rPr>
              <w:t>1.0</w:t>
            </w:r>
          </w:p>
        </w:tc>
        <w:tc>
          <w:tcPr>
            <w:tcW w:w="1157" w:type="dxa"/>
          </w:tcPr>
          <w:p w14:paraId="4500B7FD" w14:textId="77777777" w:rsidR="0066049B" w:rsidRDefault="0066049B" w:rsidP="0066049B">
            <w:pPr>
              <w:jc w:val="center"/>
              <w:rPr>
                <w:rFonts w:cs="Arial"/>
                <w:szCs w:val="24"/>
              </w:rPr>
            </w:pPr>
            <w:r>
              <w:rPr>
                <w:rFonts w:cs="Arial"/>
                <w:szCs w:val="24"/>
              </w:rPr>
              <w:t>-0.2</w:t>
            </w:r>
          </w:p>
        </w:tc>
      </w:tr>
      <w:tr w:rsidR="0066049B" w:rsidRPr="00436E00" w14:paraId="1BD6838C" w14:textId="77777777" w:rsidTr="0066049B">
        <w:tc>
          <w:tcPr>
            <w:tcW w:w="5098" w:type="dxa"/>
            <w:tcBorders>
              <w:bottom w:val="single" w:sz="4" w:space="0" w:color="auto"/>
            </w:tcBorders>
            <w:shd w:val="clear" w:color="auto" w:fill="auto"/>
          </w:tcPr>
          <w:p w14:paraId="45E61E83" w14:textId="77777777" w:rsidR="0066049B" w:rsidRPr="002D4E62" w:rsidRDefault="0066049B" w:rsidP="0066049B">
            <w:pPr>
              <w:rPr>
                <w:rStyle w:val="SubtleEmphasis"/>
                <w:i w:val="0"/>
              </w:rPr>
            </w:pPr>
            <w:r>
              <w:rPr>
                <w:rStyle w:val="SubtleEmphasis"/>
                <w:i w:val="0"/>
              </w:rPr>
              <w:t>High level Gantt Chart</w:t>
            </w:r>
          </w:p>
        </w:tc>
        <w:tc>
          <w:tcPr>
            <w:tcW w:w="1723" w:type="dxa"/>
            <w:tcBorders>
              <w:bottom w:val="single" w:sz="4" w:space="0" w:color="auto"/>
            </w:tcBorders>
          </w:tcPr>
          <w:p w14:paraId="282D6D7E" w14:textId="77777777" w:rsidR="0066049B" w:rsidRPr="00436E00" w:rsidRDefault="0066049B" w:rsidP="0066049B">
            <w:pPr>
              <w:jc w:val="center"/>
              <w:rPr>
                <w:rFonts w:cs="Arial"/>
                <w:szCs w:val="24"/>
              </w:rPr>
            </w:pPr>
            <w:r>
              <w:rPr>
                <w:rFonts w:cs="Arial"/>
                <w:szCs w:val="24"/>
              </w:rPr>
              <w:t>1.2</w:t>
            </w:r>
          </w:p>
        </w:tc>
        <w:tc>
          <w:tcPr>
            <w:tcW w:w="898" w:type="dxa"/>
            <w:tcBorders>
              <w:bottom w:val="single" w:sz="4" w:space="0" w:color="auto"/>
            </w:tcBorders>
          </w:tcPr>
          <w:p w14:paraId="71CE55CF" w14:textId="77777777" w:rsidR="0066049B" w:rsidRDefault="0066049B" w:rsidP="0066049B">
            <w:pPr>
              <w:jc w:val="center"/>
              <w:rPr>
                <w:rFonts w:cs="Arial"/>
                <w:szCs w:val="24"/>
              </w:rPr>
            </w:pPr>
            <w:r>
              <w:rPr>
                <w:rFonts w:cs="Arial"/>
                <w:szCs w:val="24"/>
              </w:rPr>
              <w:t>1.0</w:t>
            </w:r>
          </w:p>
        </w:tc>
        <w:tc>
          <w:tcPr>
            <w:tcW w:w="1157" w:type="dxa"/>
            <w:tcBorders>
              <w:bottom w:val="single" w:sz="4" w:space="0" w:color="auto"/>
            </w:tcBorders>
          </w:tcPr>
          <w:p w14:paraId="13BEDAA4" w14:textId="77777777" w:rsidR="0066049B" w:rsidRDefault="0066049B" w:rsidP="0066049B">
            <w:pPr>
              <w:jc w:val="center"/>
              <w:rPr>
                <w:rFonts w:cs="Arial"/>
                <w:szCs w:val="24"/>
              </w:rPr>
            </w:pPr>
            <w:r>
              <w:rPr>
                <w:rFonts w:cs="Arial"/>
                <w:szCs w:val="24"/>
              </w:rPr>
              <w:t>-0.2</w:t>
            </w:r>
          </w:p>
        </w:tc>
      </w:tr>
      <w:tr w:rsidR="0066049B" w:rsidRPr="00436E00" w14:paraId="1140E5DF" w14:textId="77777777" w:rsidTr="0066049B">
        <w:tc>
          <w:tcPr>
            <w:tcW w:w="5098" w:type="dxa"/>
            <w:tcBorders>
              <w:bottom w:val="single" w:sz="4" w:space="0" w:color="auto"/>
            </w:tcBorders>
            <w:shd w:val="clear" w:color="auto" w:fill="auto"/>
          </w:tcPr>
          <w:p w14:paraId="0F814DA8" w14:textId="77777777" w:rsidR="0066049B" w:rsidRDefault="0066049B" w:rsidP="0066049B">
            <w:pPr>
              <w:rPr>
                <w:rStyle w:val="SubtleEmphasis"/>
                <w:i w:val="0"/>
              </w:rPr>
            </w:pPr>
            <w:r>
              <w:rPr>
                <w:rStyle w:val="SubtleEmphasis"/>
                <w:i w:val="0"/>
              </w:rPr>
              <w:t>Review document</w:t>
            </w:r>
          </w:p>
        </w:tc>
        <w:tc>
          <w:tcPr>
            <w:tcW w:w="1723" w:type="dxa"/>
            <w:tcBorders>
              <w:bottom w:val="single" w:sz="4" w:space="0" w:color="auto"/>
            </w:tcBorders>
          </w:tcPr>
          <w:p w14:paraId="6E8CD78E" w14:textId="77777777" w:rsidR="0066049B" w:rsidRPr="00436E00" w:rsidRDefault="0066049B" w:rsidP="0066049B">
            <w:pPr>
              <w:jc w:val="center"/>
              <w:rPr>
                <w:rFonts w:cs="Arial"/>
                <w:szCs w:val="24"/>
              </w:rPr>
            </w:pPr>
            <w:r>
              <w:rPr>
                <w:rFonts w:cs="Arial"/>
                <w:szCs w:val="24"/>
              </w:rPr>
              <w:t>1.0</w:t>
            </w:r>
          </w:p>
        </w:tc>
        <w:tc>
          <w:tcPr>
            <w:tcW w:w="898" w:type="dxa"/>
            <w:tcBorders>
              <w:bottom w:val="single" w:sz="4" w:space="0" w:color="auto"/>
            </w:tcBorders>
          </w:tcPr>
          <w:p w14:paraId="2C366543" w14:textId="77777777" w:rsidR="0066049B" w:rsidRDefault="0066049B" w:rsidP="0066049B">
            <w:pPr>
              <w:jc w:val="center"/>
              <w:rPr>
                <w:rFonts w:cs="Arial"/>
                <w:szCs w:val="24"/>
              </w:rPr>
            </w:pPr>
            <w:r>
              <w:rPr>
                <w:rFonts w:cs="Arial"/>
                <w:szCs w:val="24"/>
              </w:rPr>
              <w:t>1.5</w:t>
            </w:r>
          </w:p>
        </w:tc>
        <w:tc>
          <w:tcPr>
            <w:tcW w:w="1157" w:type="dxa"/>
            <w:tcBorders>
              <w:bottom w:val="single" w:sz="4" w:space="0" w:color="auto"/>
            </w:tcBorders>
          </w:tcPr>
          <w:p w14:paraId="3DD78CCA" w14:textId="77777777" w:rsidR="0066049B" w:rsidRDefault="0066049B" w:rsidP="0066049B">
            <w:pPr>
              <w:jc w:val="center"/>
              <w:rPr>
                <w:rFonts w:cs="Arial"/>
                <w:szCs w:val="24"/>
              </w:rPr>
            </w:pPr>
            <w:r>
              <w:rPr>
                <w:rFonts w:cs="Arial"/>
                <w:szCs w:val="24"/>
              </w:rPr>
              <w:t>+0.5</w:t>
            </w:r>
          </w:p>
        </w:tc>
      </w:tr>
      <w:tr w:rsidR="0066049B" w:rsidRPr="00436E00" w14:paraId="325A60BD" w14:textId="77777777" w:rsidTr="0066049B">
        <w:tc>
          <w:tcPr>
            <w:tcW w:w="5098" w:type="dxa"/>
            <w:tcBorders>
              <w:bottom w:val="single" w:sz="4" w:space="0" w:color="auto"/>
            </w:tcBorders>
            <w:shd w:val="clear" w:color="auto" w:fill="auto"/>
          </w:tcPr>
          <w:p w14:paraId="01BF503E" w14:textId="77777777" w:rsidR="0066049B" w:rsidRDefault="0066049B" w:rsidP="0066049B">
            <w:pPr>
              <w:rPr>
                <w:rStyle w:val="SubtleEmphasis"/>
                <w:i w:val="0"/>
              </w:rPr>
            </w:pPr>
            <w:r>
              <w:rPr>
                <w:rStyle w:val="SubtleEmphasis"/>
                <w:i w:val="0"/>
              </w:rPr>
              <w:t>Management review and sign-off</w:t>
            </w:r>
          </w:p>
        </w:tc>
        <w:tc>
          <w:tcPr>
            <w:tcW w:w="1723" w:type="dxa"/>
            <w:tcBorders>
              <w:bottom w:val="single" w:sz="4" w:space="0" w:color="auto"/>
            </w:tcBorders>
          </w:tcPr>
          <w:p w14:paraId="2375FECA" w14:textId="77777777" w:rsidR="0066049B" w:rsidRPr="00436E00" w:rsidRDefault="0066049B" w:rsidP="0066049B">
            <w:pPr>
              <w:jc w:val="center"/>
              <w:rPr>
                <w:rFonts w:cs="Arial"/>
                <w:szCs w:val="24"/>
              </w:rPr>
            </w:pPr>
            <w:r>
              <w:rPr>
                <w:rFonts w:cs="Arial"/>
                <w:szCs w:val="24"/>
              </w:rPr>
              <w:t>1.0</w:t>
            </w:r>
          </w:p>
        </w:tc>
        <w:tc>
          <w:tcPr>
            <w:tcW w:w="898" w:type="dxa"/>
            <w:tcBorders>
              <w:bottom w:val="single" w:sz="4" w:space="0" w:color="auto"/>
            </w:tcBorders>
          </w:tcPr>
          <w:p w14:paraId="00BC61EE" w14:textId="77777777" w:rsidR="0066049B" w:rsidRDefault="0066049B" w:rsidP="0066049B">
            <w:pPr>
              <w:jc w:val="center"/>
              <w:rPr>
                <w:rFonts w:cs="Arial"/>
                <w:szCs w:val="24"/>
              </w:rPr>
            </w:pPr>
            <w:r>
              <w:rPr>
                <w:rFonts w:cs="Arial"/>
                <w:szCs w:val="24"/>
              </w:rPr>
              <w:t>1.0</w:t>
            </w:r>
          </w:p>
        </w:tc>
        <w:tc>
          <w:tcPr>
            <w:tcW w:w="1157" w:type="dxa"/>
            <w:tcBorders>
              <w:bottom w:val="single" w:sz="4" w:space="0" w:color="auto"/>
            </w:tcBorders>
          </w:tcPr>
          <w:p w14:paraId="5605AA12" w14:textId="77777777" w:rsidR="0066049B" w:rsidRDefault="0066049B" w:rsidP="0066049B">
            <w:pPr>
              <w:jc w:val="center"/>
              <w:rPr>
                <w:rFonts w:cs="Arial"/>
                <w:szCs w:val="24"/>
              </w:rPr>
            </w:pPr>
            <w:r>
              <w:rPr>
                <w:rFonts w:cs="Arial"/>
                <w:szCs w:val="24"/>
              </w:rPr>
              <w:t>1</w:t>
            </w:r>
          </w:p>
        </w:tc>
      </w:tr>
      <w:tr w:rsidR="0066049B" w:rsidRPr="00436E00" w14:paraId="73784014" w14:textId="77777777" w:rsidTr="0066049B">
        <w:tc>
          <w:tcPr>
            <w:tcW w:w="5098" w:type="dxa"/>
            <w:shd w:val="clear" w:color="auto" w:fill="FCF5FD"/>
          </w:tcPr>
          <w:p w14:paraId="503DFCB0" w14:textId="77777777" w:rsidR="0066049B" w:rsidRPr="002D4E62" w:rsidRDefault="0066049B" w:rsidP="0066049B">
            <w:pPr>
              <w:rPr>
                <w:rStyle w:val="SubtleEmphasis"/>
                <w:i w:val="0"/>
              </w:rPr>
            </w:pPr>
            <w:r>
              <w:rPr>
                <w:rStyle w:val="SubtleEmphasis"/>
              </w:rPr>
              <w:t>URS Milestone</w:t>
            </w:r>
          </w:p>
        </w:tc>
        <w:tc>
          <w:tcPr>
            <w:tcW w:w="1723" w:type="dxa"/>
            <w:shd w:val="clear" w:color="auto" w:fill="FCF5FD"/>
          </w:tcPr>
          <w:p w14:paraId="7513D775" w14:textId="77777777" w:rsidR="0066049B" w:rsidRPr="00436E00" w:rsidRDefault="0066049B" w:rsidP="0066049B">
            <w:pPr>
              <w:jc w:val="center"/>
              <w:rPr>
                <w:rFonts w:cs="Arial"/>
                <w:szCs w:val="24"/>
              </w:rPr>
            </w:pPr>
            <w:r>
              <w:rPr>
                <w:rFonts w:cs="Arial"/>
                <w:szCs w:val="24"/>
              </w:rPr>
              <w:t>29.4</w:t>
            </w:r>
          </w:p>
        </w:tc>
        <w:tc>
          <w:tcPr>
            <w:tcW w:w="898" w:type="dxa"/>
            <w:shd w:val="clear" w:color="auto" w:fill="FCF5FD"/>
          </w:tcPr>
          <w:p w14:paraId="153D9672" w14:textId="77777777" w:rsidR="0066049B" w:rsidRDefault="0066049B" w:rsidP="0066049B">
            <w:pPr>
              <w:jc w:val="center"/>
              <w:rPr>
                <w:rFonts w:cs="Arial"/>
                <w:szCs w:val="24"/>
              </w:rPr>
            </w:pPr>
            <w:r>
              <w:rPr>
                <w:rFonts w:cs="Arial"/>
                <w:szCs w:val="24"/>
              </w:rPr>
              <w:t>29.2</w:t>
            </w:r>
          </w:p>
        </w:tc>
        <w:tc>
          <w:tcPr>
            <w:tcW w:w="1157" w:type="dxa"/>
            <w:shd w:val="clear" w:color="auto" w:fill="FCF5FD"/>
          </w:tcPr>
          <w:p w14:paraId="76C15F77" w14:textId="77777777" w:rsidR="0066049B" w:rsidRDefault="0066049B" w:rsidP="0066049B">
            <w:pPr>
              <w:jc w:val="center"/>
              <w:rPr>
                <w:rFonts w:cs="Arial"/>
                <w:szCs w:val="24"/>
              </w:rPr>
            </w:pPr>
            <w:r>
              <w:rPr>
                <w:rFonts w:cs="Arial"/>
                <w:szCs w:val="24"/>
              </w:rPr>
              <w:t>-0.2</w:t>
            </w:r>
          </w:p>
        </w:tc>
      </w:tr>
      <w:tr w:rsidR="0066049B" w:rsidRPr="00436E00" w14:paraId="15EA25DC" w14:textId="77777777" w:rsidTr="0066049B">
        <w:tc>
          <w:tcPr>
            <w:tcW w:w="5098" w:type="dxa"/>
            <w:shd w:val="clear" w:color="auto" w:fill="auto"/>
          </w:tcPr>
          <w:p w14:paraId="673F362D" w14:textId="77777777" w:rsidR="0066049B" w:rsidRPr="002D4E62" w:rsidRDefault="0066049B" w:rsidP="0066049B">
            <w:pPr>
              <w:rPr>
                <w:rStyle w:val="SubtleEmphasis"/>
                <w:i w:val="0"/>
              </w:rPr>
            </w:pPr>
            <w:r>
              <w:rPr>
                <w:rStyle w:val="SubtleEmphasis"/>
                <w:i w:val="0"/>
              </w:rPr>
              <w:lastRenderedPageBreak/>
              <w:t>Project definition</w:t>
            </w:r>
          </w:p>
        </w:tc>
        <w:tc>
          <w:tcPr>
            <w:tcW w:w="1723" w:type="dxa"/>
          </w:tcPr>
          <w:p w14:paraId="7F0E4060" w14:textId="77777777" w:rsidR="0066049B" w:rsidRPr="00436E00" w:rsidRDefault="0066049B" w:rsidP="0066049B">
            <w:pPr>
              <w:jc w:val="center"/>
              <w:rPr>
                <w:rFonts w:cs="Arial"/>
                <w:szCs w:val="24"/>
              </w:rPr>
            </w:pPr>
            <w:r>
              <w:rPr>
                <w:rFonts w:cs="Arial"/>
                <w:szCs w:val="24"/>
              </w:rPr>
              <w:t>1.2</w:t>
            </w:r>
          </w:p>
        </w:tc>
        <w:tc>
          <w:tcPr>
            <w:tcW w:w="898" w:type="dxa"/>
          </w:tcPr>
          <w:p w14:paraId="60C88F85" w14:textId="77777777" w:rsidR="0066049B" w:rsidRDefault="0066049B" w:rsidP="0066049B">
            <w:pPr>
              <w:jc w:val="center"/>
              <w:rPr>
                <w:rFonts w:cs="Arial"/>
                <w:szCs w:val="24"/>
              </w:rPr>
            </w:pPr>
            <w:r>
              <w:rPr>
                <w:rFonts w:cs="Arial"/>
                <w:szCs w:val="24"/>
              </w:rPr>
              <w:t>1.0</w:t>
            </w:r>
          </w:p>
        </w:tc>
        <w:tc>
          <w:tcPr>
            <w:tcW w:w="1157" w:type="dxa"/>
          </w:tcPr>
          <w:p w14:paraId="0936C9D8" w14:textId="77777777" w:rsidR="0066049B" w:rsidRDefault="0066049B" w:rsidP="0066049B">
            <w:pPr>
              <w:jc w:val="center"/>
              <w:rPr>
                <w:rFonts w:cs="Arial"/>
                <w:szCs w:val="24"/>
              </w:rPr>
            </w:pPr>
            <w:r>
              <w:rPr>
                <w:rFonts w:cs="Arial"/>
                <w:szCs w:val="24"/>
              </w:rPr>
              <w:t>-0.2</w:t>
            </w:r>
          </w:p>
        </w:tc>
      </w:tr>
      <w:tr w:rsidR="0066049B" w:rsidRPr="00436E00" w14:paraId="61E9CD5F" w14:textId="77777777" w:rsidTr="0066049B">
        <w:tc>
          <w:tcPr>
            <w:tcW w:w="5098" w:type="dxa"/>
            <w:shd w:val="clear" w:color="auto" w:fill="auto"/>
          </w:tcPr>
          <w:p w14:paraId="52BB19D9" w14:textId="77777777" w:rsidR="0066049B" w:rsidRPr="002D4E62" w:rsidRDefault="0066049B" w:rsidP="0066049B">
            <w:pPr>
              <w:rPr>
                <w:rStyle w:val="SubtleEmphasis"/>
                <w:i w:val="0"/>
              </w:rPr>
            </w:pPr>
            <w:r>
              <w:rPr>
                <w:rStyle w:val="SubtleEmphasis"/>
                <w:i w:val="0"/>
              </w:rPr>
              <w:t>Activity diagrams</w:t>
            </w:r>
          </w:p>
        </w:tc>
        <w:tc>
          <w:tcPr>
            <w:tcW w:w="1723" w:type="dxa"/>
          </w:tcPr>
          <w:p w14:paraId="6EDB8B1F" w14:textId="77777777" w:rsidR="0066049B" w:rsidRPr="00436E00" w:rsidRDefault="0066049B" w:rsidP="0066049B">
            <w:pPr>
              <w:jc w:val="center"/>
              <w:rPr>
                <w:rFonts w:cs="Arial"/>
                <w:szCs w:val="24"/>
              </w:rPr>
            </w:pPr>
            <w:r>
              <w:rPr>
                <w:rFonts w:cs="Arial"/>
                <w:szCs w:val="24"/>
              </w:rPr>
              <w:t>2.0</w:t>
            </w:r>
          </w:p>
        </w:tc>
        <w:tc>
          <w:tcPr>
            <w:tcW w:w="898" w:type="dxa"/>
          </w:tcPr>
          <w:p w14:paraId="777516AD" w14:textId="77777777" w:rsidR="0066049B" w:rsidRDefault="0066049B" w:rsidP="0066049B">
            <w:pPr>
              <w:jc w:val="center"/>
              <w:rPr>
                <w:rFonts w:cs="Arial"/>
                <w:szCs w:val="24"/>
              </w:rPr>
            </w:pPr>
            <w:r>
              <w:rPr>
                <w:rFonts w:cs="Arial"/>
                <w:szCs w:val="24"/>
              </w:rPr>
              <w:t>1.8</w:t>
            </w:r>
          </w:p>
        </w:tc>
        <w:tc>
          <w:tcPr>
            <w:tcW w:w="1157" w:type="dxa"/>
          </w:tcPr>
          <w:p w14:paraId="61F3D2C5" w14:textId="77777777" w:rsidR="0066049B" w:rsidRDefault="0066049B" w:rsidP="0066049B">
            <w:pPr>
              <w:jc w:val="center"/>
              <w:rPr>
                <w:rFonts w:cs="Arial"/>
                <w:szCs w:val="24"/>
              </w:rPr>
            </w:pPr>
            <w:r>
              <w:rPr>
                <w:rFonts w:cs="Arial"/>
                <w:szCs w:val="24"/>
              </w:rPr>
              <w:t>-0.2</w:t>
            </w:r>
          </w:p>
        </w:tc>
      </w:tr>
      <w:tr w:rsidR="0066049B" w:rsidRPr="00436E00" w14:paraId="67839D73" w14:textId="77777777" w:rsidTr="0066049B">
        <w:tc>
          <w:tcPr>
            <w:tcW w:w="5098" w:type="dxa"/>
            <w:shd w:val="clear" w:color="auto" w:fill="auto"/>
          </w:tcPr>
          <w:p w14:paraId="61788E60" w14:textId="77777777" w:rsidR="0066049B" w:rsidRPr="002D4E62" w:rsidRDefault="0066049B" w:rsidP="0066049B">
            <w:pPr>
              <w:rPr>
                <w:rStyle w:val="SubtleEmphasis"/>
                <w:i w:val="0"/>
              </w:rPr>
            </w:pPr>
            <w:r>
              <w:rPr>
                <w:rStyle w:val="SubtleEmphasis"/>
                <w:i w:val="0"/>
              </w:rPr>
              <w:t>Use case diagrams</w:t>
            </w:r>
          </w:p>
        </w:tc>
        <w:tc>
          <w:tcPr>
            <w:tcW w:w="1723" w:type="dxa"/>
          </w:tcPr>
          <w:p w14:paraId="68FAE30C" w14:textId="77777777" w:rsidR="0066049B" w:rsidRPr="00436E00" w:rsidRDefault="0066049B" w:rsidP="0066049B">
            <w:pPr>
              <w:jc w:val="center"/>
              <w:rPr>
                <w:rFonts w:cs="Arial"/>
                <w:szCs w:val="24"/>
              </w:rPr>
            </w:pPr>
            <w:r>
              <w:rPr>
                <w:rFonts w:cs="Arial"/>
                <w:szCs w:val="24"/>
              </w:rPr>
              <w:t>2.0</w:t>
            </w:r>
          </w:p>
        </w:tc>
        <w:tc>
          <w:tcPr>
            <w:tcW w:w="898" w:type="dxa"/>
          </w:tcPr>
          <w:p w14:paraId="7BE52BF5" w14:textId="77777777" w:rsidR="0066049B" w:rsidRDefault="0066049B" w:rsidP="0066049B">
            <w:pPr>
              <w:jc w:val="center"/>
              <w:rPr>
                <w:rFonts w:cs="Arial"/>
                <w:szCs w:val="24"/>
              </w:rPr>
            </w:pPr>
            <w:r>
              <w:rPr>
                <w:rFonts w:cs="Arial"/>
                <w:szCs w:val="24"/>
              </w:rPr>
              <w:t>2.0</w:t>
            </w:r>
          </w:p>
        </w:tc>
        <w:tc>
          <w:tcPr>
            <w:tcW w:w="1157" w:type="dxa"/>
          </w:tcPr>
          <w:p w14:paraId="21D445B9" w14:textId="77777777" w:rsidR="0066049B" w:rsidRDefault="0066049B" w:rsidP="0066049B">
            <w:pPr>
              <w:jc w:val="center"/>
              <w:rPr>
                <w:rFonts w:cs="Arial"/>
                <w:szCs w:val="24"/>
              </w:rPr>
            </w:pPr>
            <w:r>
              <w:rPr>
                <w:rFonts w:cs="Arial"/>
                <w:szCs w:val="24"/>
              </w:rPr>
              <w:t>0</w:t>
            </w:r>
          </w:p>
        </w:tc>
      </w:tr>
      <w:tr w:rsidR="0066049B" w:rsidRPr="00436E00" w14:paraId="07B4A45A" w14:textId="77777777" w:rsidTr="0066049B">
        <w:tc>
          <w:tcPr>
            <w:tcW w:w="5098" w:type="dxa"/>
            <w:shd w:val="clear" w:color="auto" w:fill="auto"/>
          </w:tcPr>
          <w:p w14:paraId="3F3C3D6A" w14:textId="77777777" w:rsidR="0066049B" w:rsidRPr="002D4E62" w:rsidRDefault="0066049B" w:rsidP="0066049B">
            <w:pPr>
              <w:rPr>
                <w:rStyle w:val="SubtleEmphasis"/>
                <w:i w:val="0"/>
              </w:rPr>
            </w:pPr>
            <w:r>
              <w:rPr>
                <w:rStyle w:val="SubtleEmphasis"/>
                <w:i w:val="0"/>
              </w:rPr>
              <w:t>Use case narratives</w:t>
            </w:r>
          </w:p>
        </w:tc>
        <w:tc>
          <w:tcPr>
            <w:tcW w:w="1723" w:type="dxa"/>
          </w:tcPr>
          <w:p w14:paraId="050CCFEC" w14:textId="77777777" w:rsidR="0066049B" w:rsidRPr="00436E00" w:rsidRDefault="0066049B" w:rsidP="0066049B">
            <w:pPr>
              <w:jc w:val="center"/>
              <w:rPr>
                <w:rFonts w:cs="Arial"/>
                <w:szCs w:val="24"/>
              </w:rPr>
            </w:pPr>
            <w:r>
              <w:rPr>
                <w:rFonts w:cs="Arial"/>
                <w:szCs w:val="24"/>
              </w:rPr>
              <w:t>3.0</w:t>
            </w:r>
          </w:p>
        </w:tc>
        <w:tc>
          <w:tcPr>
            <w:tcW w:w="898" w:type="dxa"/>
          </w:tcPr>
          <w:p w14:paraId="57913DFD" w14:textId="77777777" w:rsidR="0066049B" w:rsidRDefault="0066049B" w:rsidP="0066049B">
            <w:pPr>
              <w:jc w:val="center"/>
              <w:rPr>
                <w:rFonts w:cs="Arial"/>
                <w:szCs w:val="24"/>
              </w:rPr>
            </w:pPr>
            <w:r>
              <w:rPr>
                <w:rFonts w:cs="Arial"/>
                <w:szCs w:val="24"/>
              </w:rPr>
              <w:t>3.2</w:t>
            </w:r>
          </w:p>
        </w:tc>
        <w:tc>
          <w:tcPr>
            <w:tcW w:w="1157" w:type="dxa"/>
          </w:tcPr>
          <w:p w14:paraId="7A040805" w14:textId="77777777" w:rsidR="0066049B" w:rsidRDefault="0066049B" w:rsidP="0066049B">
            <w:pPr>
              <w:jc w:val="center"/>
              <w:rPr>
                <w:rFonts w:cs="Arial"/>
                <w:szCs w:val="24"/>
              </w:rPr>
            </w:pPr>
            <w:r>
              <w:rPr>
                <w:rFonts w:cs="Arial"/>
                <w:szCs w:val="24"/>
              </w:rPr>
              <w:t>+0.2</w:t>
            </w:r>
          </w:p>
        </w:tc>
      </w:tr>
      <w:tr w:rsidR="0066049B" w:rsidRPr="00436E00" w14:paraId="55140DF4" w14:textId="77777777" w:rsidTr="0066049B">
        <w:tc>
          <w:tcPr>
            <w:tcW w:w="5098" w:type="dxa"/>
            <w:shd w:val="clear" w:color="auto" w:fill="auto"/>
          </w:tcPr>
          <w:p w14:paraId="3811BFFA" w14:textId="77777777" w:rsidR="0066049B" w:rsidRPr="002D4E62" w:rsidRDefault="0066049B" w:rsidP="0066049B">
            <w:pPr>
              <w:rPr>
                <w:rStyle w:val="SubtleEmphasis"/>
                <w:i w:val="0"/>
              </w:rPr>
            </w:pPr>
            <w:r>
              <w:rPr>
                <w:rStyle w:val="SubtleEmphasis"/>
                <w:i w:val="0"/>
              </w:rPr>
              <w:t>Class diagram</w:t>
            </w:r>
          </w:p>
        </w:tc>
        <w:tc>
          <w:tcPr>
            <w:tcW w:w="1723" w:type="dxa"/>
          </w:tcPr>
          <w:p w14:paraId="1BFEA4E7" w14:textId="77777777" w:rsidR="0066049B" w:rsidRPr="00436E00" w:rsidRDefault="0066049B" w:rsidP="0066049B">
            <w:pPr>
              <w:jc w:val="center"/>
              <w:rPr>
                <w:rFonts w:cs="Arial"/>
                <w:szCs w:val="24"/>
              </w:rPr>
            </w:pPr>
            <w:r>
              <w:rPr>
                <w:rFonts w:cs="Arial"/>
                <w:szCs w:val="24"/>
              </w:rPr>
              <w:t>2.0</w:t>
            </w:r>
          </w:p>
        </w:tc>
        <w:tc>
          <w:tcPr>
            <w:tcW w:w="898" w:type="dxa"/>
          </w:tcPr>
          <w:p w14:paraId="1308E58C" w14:textId="77777777" w:rsidR="0066049B" w:rsidRDefault="0066049B" w:rsidP="0066049B">
            <w:pPr>
              <w:jc w:val="center"/>
              <w:rPr>
                <w:rFonts w:cs="Arial"/>
                <w:szCs w:val="24"/>
              </w:rPr>
            </w:pPr>
            <w:r>
              <w:rPr>
                <w:rFonts w:cs="Arial"/>
                <w:szCs w:val="24"/>
              </w:rPr>
              <w:t>2.0</w:t>
            </w:r>
          </w:p>
        </w:tc>
        <w:tc>
          <w:tcPr>
            <w:tcW w:w="1157" w:type="dxa"/>
          </w:tcPr>
          <w:p w14:paraId="575AE51A" w14:textId="77777777" w:rsidR="0066049B" w:rsidRDefault="0066049B" w:rsidP="0066049B">
            <w:pPr>
              <w:jc w:val="center"/>
              <w:rPr>
                <w:rFonts w:cs="Arial"/>
                <w:szCs w:val="24"/>
              </w:rPr>
            </w:pPr>
            <w:r>
              <w:rPr>
                <w:rFonts w:cs="Arial"/>
                <w:szCs w:val="24"/>
              </w:rPr>
              <w:t>0</w:t>
            </w:r>
          </w:p>
        </w:tc>
      </w:tr>
      <w:tr w:rsidR="0066049B" w:rsidRPr="00436E00" w14:paraId="0C5AED6E" w14:textId="77777777" w:rsidTr="0066049B">
        <w:tc>
          <w:tcPr>
            <w:tcW w:w="5098" w:type="dxa"/>
            <w:shd w:val="clear" w:color="auto" w:fill="auto"/>
          </w:tcPr>
          <w:p w14:paraId="7D683EFA" w14:textId="77777777" w:rsidR="0066049B" w:rsidRPr="002D4E62" w:rsidRDefault="0066049B" w:rsidP="0066049B">
            <w:pPr>
              <w:rPr>
                <w:rStyle w:val="SubtleEmphasis"/>
                <w:i w:val="0"/>
              </w:rPr>
            </w:pPr>
            <w:r>
              <w:rPr>
                <w:rStyle w:val="SubtleEmphasis"/>
                <w:i w:val="0"/>
              </w:rPr>
              <w:t>Use case point estimate</w:t>
            </w:r>
          </w:p>
        </w:tc>
        <w:tc>
          <w:tcPr>
            <w:tcW w:w="1723" w:type="dxa"/>
          </w:tcPr>
          <w:p w14:paraId="2344E7E5" w14:textId="77777777" w:rsidR="0066049B" w:rsidRPr="00436E00" w:rsidRDefault="0066049B" w:rsidP="0066049B">
            <w:pPr>
              <w:jc w:val="center"/>
              <w:rPr>
                <w:rFonts w:cs="Arial"/>
                <w:szCs w:val="24"/>
              </w:rPr>
            </w:pPr>
            <w:r>
              <w:rPr>
                <w:rFonts w:cs="Arial"/>
                <w:szCs w:val="24"/>
              </w:rPr>
              <w:t>2.0</w:t>
            </w:r>
          </w:p>
        </w:tc>
        <w:tc>
          <w:tcPr>
            <w:tcW w:w="898" w:type="dxa"/>
          </w:tcPr>
          <w:p w14:paraId="25810566" w14:textId="77777777" w:rsidR="0066049B" w:rsidRDefault="0066049B" w:rsidP="0066049B">
            <w:pPr>
              <w:jc w:val="center"/>
              <w:rPr>
                <w:rFonts w:cs="Arial"/>
                <w:szCs w:val="24"/>
              </w:rPr>
            </w:pPr>
            <w:r>
              <w:rPr>
                <w:rFonts w:cs="Arial"/>
                <w:szCs w:val="24"/>
              </w:rPr>
              <w:t>2.0</w:t>
            </w:r>
          </w:p>
        </w:tc>
        <w:tc>
          <w:tcPr>
            <w:tcW w:w="1157" w:type="dxa"/>
          </w:tcPr>
          <w:p w14:paraId="61B8DF49" w14:textId="77777777" w:rsidR="0066049B" w:rsidRDefault="0066049B" w:rsidP="0066049B">
            <w:pPr>
              <w:jc w:val="center"/>
              <w:rPr>
                <w:rFonts w:cs="Arial"/>
                <w:szCs w:val="24"/>
              </w:rPr>
            </w:pPr>
            <w:r>
              <w:rPr>
                <w:rFonts w:cs="Arial"/>
                <w:szCs w:val="24"/>
              </w:rPr>
              <w:t>0</w:t>
            </w:r>
          </w:p>
        </w:tc>
      </w:tr>
      <w:tr w:rsidR="0066049B" w:rsidRPr="00436E00" w14:paraId="77BB7F21" w14:textId="77777777" w:rsidTr="0066049B">
        <w:tc>
          <w:tcPr>
            <w:tcW w:w="5098" w:type="dxa"/>
            <w:shd w:val="clear" w:color="auto" w:fill="auto"/>
          </w:tcPr>
          <w:p w14:paraId="17535CBF" w14:textId="77777777" w:rsidR="0066049B" w:rsidRPr="002D4E62" w:rsidRDefault="0066049B" w:rsidP="0066049B">
            <w:pPr>
              <w:rPr>
                <w:rStyle w:val="SubtleEmphasis"/>
                <w:i w:val="0"/>
              </w:rPr>
            </w:pPr>
            <w:r>
              <w:rPr>
                <w:rStyle w:val="SubtleEmphasis"/>
                <w:i w:val="0"/>
              </w:rPr>
              <w:t>Effort estimate</w:t>
            </w:r>
          </w:p>
        </w:tc>
        <w:tc>
          <w:tcPr>
            <w:tcW w:w="1723" w:type="dxa"/>
          </w:tcPr>
          <w:p w14:paraId="7419BF4F" w14:textId="77777777" w:rsidR="0066049B" w:rsidRPr="00436E00" w:rsidRDefault="0066049B" w:rsidP="0066049B">
            <w:pPr>
              <w:jc w:val="center"/>
              <w:rPr>
                <w:rFonts w:cs="Arial"/>
                <w:szCs w:val="24"/>
              </w:rPr>
            </w:pPr>
            <w:r>
              <w:rPr>
                <w:rFonts w:cs="Arial"/>
                <w:szCs w:val="24"/>
              </w:rPr>
              <w:t>2.0</w:t>
            </w:r>
          </w:p>
        </w:tc>
        <w:tc>
          <w:tcPr>
            <w:tcW w:w="898" w:type="dxa"/>
          </w:tcPr>
          <w:p w14:paraId="1ACD352F" w14:textId="77777777" w:rsidR="0066049B" w:rsidRDefault="0066049B" w:rsidP="0066049B">
            <w:pPr>
              <w:jc w:val="center"/>
              <w:rPr>
                <w:rFonts w:cs="Arial"/>
                <w:szCs w:val="24"/>
              </w:rPr>
            </w:pPr>
            <w:r>
              <w:rPr>
                <w:rFonts w:cs="Arial"/>
                <w:szCs w:val="24"/>
              </w:rPr>
              <w:t>2.0</w:t>
            </w:r>
          </w:p>
        </w:tc>
        <w:tc>
          <w:tcPr>
            <w:tcW w:w="1157" w:type="dxa"/>
          </w:tcPr>
          <w:p w14:paraId="4D7E0CBD" w14:textId="77777777" w:rsidR="0066049B" w:rsidRDefault="0066049B" w:rsidP="0066049B">
            <w:pPr>
              <w:jc w:val="center"/>
              <w:rPr>
                <w:rFonts w:cs="Arial"/>
                <w:szCs w:val="24"/>
              </w:rPr>
            </w:pPr>
            <w:r>
              <w:rPr>
                <w:rFonts w:cs="Arial"/>
                <w:szCs w:val="24"/>
              </w:rPr>
              <w:t>0</w:t>
            </w:r>
          </w:p>
        </w:tc>
      </w:tr>
      <w:tr w:rsidR="0066049B" w:rsidRPr="00436E00" w14:paraId="4CDB624B" w14:textId="77777777" w:rsidTr="0066049B">
        <w:tc>
          <w:tcPr>
            <w:tcW w:w="5098" w:type="dxa"/>
            <w:shd w:val="clear" w:color="auto" w:fill="auto"/>
          </w:tcPr>
          <w:p w14:paraId="6F091856" w14:textId="77777777" w:rsidR="0066049B" w:rsidRPr="002D4E62" w:rsidRDefault="0066049B" w:rsidP="0066049B">
            <w:pPr>
              <w:rPr>
                <w:rStyle w:val="SubtleEmphasis"/>
                <w:i w:val="0"/>
              </w:rPr>
            </w:pPr>
            <w:r>
              <w:rPr>
                <w:rStyle w:val="SubtleEmphasis"/>
                <w:i w:val="0"/>
              </w:rPr>
              <w:t>Windows navigation diagram</w:t>
            </w:r>
          </w:p>
        </w:tc>
        <w:tc>
          <w:tcPr>
            <w:tcW w:w="1723" w:type="dxa"/>
          </w:tcPr>
          <w:p w14:paraId="4AF7851E" w14:textId="77777777" w:rsidR="0066049B" w:rsidRPr="00436E00" w:rsidRDefault="0066049B" w:rsidP="0066049B">
            <w:pPr>
              <w:jc w:val="center"/>
              <w:rPr>
                <w:rFonts w:cs="Arial"/>
                <w:szCs w:val="24"/>
              </w:rPr>
            </w:pPr>
            <w:r>
              <w:rPr>
                <w:rFonts w:cs="Arial"/>
                <w:szCs w:val="24"/>
              </w:rPr>
              <w:t>1.2</w:t>
            </w:r>
          </w:p>
        </w:tc>
        <w:tc>
          <w:tcPr>
            <w:tcW w:w="898" w:type="dxa"/>
          </w:tcPr>
          <w:p w14:paraId="14BA9CB4" w14:textId="77777777" w:rsidR="0066049B" w:rsidRDefault="0066049B" w:rsidP="0066049B">
            <w:pPr>
              <w:jc w:val="center"/>
              <w:rPr>
                <w:rFonts w:cs="Arial"/>
                <w:szCs w:val="24"/>
              </w:rPr>
            </w:pPr>
            <w:r>
              <w:rPr>
                <w:rFonts w:cs="Arial"/>
                <w:szCs w:val="24"/>
              </w:rPr>
              <w:t>1.0</w:t>
            </w:r>
          </w:p>
        </w:tc>
        <w:tc>
          <w:tcPr>
            <w:tcW w:w="1157" w:type="dxa"/>
          </w:tcPr>
          <w:p w14:paraId="561A5FD5" w14:textId="77777777" w:rsidR="0066049B" w:rsidRDefault="0066049B" w:rsidP="0066049B">
            <w:pPr>
              <w:jc w:val="center"/>
              <w:rPr>
                <w:rFonts w:cs="Arial"/>
                <w:szCs w:val="24"/>
              </w:rPr>
            </w:pPr>
            <w:r>
              <w:rPr>
                <w:rFonts w:cs="Arial"/>
                <w:szCs w:val="24"/>
              </w:rPr>
              <w:t>-0.2</w:t>
            </w:r>
          </w:p>
        </w:tc>
      </w:tr>
      <w:tr w:rsidR="0066049B" w:rsidRPr="00436E00" w14:paraId="4679E44A" w14:textId="77777777" w:rsidTr="0066049B">
        <w:tc>
          <w:tcPr>
            <w:tcW w:w="5098" w:type="dxa"/>
            <w:shd w:val="clear" w:color="auto" w:fill="auto"/>
          </w:tcPr>
          <w:p w14:paraId="1756B103" w14:textId="77777777" w:rsidR="0066049B" w:rsidRPr="002D4E62" w:rsidRDefault="0066049B" w:rsidP="0066049B">
            <w:pPr>
              <w:rPr>
                <w:rStyle w:val="SubtleEmphasis"/>
                <w:i w:val="0"/>
              </w:rPr>
            </w:pPr>
            <w:r>
              <w:rPr>
                <w:rStyle w:val="SubtleEmphasis"/>
                <w:i w:val="0"/>
              </w:rPr>
              <w:t>Sequence diagrams</w:t>
            </w:r>
          </w:p>
        </w:tc>
        <w:tc>
          <w:tcPr>
            <w:tcW w:w="1723" w:type="dxa"/>
          </w:tcPr>
          <w:p w14:paraId="73D18ACA" w14:textId="77777777" w:rsidR="0066049B" w:rsidRPr="00436E00" w:rsidRDefault="0066049B" w:rsidP="0066049B">
            <w:pPr>
              <w:jc w:val="center"/>
              <w:rPr>
                <w:rFonts w:cs="Arial"/>
                <w:szCs w:val="24"/>
              </w:rPr>
            </w:pPr>
            <w:r>
              <w:rPr>
                <w:rFonts w:cs="Arial"/>
                <w:szCs w:val="24"/>
              </w:rPr>
              <w:t>3.0</w:t>
            </w:r>
          </w:p>
        </w:tc>
        <w:tc>
          <w:tcPr>
            <w:tcW w:w="898" w:type="dxa"/>
          </w:tcPr>
          <w:p w14:paraId="48C66B42" w14:textId="77777777" w:rsidR="0066049B" w:rsidRDefault="0066049B" w:rsidP="0066049B">
            <w:pPr>
              <w:jc w:val="center"/>
              <w:rPr>
                <w:rFonts w:cs="Arial"/>
                <w:szCs w:val="24"/>
              </w:rPr>
            </w:pPr>
            <w:r>
              <w:rPr>
                <w:rFonts w:cs="Arial"/>
                <w:szCs w:val="24"/>
              </w:rPr>
              <w:t>3.2</w:t>
            </w:r>
          </w:p>
        </w:tc>
        <w:tc>
          <w:tcPr>
            <w:tcW w:w="1157" w:type="dxa"/>
          </w:tcPr>
          <w:p w14:paraId="7F0D90D3" w14:textId="77777777" w:rsidR="0066049B" w:rsidRDefault="0066049B" w:rsidP="0066049B">
            <w:pPr>
              <w:jc w:val="center"/>
              <w:rPr>
                <w:rFonts w:cs="Arial"/>
                <w:szCs w:val="24"/>
              </w:rPr>
            </w:pPr>
            <w:r>
              <w:rPr>
                <w:rFonts w:cs="Arial"/>
                <w:szCs w:val="24"/>
              </w:rPr>
              <w:t>+0.2</w:t>
            </w:r>
          </w:p>
        </w:tc>
      </w:tr>
      <w:tr w:rsidR="0066049B" w:rsidRPr="00436E00" w14:paraId="48729E8D" w14:textId="77777777" w:rsidTr="0066049B">
        <w:tc>
          <w:tcPr>
            <w:tcW w:w="5098" w:type="dxa"/>
            <w:shd w:val="clear" w:color="auto" w:fill="auto"/>
          </w:tcPr>
          <w:p w14:paraId="4D37CB9D" w14:textId="77777777" w:rsidR="0066049B" w:rsidRPr="002D4E62" w:rsidRDefault="0066049B" w:rsidP="0066049B">
            <w:pPr>
              <w:rPr>
                <w:rStyle w:val="SubtleEmphasis"/>
                <w:i w:val="0"/>
              </w:rPr>
            </w:pPr>
            <w:r>
              <w:rPr>
                <w:rStyle w:val="SubtleEmphasis"/>
                <w:i w:val="0"/>
              </w:rPr>
              <w:t>State machine diagrams</w:t>
            </w:r>
          </w:p>
        </w:tc>
        <w:tc>
          <w:tcPr>
            <w:tcW w:w="1723" w:type="dxa"/>
          </w:tcPr>
          <w:p w14:paraId="708B32FA" w14:textId="77777777" w:rsidR="0066049B" w:rsidRPr="00436E00" w:rsidRDefault="0066049B" w:rsidP="0066049B">
            <w:pPr>
              <w:jc w:val="center"/>
              <w:rPr>
                <w:rFonts w:cs="Arial"/>
                <w:szCs w:val="24"/>
              </w:rPr>
            </w:pPr>
            <w:r>
              <w:rPr>
                <w:rFonts w:cs="Arial"/>
                <w:szCs w:val="24"/>
              </w:rPr>
              <w:t>2.0</w:t>
            </w:r>
          </w:p>
        </w:tc>
        <w:tc>
          <w:tcPr>
            <w:tcW w:w="898" w:type="dxa"/>
          </w:tcPr>
          <w:p w14:paraId="272FA512" w14:textId="77777777" w:rsidR="0066049B" w:rsidRDefault="0066049B" w:rsidP="0066049B">
            <w:pPr>
              <w:jc w:val="center"/>
              <w:rPr>
                <w:rFonts w:cs="Arial"/>
                <w:szCs w:val="24"/>
              </w:rPr>
            </w:pPr>
            <w:r>
              <w:rPr>
                <w:rFonts w:cs="Arial"/>
                <w:szCs w:val="24"/>
              </w:rPr>
              <w:t>2.0</w:t>
            </w:r>
          </w:p>
        </w:tc>
        <w:tc>
          <w:tcPr>
            <w:tcW w:w="1157" w:type="dxa"/>
          </w:tcPr>
          <w:p w14:paraId="69DC6DF1" w14:textId="77777777" w:rsidR="0066049B" w:rsidRDefault="0066049B" w:rsidP="0066049B">
            <w:pPr>
              <w:jc w:val="center"/>
              <w:rPr>
                <w:rFonts w:cs="Arial"/>
                <w:szCs w:val="24"/>
              </w:rPr>
            </w:pPr>
            <w:r>
              <w:rPr>
                <w:rFonts w:cs="Arial"/>
                <w:szCs w:val="24"/>
              </w:rPr>
              <w:t>0</w:t>
            </w:r>
          </w:p>
        </w:tc>
      </w:tr>
      <w:tr w:rsidR="0066049B" w:rsidRPr="00436E00" w14:paraId="69794AAE" w14:textId="77777777" w:rsidTr="0066049B">
        <w:tc>
          <w:tcPr>
            <w:tcW w:w="5098" w:type="dxa"/>
            <w:shd w:val="clear" w:color="auto" w:fill="auto"/>
          </w:tcPr>
          <w:p w14:paraId="7039658E" w14:textId="77777777" w:rsidR="0066049B" w:rsidRPr="002D4E62" w:rsidRDefault="0066049B" w:rsidP="0066049B">
            <w:pPr>
              <w:rPr>
                <w:rStyle w:val="SubtleEmphasis"/>
                <w:i w:val="0"/>
              </w:rPr>
            </w:pPr>
            <w:r>
              <w:rPr>
                <w:rStyle w:val="SubtleEmphasis"/>
                <w:i w:val="0"/>
              </w:rPr>
              <w:t>Risk assessment</w:t>
            </w:r>
          </w:p>
        </w:tc>
        <w:tc>
          <w:tcPr>
            <w:tcW w:w="1723" w:type="dxa"/>
          </w:tcPr>
          <w:p w14:paraId="64F9ECB9" w14:textId="77777777" w:rsidR="0066049B" w:rsidRPr="00436E00" w:rsidRDefault="0066049B" w:rsidP="0066049B">
            <w:pPr>
              <w:jc w:val="center"/>
              <w:rPr>
                <w:rFonts w:cs="Arial"/>
                <w:szCs w:val="24"/>
              </w:rPr>
            </w:pPr>
            <w:r>
              <w:rPr>
                <w:rFonts w:cs="Arial"/>
                <w:szCs w:val="24"/>
              </w:rPr>
              <w:t>2.0</w:t>
            </w:r>
          </w:p>
        </w:tc>
        <w:tc>
          <w:tcPr>
            <w:tcW w:w="898" w:type="dxa"/>
          </w:tcPr>
          <w:p w14:paraId="62FB6406" w14:textId="77777777" w:rsidR="0066049B" w:rsidRDefault="0066049B" w:rsidP="0066049B">
            <w:pPr>
              <w:jc w:val="center"/>
              <w:rPr>
                <w:rFonts w:cs="Arial"/>
                <w:szCs w:val="24"/>
              </w:rPr>
            </w:pPr>
            <w:r>
              <w:rPr>
                <w:rFonts w:cs="Arial"/>
                <w:szCs w:val="24"/>
              </w:rPr>
              <w:t>2.0</w:t>
            </w:r>
          </w:p>
        </w:tc>
        <w:tc>
          <w:tcPr>
            <w:tcW w:w="1157" w:type="dxa"/>
          </w:tcPr>
          <w:p w14:paraId="61392CD1" w14:textId="77777777" w:rsidR="0066049B" w:rsidRDefault="0066049B" w:rsidP="0066049B">
            <w:pPr>
              <w:jc w:val="center"/>
              <w:rPr>
                <w:rFonts w:cs="Arial"/>
                <w:szCs w:val="24"/>
              </w:rPr>
            </w:pPr>
            <w:r>
              <w:rPr>
                <w:rFonts w:cs="Arial"/>
                <w:szCs w:val="24"/>
              </w:rPr>
              <w:t>0</w:t>
            </w:r>
          </w:p>
        </w:tc>
      </w:tr>
      <w:tr w:rsidR="0066049B" w:rsidRPr="00436E00" w14:paraId="7F5DE9BF" w14:textId="77777777" w:rsidTr="0066049B">
        <w:tc>
          <w:tcPr>
            <w:tcW w:w="5098" w:type="dxa"/>
            <w:shd w:val="clear" w:color="auto" w:fill="auto"/>
          </w:tcPr>
          <w:p w14:paraId="6D32DF9B" w14:textId="77777777" w:rsidR="0066049B" w:rsidRPr="002D4E62" w:rsidRDefault="0066049B" w:rsidP="0066049B">
            <w:pPr>
              <w:rPr>
                <w:rStyle w:val="SubtleEmphasis"/>
                <w:i w:val="0"/>
              </w:rPr>
            </w:pPr>
            <w:r>
              <w:rPr>
                <w:rStyle w:val="SubtleEmphasis"/>
                <w:i w:val="0"/>
              </w:rPr>
              <w:t>Budget assessment</w:t>
            </w:r>
          </w:p>
        </w:tc>
        <w:tc>
          <w:tcPr>
            <w:tcW w:w="1723" w:type="dxa"/>
          </w:tcPr>
          <w:p w14:paraId="53B93AD0" w14:textId="77777777" w:rsidR="0066049B" w:rsidRPr="00436E00" w:rsidRDefault="0066049B" w:rsidP="0066049B">
            <w:pPr>
              <w:jc w:val="center"/>
              <w:rPr>
                <w:rFonts w:cs="Arial"/>
                <w:szCs w:val="24"/>
              </w:rPr>
            </w:pPr>
            <w:r>
              <w:rPr>
                <w:rFonts w:cs="Arial"/>
                <w:szCs w:val="24"/>
              </w:rPr>
              <w:t>3.0</w:t>
            </w:r>
          </w:p>
        </w:tc>
        <w:tc>
          <w:tcPr>
            <w:tcW w:w="898" w:type="dxa"/>
          </w:tcPr>
          <w:p w14:paraId="041220FF" w14:textId="77777777" w:rsidR="0066049B" w:rsidRDefault="0066049B" w:rsidP="0066049B">
            <w:pPr>
              <w:jc w:val="center"/>
              <w:rPr>
                <w:rFonts w:cs="Arial"/>
                <w:szCs w:val="24"/>
              </w:rPr>
            </w:pPr>
            <w:r>
              <w:rPr>
                <w:rFonts w:cs="Arial"/>
                <w:szCs w:val="24"/>
              </w:rPr>
              <w:t>3.0</w:t>
            </w:r>
          </w:p>
        </w:tc>
        <w:tc>
          <w:tcPr>
            <w:tcW w:w="1157" w:type="dxa"/>
          </w:tcPr>
          <w:p w14:paraId="46888B89" w14:textId="77777777" w:rsidR="0066049B" w:rsidRDefault="0066049B" w:rsidP="0066049B">
            <w:pPr>
              <w:jc w:val="center"/>
              <w:rPr>
                <w:rFonts w:cs="Arial"/>
                <w:szCs w:val="24"/>
              </w:rPr>
            </w:pPr>
            <w:r>
              <w:rPr>
                <w:rFonts w:cs="Arial"/>
                <w:szCs w:val="24"/>
              </w:rPr>
              <w:t>0</w:t>
            </w:r>
          </w:p>
        </w:tc>
      </w:tr>
      <w:tr w:rsidR="0066049B" w:rsidRPr="00436E00" w14:paraId="7EFB5802" w14:textId="77777777" w:rsidTr="0066049B">
        <w:tc>
          <w:tcPr>
            <w:tcW w:w="5098" w:type="dxa"/>
            <w:tcBorders>
              <w:bottom w:val="single" w:sz="4" w:space="0" w:color="auto"/>
            </w:tcBorders>
            <w:shd w:val="clear" w:color="auto" w:fill="auto"/>
          </w:tcPr>
          <w:p w14:paraId="50DD4291" w14:textId="77777777" w:rsidR="0066049B" w:rsidRPr="002D4E62" w:rsidRDefault="0066049B" w:rsidP="0066049B">
            <w:pPr>
              <w:rPr>
                <w:rStyle w:val="SubtleEmphasis"/>
                <w:i w:val="0"/>
              </w:rPr>
            </w:pPr>
            <w:r>
              <w:rPr>
                <w:rStyle w:val="SubtleEmphasis"/>
                <w:i w:val="0"/>
              </w:rPr>
              <w:t>Quality management plan</w:t>
            </w:r>
          </w:p>
        </w:tc>
        <w:tc>
          <w:tcPr>
            <w:tcW w:w="1723" w:type="dxa"/>
            <w:tcBorders>
              <w:bottom w:val="single" w:sz="4" w:space="0" w:color="auto"/>
            </w:tcBorders>
          </w:tcPr>
          <w:p w14:paraId="534F8A05" w14:textId="77777777" w:rsidR="0066049B" w:rsidRPr="00436E00" w:rsidRDefault="0066049B" w:rsidP="0066049B">
            <w:pPr>
              <w:jc w:val="center"/>
              <w:rPr>
                <w:rFonts w:cs="Arial"/>
                <w:szCs w:val="24"/>
              </w:rPr>
            </w:pPr>
            <w:r>
              <w:rPr>
                <w:rFonts w:cs="Arial"/>
                <w:szCs w:val="24"/>
              </w:rPr>
              <w:t>2.0</w:t>
            </w:r>
          </w:p>
        </w:tc>
        <w:tc>
          <w:tcPr>
            <w:tcW w:w="898" w:type="dxa"/>
            <w:tcBorders>
              <w:bottom w:val="single" w:sz="4" w:space="0" w:color="auto"/>
            </w:tcBorders>
          </w:tcPr>
          <w:p w14:paraId="2D6EB763" w14:textId="77777777" w:rsidR="0066049B" w:rsidRDefault="0066049B" w:rsidP="0066049B">
            <w:pPr>
              <w:jc w:val="center"/>
              <w:rPr>
                <w:rFonts w:cs="Arial"/>
                <w:szCs w:val="24"/>
              </w:rPr>
            </w:pPr>
            <w:r>
              <w:rPr>
                <w:rFonts w:cs="Arial"/>
                <w:szCs w:val="24"/>
              </w:rPr>
              <w:t>2.0</w:t>
            </w:r>
          </w:p>
        </w:tc>
        <w:tc>
          <w:tcPr>
            <w:tcW w:w="1157" w:type="dxa"/>
            <w:tcBorders>
              <w:bottom w:val="single" w:sz="4" w:space="0" w:color="auto"/>
            </w:tcBorders>
          </w:tcPr>
          <w:p w14:paraId="0B7E1514" w14:textId="77777777" w:rsidR="0066049B" w:rsidRDefault="0066049B" w:rsidP="0066049B">
            <w:pPr>
              <w:jc w:val="center"/>
              <w:rPr>
                <w:rFonts w:cs="Arial"/>
                <w:szCs w:val="24"/>
              </w:rPr>
            </w:pPr>
            <w:r>
              <w:rPr>
                <w:rFonts w:cs="Arial"/>
                <w:szCs w:val="24"/>
              </w:rPr>
              <w:t>0</w:t>
            </w:r>
          </w:p>
        </w:tc>
      </w:tr>
      <w:tr w:rsidR="0066049B" w:rsidRPr="00436E00" w14:paraId="48BD39C6" w14:textId="77777777" w:rsidTr="0066049B">
        <w:tc>
          <w:tcPr>
            <w:tcW w:w="5098" w:type="dxa"/>
            <w:tcBorders>
              <w:bottom w:val="single" w:sz="4" w:space="0" w:color="auto"/>
            </w:tcBorders>
            <w:shd w:val="clear" w:color="auto" w:fill="auto"/>
          </w:tcPr>
          <w:p w14:paraId="0B6C4A54" w14:textId="77777777" w:rsidR="0066049B" w:rsidRDefault="0066049B" w:rsidP="0066049B">
            <w:pPr>
              <w:rPr>
                <w:rStyle w:val="SubtleEmphasis"/>
                <w:i w:val="0"/>
              </w:rPr>
            </w:pPr>
            <w:r>
              <w:rPr>
                <w:rStyle w:val="SubtleEmphasis"/>
                <w:i w:val="0"/>
              </w:rPr>
              <w:t>Review document</w:t>
            </w:r>
          </w:p>
        </w:tc>
        <w:tc>
          <w:tcPr>
            <w:tcW w:w="1723" w:type="dxa"/>
            <w:tcBorders>
              <w:bottom w:val="single" w:sz="4" w:space="0" w:color="auto"/>
            </w:tcBorders>
          </w:tcPr>
          <w:p w14:paraId="546C26E5" w14:textId="77777777" w:rsidR="0066049B" w:rsidRPr="00436E00" w:rsidRDefault="0066049B" w:rsidP="0066049B">
            <w:pPr>
              <w:jc w:val="center"/>
              <w:rPr>
                <w:rFonts w:cs="Arial"/>
                <w:szCs w:val="24"/>
              </w:rPr>
            </w:pPr>
            <w:r>
              <w:rPr>
                <w:rFonts w:cs="Arial"/>
                <w:szCs w:val="24"/>
              </w:rPr>
              <w:t>1.0</w:t>
            </w:r>
          </w:p>
        </w:tc>
        <w:tc>
          <w:tcPr>
            <w:tcW w:w="898" w:type="dxa"/>
            <w:tcBorders>
              <w:bottom w:val="single" w:sz="4" w:space="0" w:color="auto"/>
            </w:tcBorders>
          </w:tcPr>
          <w:p w14:paraId="541D09BD" w14:textId="77777777" w:rsidR="0066049B" w:rsidRDefault="0066049B" w:rsidP="0066049B">
            <w:pPr>
              <w:jc w:val="center"/>
              <w:rPr>
                <w:rFonts w:cs="Arial"/>
                <w:szCs w:val="24"/>
              </w:rPr>
            </w:pPr>
            <w:r>
              <w:rPr>
                <w:rFonts w:cs="Arial"/>
                <w:szCs w:val="24"/>
              </w:rPr>
              <w:t>1.0</w:t>
            </w:r>
          </w:p>
        </w:tc>
        <w:tc>
          <w:tcPr>
            <w:tcW w:w="1157" w:type="dxa"/>
            <w:tcBorders>
              <w:bottom w:val="single" w:sz="4" w:space="0" w:color="auto"/>
            </w:tcBorders>
          </w:tcPr>
          <w:p w14:paraId="790B7CBC" w14:textId="77777777" w:rsidR="0066049B" w:rsidRDefault="0066049B" w:rsidP="0066049B">
            <w:pPr>
              <w:jc w:val="center"/>
              <w:rPr>
                <w:rFonts w:cs="Arial"/>
                <w:szCs w:val="24"/>
              </w:rPr>
            </w:pPr>
            <w:r>
              <w:rPr>
                <w:rFonts w:cs="Arial"/>
                <w:szCs w:val="24"/>
              </w:rPr>
              <w:t>0</w:t>
            </w:r>
          </w:p>
        </w:tc>
      </w:tr>
      <w:tr w:rsidR="0066049B" w:rsidRPr="00436E00" w14:paraId="5FD1B4EA" w14:textId="77777777" w:rsidTr="0066049B">
        <w:tc>
          <w:tcPr>
            <w:tcW w:w="5098" w:type="dxa"/>
            <w:tcBorders>
              <w:bottom w:val="single" w:sz="4" w:space="0" w:color="auto"/>
            </w:tcBorders>
            <w:shd w:val="clear" w:color="auto" w:fill="auto"/>
          </w:tcPr>
          <w:p w14:paraId="1E5E35FA" w14:textId="77777777" w:rsidR="0066049B" w:rsidRDefault="0066049B" w:rsidP="0066049B">
            <w:pPr>
              <w:rPr>
                <w:rStyle w:val="SubtleEmphasis"/>
                <w:i w:val="0"/>
              </w:rPr>
            </w:pPr>
            <w:r>
              <w:rPr>
                <w:rStyle w:val="SubtleEmphasis"/>
                <w:i w:val="0"/>
              </w:rPr>
              <w:t>Management review and sign-off</w:t>
            </w:r>
          </w:p>
        </w:tc>
        <w:tc>
          <w:tcPr>
            <w:tcW w:w="1723" w:type="dxa"/>
            <w:tcBorders>
              <w:bottom w:val="single" w:sz="4" w:space="0" w:color="auto"/>
            </w:tcBorders>
          </w:tcPr>
          <w:p w14:paraId="1F497184" w14:textId="77777777" w:rsidR="0066049B" w:rsidRPr="00436E00" w:rsidRDefault="0066049B" w:rsidP="0066049B">
            <w:pPr>
              <w:jc w:val="center"/>
              <w:rPr>
                <w:rFonts w:cs="Arial"/>
                <w:szCs w:val="24"/>
              </w:rPr>
            </w:pPr>
            <w:r>
              <w:rPr>
                <w:rFonts w:cs="Arial"/>
                <w:szCs w:val="24"/>
              </w:rPr>
              <w:t>1.0</w:t>
            </w:r>
          </w:p>
        </w:tc>
        <w:tc>
          <w:tcPr>
            <w:tcW w:w="898" w:type="dxa"/>
            <w:tcBorders>
              <w:bottom w:val="single" w:sz="4" w:space="0" w:color="auto"/>
            </w:tcBorders>
          </w:tcPr>
          <w:p w14:paraId="5F94A98C" w14:textId="77777777" w:rsidR="0066049B" w:rsidRDefault="0066049B" w:rsidP="0066049B">
            <w:pPr>
              <w:jc w:val="center"/>
              <w:rPr>
                <w:rFonts w:cs="Arial"/>
                <w:szCs w:val="24"/>
              </w:rPr>
            </w:pPr>
            <w:r>
              <w:rPr>
                <w:rFonts w:cs="Arial"/>
                <w:szCs w:val="24"/>
              </w:rPr>
              <w:t>1.0</w:t>
            </w:r>
          </w:p>
        </w:tc>
        <w:tc>
          <w:tcPr>
            <w:tcW w:w="1157" w:type="dxa"/>
            <w:tcBorders>
              <w:bottom w:val="single" w:sz="4" w:space="0" w:color="auto"/>
            </w:tcBorders>
          </w:tcPr>
          <w:p w14:paraId="65393C78" w14:textId="77777777" w:rsidR="0066049B" w:rsidRDefault="0066049B" w:rsidP="0066049B">
            <w:pPr>
              <w:jc w:val="center"/>
              <w:rPr>
                <w:rFonts w:cs="Arial"/>
                <w:szCs w:val="24"/>
              </w:rPr>
            </w:pPr>
            <w:r>
              <w:rPr>
                <w:rFonts w:cs="Arial"/>
                <w:szCs w:val="24"/>
              </w:rPr>
              <w:t>0</w:t>
            </w:r>
          </w:p>
        </w:tc>
      </w:tr>
    </w:tbl>
    <w:p w14:paraId="0B164F60" w14:textId="77777777" w:rsidR="0066049B" w:rsidRDefault="0066049B" w:rsidP="0066049B"/>
    <w:p w14:paraId="71EFCB99" w14:textId="215F4C98" w:rsidR="0066049B" w:rsidRDefault="0066049B" w:rsidP="0066049B">
      <w:pPr>
        <w:jc w:val="center"/>
        <w:rPr>
          <w:rStyle w:val="SubtleEmphasis"/>
        </w:rPr>
      </w:pPr>
      <w:r>
        <w:rPr>
          <w:rStyle w:val="SubtleEmphasis"/>
        </w:rPr>
        <w:t>Tabl</w:t>
      </w:r>
      <w:r w:rsidRPr="004578B9">
        <w:rPr>
          <w:rStyle w:val="SubtleEmphasis"/>
        </w:rPr>
        <w:t xml:space="preserve">e </w:t>
      </w:r>
      <w:r>
        <w:rPr>
          <w:rStyle w:val="SubtleEmphasis"/>
        </w:rPr>
        <w:t>13</w:t>
      </w:r>
      <w:r w:rsidRPr="004578B9">
        <w:rPr>
          <w:rStyle w:val="SubtleEmphasis"/>
        </w:rPr>
        <w:t xml:space="preserve"> Project Budget Table (Time)</w:t>
      </w:r>
    </w:p>
    <w:p w14:paraId="17628F7D" w14:textId="3138DD1A" w:rsidR="0066049B" w:rsidRDefault="0066049B" w:rsidP="0066049B">
      <w:r w:rsidRPr="008F4C0A">
        <w:t xml:space="preserve">So far </w:t>
      </w:r>
      <w:r>
        <w:t>E-Bots</w:t>
      </w:r>
      <w:r w:rsidRPr="008F4C0A">
        <w:t xml:space="preserve"> has been ahead of schedule. Both deliverables have been completed before the due date. It is important for the team to stick to the schedule so that the project does not run over </w:t>
      </w:r>
      <w:r>
        <w:t xml:space="preserve">time and </w:t>
      </w:r>
      <w:r w:rsidR="000E4292">
        <w:t xml:space="preserve">over </w:t>
      </w:r>
      <w:r>
        <w:t>budget</w:t>
      </w:r>
      <w:r w:rsidRPr="008F4C0A">
        <w:t xml:space="preserve">. The project is on track to be finished </w:t>
      </w:r>
      <w:r>
        <w:t>by the 11th of September 2015.</w:t>
      </w:r>
      <w:r>
        <w:br w:type="page"/>
      </w:r>
    </w:p>
    <w:p w14:paraId="50E87678" w14:textId="4D5B0BE6" w:rsidR="0066049B" w:rsidRPr="004E38F2" w:rsidRDefault="00280128" w:rsidP="004E38F2">
      <w:pPr>
        <w:pStyle w:val="Heading1"/>
      </w:pPr>
      <w:bookmarkStart w:id="875" w:name="_Toc418840357"/>
      <w:r>
        <w:lastRenderedPageBreak/>
        <w:t>14</w:t>
      </w:r>
      <w:r w:rsidR="0066049B" w:rsidRPr="00D537DA">
        <w:t>. Risk Assessment</w:t>
      </w:r>
      <w:bookmarkEnd w:id="875"/>
    </w:p>
    <w:p w14:paraId="0115A833" w14:textId="77777777" w:rsidR="0066049B" w:rsidRPr="00D537DA" w:rsidRDefault="0066049B" w:rsidP="0066049B">
      <w:pPr>
        <w:rPr>
          <w:szCs w:val="24"/>
        </w:rPr>
      </w:pPr>
    </w:p>
    <w:p w14:paraId="36E24E65" w14:textId="454E687B" w:rsidR="0066049B" w:rsidRDefault="0066049B" w:rsidP="0066049B">
      <w:pPr>
        <w:rPr>
          <w:szCs w:val="24"/>
        </w:rPr>
      </w:pPr>
      <w:r w:rsidRPr="00D537DA">
        <w:rPr>
          <w:szCs w:val="24"/>
        </w:rPr>
        <w:t>A risk matrix is used to determine how likely a risk is to occur, what causes and triggers the risk, what could be done to avoid the risk and what to do after the risk occurs. This is done to try and avoid risks and to minimise their impact if they do occur.</w:t>
      </w:r>
      <w:r>
        <w:rPr>
          <w:szCs w:val="24"/>
        </w:rPr>
        <w:t xml:space="preserve"> These risks are </w:t>
      </w:r>
      <w:r w:rsidR="000E4292">
        <w:rPr>
          <w:szCs w:val="24"/>
        </w:rPr>
        <w:t>divided</w:t>
      </w:r>
      <w:r>
        <w:rPr>
          <w:szCs w:val="24"/>
        </w:rPr>
        <w:t xml:space="preserve"> into three categories being high, medium and low risks. Within these categories the risks are </w:t>
      </w:r>
      <w:r w:rsidR="001556EF">
        <w:rPr>
          <w:szCs w:val="24"/>
        </w:rPr>
        <w:t>separated</w:t>
      </w:r>
      <w:r>
        <w:rPr>
          <w:szCs w:val="24"/>
        </w:rPr>
        <w:t xml:space="preserve"> into people risks, system risks and technology risks. </w:t>
      </w:r>
    </w:p>
    <w:p w14:paraId="22E6566E" w14:textId="77777777" w:rsidR="0066049B" w:rsidRPr="00D537DA" w:rsidRDefault="0066049B" w:rsidP="0066049B">
      <w:pPr>
        <w:rPr>
          <w:szCs w:val="24"/>
        </w:rPr>
      </w:pPr>
    </w:p>
    <w:p w14:paraId="798E81D0" w14:textId="2A46205B" w:rsidR="0066049B" w:rsidRPr="003B16A2" w:rsidRDefault="00280128" w:rsidP="003B16A2">
      <w:pPr>
        <w:pStyle w:val="Heading2"/>
        <w:spacing w:after="240"/>
      </w:pPr>
      <w:bookmarkStart w:id="876" w:name="_Toc418840358"/>
      <w:r>
        <w:t>14</w:t>
      </w:r>
      <w:r w:rsidR="0066049B" w:rsidRPr="00D537DA">
        <w:t>.1 High risks:</w:t>
      </w:r>
      <w:bookmarkEnd w:id="876"/>
    </w:p>
    <w:p w14:paraId="6B17102E" w14:textId="36EE6BDC" w:rsidR="0066049B" w:rsidRPr="00D537DA" w:rsidRDefault="00280128" w:rsidP="003B16A2">
      <w:pPr>
        <w:pStyle w:val="Heading3"/>
      </w:pPr>
      <w:bookmarkStart w:id="877" w:name="_Toc418840359"/>
      <w:r>
        <w:t>14</w:t>
      </w:r>
      <w:r w:rsidR="0066049B">
        <w:t>.1.1 People Risks</w:t>
      </w:r>
      <w:bookmarkEnd w:id="877"/>
    </w:p>
    <w:p w14:paraId="6ED4AC38" w14:textId="77777777" w:rsidR="0066049B" w:rsidRPr="00D537DA" w:rsidRDefault="0066049B" w:rsidP="0066049B">
      <w:pPr>
        <w:rPr>
          <w:szCs w:val="24"/>
        </w:rPr>
      </w:pPr>
    </w:p>
    <w:p w14:paraId="6FDFD5C1" w14:textId="77777777" w:rsidR="0066049B" w:rsidRPr="00D537DA" w:rsidRDefault="0066049B" w:rsidP="0066049B">
      <w:pPr>
        <w:rPr>
          <w:b/>
          <w:szCs w:val="24"/>
        </w:rPr>
      </w:pPr>
      <w:r w:rsidRPr="00D537DA">
        <w:rPr>
          <w:b/>
          <w:szCs w:val="24"/>
        </w:rPr>
        <w:t>Number 1</w:t>
      </w:r>
    </w:p>
    <w:p w14:paraId="79183F3A" w14:textId="77777777" w:rsidR="0066049B" w:rsidRPr="00D537DA" w:rsidRDefault="0066049B" w:rsidP="0066049B">
      <w:pPr>
        <w:rPr>
          <w:szCs w:val="24"/>
        </w:rPr>
      </w:pPr>
      <w:r w:rsidRPr="00D537DA">
        <w:rPr>
          <w:szCs w:val="24"/>
        </w:rPr>
        <w:t>Risk: Difficulty managing group dynamics</w:t>
      </w:r>
    </w:p>
    <w:p w14:paraId="323E867D" w14:textId="77777777" w:rsidR="0066049B" w:rsidRPr="00D537DA" w:rsidRDefault="0066049B" w:rsidP="0066049B">
      <w:pPr>
        <w:rPr>
          <w:szCs w:val="24"/>
        </w:rPr>
      </w:pPr>
      <w:r w:rsidRPr="00D537DA">
        <w:rPr>
          <w:szCs w:val="24"/>
        </w:rPr>
        <w:t>Description: There may be disagreements between E-Bots team members which may obstruct and delay productivity</w:t>
      </w:r>
    </w:p>
    <w:p w14:paraId="23BA2AF9" w14:textId="77777777" w:rsidR="0066049B" w:rsidRPr="00D537DA" w:rsidRDefault="0066049B" w:rsidP="0066049B">
      <w:pPr>
        <w:rPr>
          <w:rFonts w:eastAsia="Times New Roman" w:cs="Times New Roman"/>
          <w:color w:val="000000"/>
          <w:szCs w:val="24"/>
          <w:lang w:eastAsia="en-ZA"/>
        </w:rPr>
      </w:pPr>
      <w:r w:rsidRPr="00D537DA">
        <w:rPr>
          <w:szCs w:val="24"/>
        </w:rPr>
        <w:t xml:space="preserve">Cause: </w:t>
      </w:r>
      <w:r w:rsidRPr="00D537DA">
        <w:rPr>
          <w:rFonts w:eastAsia="Times New Roman" w:cs="Times New Roman"/>
          <w:color w:val="000000"/>
          <w:szCs w:val="24"/>
          <w:lang w:eastAsia="en-ZA"/>
        </w:rPr>
        <w:t>Clashing personalities</w:t>
      </w:r>
    </w:p>
    <w:p w14:paraId="380F69D3" w14:textId="77777777" w:rsidR="0066049B" w:rsidRPr="00D537DA" w:rsidRDefault="0066049B" w:rsidP="0066049B">
      <w:pPr>
        <w:rPr>
          <w:rFonts w:eastAsia="Times New Roman" w:cs="Times New Roman"/>
          <w:color w:val="000000"/>
          <w:szCs w:val="24"/>
          <w:lang w:eastAsia="en-ZA"/>
        </w:rPr>
      </w:pPr>
      <w:r w:rsidRPr="00D537DA">
        <w:rPr>
          <w:szCs w:val="24"/>
        </w:rPr>
        <w:t xml:space="preserve">Trigger: </w:t>
      </w:r>
      <w:r w:rsidRPr="00D537DA">
        <w:rPr>
          <w:rFonts w:eastAsia="Times New Roman" w:cs="Times New Roman"/>
          <w:color w:val="000000"/>
          <w:szCs w:val="24"/>
          <w:lang w:eastAsia="en-ZA"/>
        </w:rPr>
        <w:t>Pressure</w:t>
      </w:r>
    </w:p>
    <w:p w14:paraId="425B958D" w14:textId="77777777" w:rsidR="0066049B" w:rsidRPr="00D537DA" w:rsidRDefault="0066049B" w:rsidP="0066049B">
      <w:pPr>
        <w:rPr>
          <w:rFonts w:eastAsia="Times New Roman" w:cs="Times New Roman"/>
          <w:color w:val="000000"/>
          <w:szCs w:val="24"/>
          <w:lang w:eastAsia="en-ZA"/>
        </w:rPr>
      </w:pPr>
      <w:r w:rsidRPr="00D537DA">
        <w:rPr>
          <w:szCs w:val="24"/>
        </w:rPr>
        <w:t xml:space="preserve">Mitigation: </w:t>
      </w:r>
      <w:r w:rsidRPr="00D537DA">
        <w:rPr>
          <w:rFonts w:eastAsia="Times New Roman" w:cs="Times New Roman"/>
          <w:color w:val="000000"/>
          <w:szCs w:val="24"/>
          <w:lang w:eastAsia="en-ZA"/>
        </w:rPr>
        <w:t>Communication must occur between team members</w:t>
      </w:r>
    </w:p>
    <w:p w14:paraId="4E850A27" w14:textId="77777777" w:rsidR="0066049B" w:rsidRPr="00D537DA" w:rsidRDefault="0066049B" w:rsidP="0066049B">
      <w:pPr>
        <w:rPr>
          <w:rFonts w:eastAsia="Times New Roman" w:cs="Times New Roman"/>
          <w:color w:val="000000"/>
          <w:szCs w:val="24"/>
          <w:lang w:eastAsia="en-ZA"/>
        </w:rPr>
      </w:pPr>
      <w:r w:rsidRPr="00D537DA">
        <w:rPr>
          <w:szCs w:val="24"/>
        </w:rPr>
        <w:t xml:space="preserve">Contingency: </w:t>
      </w:r>
      <w:r w:rsidRPr="00D537DA">
        <w:rPr>
          <w:rFonts w:eastAsia="Times New Roman" w:cs="Times New Roman"/>
          <w:color w:val="000000"/>
          <w:szCs w:val="24"/>
          <w:lang w:eastAsia="en-ZA"/>
        </w:rPr>
        <w:t>Mediation</w:t>
      </w:r>
    </w:p>
    <w:p w14:paraId="60E36264" w14:textId="77777777" w:rsidR="0066049B" w:rsidRPr="00D537DA" w:rsidRDefault="0066049B" w:rsidP="0066049B">
      <w:pPr>
        <w:rPr>
          <w:szCs w:val="24"/>
        </w:rPr>
      </w:pPr>
    </w:p>
    <w:p w14:paraId="29A46774" w14:textId="41CCA89C" w:rsidR="0066049B" w:rsidRPr="003B16A2" w:rsidRDefault="00280128" w:rsidP="003B16A2">
      <w:pPr>
        <w:pStyle w:val="Heading2"/>
        <w:spacing w:after="240"/>
      </w:pPr>
      <w:bookmarkStart w:id="878" w:name="_Toc418840360"/>
      <w:r>
        <w:t>14</w:t>
      </w:r>
      <w:r w:rsidR="0066049B" w:rsidRPr="00D537DA">
        <w:t>.2 Medium risks:</w:t>
      </w:r>
      <w:bookmarkEnd w:id="878"/>
    </w:p>
    <w:p w14:paraId="23219693" w14:textId="6FE2C12D" w:rsidR="0066049B" w:rsidRPr="00D537DA" w:rsidRDefault="00280128" w:rsidP="003B16A2">
      <w:pPr>
        <w:pStyle w:val="Heading3"/>
      </w:pPr>
      <w:bookmarkStart w:id="879" w:name="_Toc418840361"/>
      <w:r>
        <w:t>14</w:t>
      </w:r>
      <w:r w:rsidR="0066049B">
        <w:t>.2.1 People Risks</w:t>
      </w:r>
      <w:bookmarkEnd w:id="879"/>
    </w:p>
    <w:p w14:paraId="5A9A392D" w14:textId="77777777" w:rsidR="0066049B" w:rsidRDefault="0066049B" w:rsidP="0066049B">
      <w:pPr>
        <w:rPr>
          <w:b/>
          <w:szCs w:val="24"/>
        </w:rPr>
      </w:pPr>
    </w:p>
    <w:p w14:paraId="699060E4" w14:textId="77777777" w:rsidR="0066049B" w:rsidRPr="00D537DA" w:rsidRDefault="0066049B" w:rsidP="0066049B">
      <w:pPr>
        <w:rPr>
          <w:b/>
          <w:szCs w:val="24"/>
        </w:rPr>
      </w:pPr>
      <w:r w:rsidRPr="00D537DA">
        <w:rPr>
          <w:b/>
          <w:szCs w:val="24"/>
        </w:rPr>
        <w:t>Number 2</w:t>
      </w:r>
    </w:p>
    <w:p w14:paraId="62E1FA18" w14:textId="03A65F57" w:rsidR="0066049B" w:rsidRPr="00D537DA" w:rsidRDefault="0066049B" w:rsidP="0066049B">
      <w:pPr>
        <w:rPr>
          <w:szCs w:val="24"/>
        </w:rPr>
      </w:pPr>
      <w:r w:rsidRPr="00D537DA">
        <w:rPr>
          <w:szCs w:val="24"/>
        </w:rPr>
        <w:t xml:space="preserve">Risk: Lack of knowledge on </w:t>
      </w:r>
      <w:del w:id="880" w:author="Genya Gluckman" w:date="2015-09-01T12:30:00Z">
        <w:r w:rsidRPr="00D537DA" w:rsidDel="00141DDB">
          <w:rPr>
            <w:szCs w:val="24"/>
          </w:rPr>
          <w:delText>Moodle</w:delText>
        </w:r>
      </w:del>
      <w:ins w:id="881" w:author="Genya Gluckman" w:date="2015-09-01T12:30:00Z">
        <w:r w:rsidR="00141DDB">
          <w:rPr>
            <w:szCs w:val="24"/>
          </w:rPr>
          <w:t>MVC</w:t>
        </w:r>
      </w:ins>
    </w:p>
    <w:p w14:paraId="124460CF" w14:textId="2EE22B97" w:rsidR="0066049B" w:rsidRPr="00D537DA" w:rsidRDefault="0066049B" w:rsidP="0066049B">
      <w:pPr>
        <w:rPr>
          <w:szCs w:val="24"/>
        </w:rPr>
      </w:pPr>
      <w:r w:rsidRPr="00D537DA">
        <w:rPr>
          <w:szCs w:val="24"/>
        </w:rPr>
        <w:t xml:space="preserve">Description: The team has no previous experience using </w:t>
      </w:r>
      <w:del w:id="882" w:author="Genya Gluckman" w:date="2015-09-01T12:30:00Z">
        <w:r w:rsidRPr="00D537DA" w:rsidDel="00141DDB">
          <w:rPr>
            <w:szCs w:val="24"/>
          </w:rPr>
          <w:delText>Moodle</w:delText>
        </w:r>
      </w:del>
      <w:ins w:id="883" w:author="Genya Gluckman" w:date="2015-09-01T12:30:00Z">
        <w:r w:rsidR="00141DDB">
          <w:rPr>
            <w:szCs w:val="24"/>
          </w:rPr>
          <w:t>MVC</w:t>
        </w:r>
      </w:ins>
    </w:p>
    <w:p w14:paraId="6442A2DD" w14:textId="77777777" w:rsidR="0066049B" w:rsidRPr="00D537DA" w:rsidRDefault="0066049B" w:rsidP="0066049B">
      <w:pPr>
        <w:rPr>
          <w:szCs w:val="24"/>
        </w:rPr>
      </w:pPr>
      <w:r w:rsidRPr="00D537DA">
        <w:rPr>
          <w:szCs w:val="24"/>
        </w:rPr>
        <w:t>Cause: The team might find it difficult to build the system</w:t>
      </w:r>
    </w:p>
    <w:p w14:paraId="6B6EE4EE" w14:textId="2316AF43" w:rsidR="0066049B" w:rsidRPr="00D537DA" w:rsidRDefault="0066049B" w:rsidP="0066049B">
      <w:pPr>
        <w:rPr>
          <w:szCs w:val="24"/>
        </w:rPr>
      </w:pPr>
      <w:r w:rsidRPr="00D537DA">
        <w:rPr>
          <w:szCs w:val="24"/>
        </w:rPr>
        <w:t xml:space="preserve">Trigger: </w:t>
      </w:r>
      <w:del w:id="884" w:author="Genya Gluckman" w:date="2015-09-01T12:30:00Z">
        <w:r w:rsidRPr="00D537DA" w:rsidDel="00141DDB">
          <w:rPr>
            <w:szCs w:val="24"/>
          </w:rPr>
          <w:delText>Moodle is not currently taught at UCT and it not widely known within UCT</w:delText>
        </w:r>
      </w:del>
      <w:ins w:id="885" w:author="Genya Gluckman" w:date="2015-09-01T12:30:00Z">
        <w:r w:rsidR="00141DDB">
          <w:rPr>
            <w:szCs w:val="24"/>
          </w:rPr>
          <w:t>MVC is only briefly covered in the Systems Development course</w:t>
        </w:r>
      </w:ins>
    </w:p>
    <w:p w14:paraId="185166D7" w14:textId="18B8B3FE" w:rsidR="0066049B" w:rsidRPr="00D537DA" w:rsidRDefault="0066049B" w:rsidP="0066049B">
      <w:pPr>
        <w:rPr>
          <w:szCs w:val="24"/>
        </w:rPr>
      </w:pPr>
      <w:r w:rsidRPr="00D537DA">
        <w:rPr>
          <w:szCs w:val="24"/>
        </w:rPr>
        <w:t xml:space="preserve">Mitigation: Learn how to use </w:t>
      </w:r>
      <w:del w:id="886" w:author="Genya Gluckman" w:date="2015-09-01T12:31:00Z">
        <w:r w:rsidRPr="00D537DA" w:rsidDel="00141DDB">
          <w:rPr>
            <w:szCs w:val="24"/>
          </w:rPr>
          <w:delText xml:space="preserve">Moodle </w:delText>
        </w:r>
      </w:del>
      <w:ins w:id="887" w:author="Genya Gluckman" w:date="2015-09-01T12:31:00Z">
        <w:r w:rsidR="00141DDB">
          <w:rPr>
            <w:szCs w:val="24"/>
          </w:rPr>
          <w:t>MVC</w:t>
        </w:r>
        <w:r w:rsidR="00141DDB" w:rsidRPr="00D537DA">
          <w:rPr>
            <w:szCs w:val="24"/>
          </w:rPr>
          <w:t xml:space="preserve"> </w:t>
        </w:r>
      </w:ins>
      <w:r w:rsidRPr="00D537DA">
        <w:rPr>
          <w:szCs w:val="24"/>
        </w:rPr>
        <w:t>efficiently and effectively, before coding begins</w:t>
      </w:r>
    </w:p>
    <w:p w14:paraId="05E2FAA2" w14:textId="36A53C7D" w:rsidR="0066049B" w:rsidRPr="00D537DA" w:rsidRDefault="0066049B" w:rsidP="0066049B">
      <w:pPr>
        <w:rPr>
          <w:szCs w:val="24"/>
        </w:rPr>
      </w:pPr>
      <w:r w:rsidRPr="00D537DA">
        <w:rPr>
          <w:szCs w:val="24"/>
        </w:rPr>
        <w:t xml:space="preserve">Contingency: Get </w:t>
      </w:r>
      <w:del w:id="888" w:author="Genya Gluckman" w:date="2015-09-01T12:31:00Z">
        <w:r w:rsidRPr="00D537DA" w:rsidDel="00141DDB">
          <w:rPr>
            <w:szCs w:val="24"/>
          </w:rPr>
          <w:delText xml:space="preserve">external </w:delText>
        </w:r>
      </w:del>
      <w:ins w:id="889" w:author="Genya Gluckman" w:date="2015-09-01T12:31:00Z">
        <w:r w:rsidR="00141DDB">
          <w:rPr>
            <w:szCs w:val="24"/>
          </w:rPr>
          <w:t>tutor</w:t>
        </w:r>
        <w:r w:rsidR="00141DDB" w:rsidRPr="00D537DA">
          <w:rPr>
            <w:szCs w:val="24"/>
          </w:rPr>
          <w:t xml:space="preserve"> </w:t>
        </w:r>
      </w:ins>
      <w:r w:rsidRPr="00D537DA">
        <w:rPr>
          <w:szCs w:val="24"/>
        </w:rPr>
        <w:t>help</w:t>
      </w:r>
    </w:p>
    <w:p w14:paraId="6FB5D8FD" w14:textId="77777777" w:rsidR="0066049B" w:rsidRPr="00D537DA" w:rsidRDefault="0066049B" w:rsidP="0066049B">
      <w:pPr>
        <w:rPr>
          <w:szCs w:val="24"/>
        </w:rPr>
      </w:pPr>
    </w:p>
    <w:p w14:paraId="2693E66D" w14:textId="77777777" w:rsidR="0066049B" w:rsidRDefault="0066049B" w:rsidP="0066049B">
      <w:pPr>
        <w:rPr>
          <w:b/>
          <w:szCs w:val="24"/>
        </w:rPr>
      </w:pPr>
    </w:p>
    <w:p w14:paraId="12FBAB62" w14:textId="77777777" w:rsidR="0066049B" w:rsidRPr="00D537DA" w:rsidRDefault="0066049B" w:rsidP="0066049B">
      <w:pPr>
        <w:rPr>
          <w:b/>
          <w:szCs w:val="24"/>
        </w:rPr>
      </w:pPr>
      <w:r w:rsidRPr="00D537DA">
        <w:rPr>
          <w:b/>
          <w:szCs w:val="24"/>
        </w:rPr>
        <w:lastRenderedPageBreak/>
        <w:t>Number 3</w:t>
      </w:r>
    </w:p>
    <w:p w14:paraId="5BEA8287" w14:textId="77777777" w:rsidR="0066049B" w:rsidRPr="00D537DA" w:rsidRDefault="0066049B" w:rsidP="0066049B">
      <w:pPr>
        <w:rPr>
          <w:szCs w:val="24"/>
        </w:rPr>
      </w:pPr>
      <w:r w:rsidRPr="00D537DA">
        <w:rPr>
          <w:szCs w:val="24"/>
        </w:rPr>
        <w:t>Risk: Lack of help</w:t>
      </w:r>
    </w:p>
    <w:p w14:paraId="4E9E4A29" w14:textId="5C8B063C" w:rsidR="0066049B" w:rsidRPr="00D537DA" w:rsidRDefault="0066049B" w:rsidP="0066049B">
      <w:pPr>
        <w:rPr>
          <w:rFonts w:eastAsia="Times New Roman" w:cs="Times New Roman"/>
          <w:color w:val="000000"/>
          <w:szCs w:val="24"/>
          <w:lang w:eastAsia="en-ZA"/>
        </w:rPr>
      </w:pPr>
      <w:r w:rsidRPr="00D537DA">
        <w:rPr>
          <w:rFonts w:eastAsia="Times New Roman" w:cs="Times New Roman"/>
          <w:color w:val="000000"/>
          <w:szCs w:val="24"/>
          <w:lang w:eastAsia="en-ZA"/>
        </w:rPr>
        <w:t>Description:</w:t>
      </w:r>
      <w:r w:rsidRPr="00D537DA">
        <w:rPr>
          <w:color w:val="000000"/>
          <w:szCs w:val="24"/>
        </w:rPr>
        <w:t xml:space="preserve"> </w:t>
      </w:r>
      <w:r w:rsidRPr="00D537DA">
        <w:rPr>
          <w:rFonts w:eastAsia="Times New Roman" w:cs="Times New Roman"/>
          <w:color w:val="000000"/>
          <w:szCs w:val="24"/>
          <w:lang w:eastAsia="en-ZA"/>
        </w:rPr>
        <w:t xml:space="preserve">Tutors and lecturers have limited </w:t>
      </w:r>
      <w:del w:id="890" w:author="Genya Gluckman" w:date="2015-09-01T12:31:00Z">
        <w:r w:rsidRPr="00D537DA" w:rsidDel="00141DDB">
          <w:rPr>
            <w:rFonts w:eastAsia="Times New Roman" w:cs="Times New Roman"/>
            <w:color w:val="000000"/>
            <w:szCs w:val="24"/>
            <w:lang w:eastAsia="en-ZA"/>
          </w:rPr>
          <w:delText>to no knowledge on Moodle</w:delText>
        </w:r>
      </w:del>
      <w:ins w:id="891" w:author="Genya Gluckman" w:date="2015-09-01T12:31:00Z">
        <w:r w:rsidR="00141DDB">
          <w:rPr>
            <w:rFonts w:eastAsia="Times New Roman" w:cs="Times New Roman"/>
            <w:color w:val="000000"/>
            <w:szCs w:val="24"/>
            <w:lang w:eastAsia="en-ZA"/>
          </w:rPr>
          <w:t>time</w:t>
        </w:r>
      </w:ins>
      <w:r w:rsidRPr="00D537DA">
        <w:rPr>
          <w:rFonts w:eastAsia="Times New Roman" w:cs="Times New Roman"/>
          <w:color w:val="000000"/>
          <w:szCs w:val="24"/>
          <w:lang w:eastAsia="en-ZA"/>
        </w:rPr>
        <w:t xml:space="preserve"> so they may not be able to help</w:t>
      </w:r>
      <w:ins w:id="892" w:author="Genya Gluckman" w:date="2015-09-01T12:31:00Z">
        <w:r w:rsidR="00141DDB">
          <w:rPr>
            <w:rFonts w:eastAsia="Times New Roman" w:cs="Times New Roman"/>
            <w:color w:val="000000"/>
            <w:szCs w:val="24"/>
            <w:lang w:eastAsia="en-ZA"/>
          </w:rPr>
          <w:t xml:space="preserve"> when needed</w:t>
        </w:r>
      </w:ins>
    </w:p>
    <w:p w14:paraId="298FEDEC" w14:textId="23205057" w:rsidR="0066049B" w:rsidRPr="00D537DA" w:rsidRDefault="0066049B" w:rsidP="0066049B">
      <w:pPr>
        <w:rPr>
          <w:rFonts w:eastAsia="Times New Roman" w:cs="Times New Roman"/>
          <w:color w:val="000000"/>
          <w:szCs w:val="24"/>
          <w:lang w:eastAsia="en-ZA"/>
        </w:rPr>
      </w:pPr>
      <w:r w:rsidRPr="00D537DA">
        <w:rPr>
          <w:szCs w:val="24"/>
        </w:rPr>
        <w:t xml:space="preserve">Cause: Limited </w:t>
      </w:r>
      <w:del w:id="893" w:author="Genya Gluckman" w:date="2015-09-01T12:31:00Z">
        <w:r w:rsidRPr="00D537DA" w:rsidDel="00141DDB">
          <w:rPr>
            <w:szCs w:val="24"/>
          </w:rPr>
          <w:delText>to n</w:delText>
        </w:r>
        <w:r w:rsidRPr="00D537DA" w:rsidDel="00141DDB">
          <w:rPr>
            <w:rFonts w:eastAsia="Times New Roman" w:cs="Times New Roman"/>
            <w:color w:val="000000"/>
            <w:szCs w:val="24"/>
            <w:lang w:eastAsia="en-ZA"/>
          </w:rPr>
          <w:delText>o outside help is available</w:delText>
        </w:r>
      </w:del>
      <w:ins w:id="894" w:author="Genya Gluckman" w:date="2015-09-01T12:31:00Z">
        <w:r w:rsidR="00141DDB">
          <w:rPr>
            <w:szCs w:val="24"/>
          </w:rPr>
          <w:t>budget for UCT to pay tutors</w:t>
        </w:r>
      </w:ins>
    </w:p>
    <w:p w14:paraId="11A74736" w14:textId="77777777" w:rsidR="0066049B" w:rsidRPr="00D537DA" w:rsidRDefault="0066049B" w:rsidP="0066049B">
      <w:pPr>
        <w:rPr>
          <w:rFonts w:eastAsia="Times New Roman" w:cs="Times New Roman"/>
          <w:color w:val="000000"/>
          <w:szCs w:val="24"/>
          <w:lang w:eastAsia="en-ZA"/>
        </w:rPr>
      </w:pPr>
      <w:r w:rsidRPr="00D537DA">
        <w:rPr>
          <w:szCs w:val="24"/>
        </w:rPr>
        <w:t xml:space="preserve">Trigger: </w:t>
      </w:r>
      <w:r w:rsidRPr="00D537DA">
        <w:rPr>
          <w:rFonts w:eastAsia="Times New Roman" w:cs="Times New Roman"/>
          <w:color w:val="000000"/>
          <w:szCs w:val="24"/>
          <w:lang w:eastAsia="en-ZA"/>
        </w:rPr>
        <w:t xml:space="preserve">The team gets stuck on a problem that they cannot solve </w:t>
      </w:r>
    </w:p>
    <w:p w14:paraId="5963993D" w14:textId="11B29B76" w:rsidR="0066049B" w:rsidRPr="00D537DA" w:rsidRDefault="0066049B" w:rsidP="0066049B">
      <w:pPr>
        <w:rPr>
          <w:rFonts w:eastAsia="Times New Roman" w:cs="Times New Roman"/>
          <w:color w:val="000000"/>
          <w:szCs w:val="24"/>
          <w:lang w:eastAsia="en-ZA"/>
        </w:rPr>
      </w:pPr>
      <w:r w:rsidRPr="00D537DA">
        <w:rPr>
          <w:szCs w:val="24"/>
        </w:rPr>
        <w:t xml:space="preserve">Mitigation: </w:t>
      </w:r>
      <w:r w:rsidRPr="00D537DA">
        <w:rPr>
          <w:rFonts w:eastAsia="Times New Roman" w:cs="Times New Roman"/>
          <w:color w:val="000000"/>
          <w:szCs w:val="24"/>
          <w:lang w:eastAsia="en-ZA"/>
        </w:rPr>
        <w:t xml:space="preserve">Source external help </w:t>
      </w:r>
      <w:del w:id="895" w:author="Genya Gluckman" w:date="2015-09-01T12:31:00Z">
        <w:r w:rsidRPr="00D537DA" w:rsidDel="00141DDB">
          <w:rPr>
            <w:rFonts w:eastAsia="Times New Roman" w:cs="Times New Roman"/>
            <w:color w:val="000000"/>
            <w:szCs w:val="24"/>
            <w:lang w:eastAsia="en-ZA"/>
          </w:rPr>
          <w:delText>upfront</w:delText>
        </w:r>
      </w:del>
      <w:ins w:id="896" w:author="Genya Gluckman" w:date="2015-09-01T12:31:00Z">
        <w:r w:rsidR="00141DDB">
          <w:rPr>
            <w:rFonts w:eastAsia="Times New Roman" w:cs="Times New Roman"/>
            <w:color w:val="000000"/>
            <w:szCs w:val="24"/>
            <w:lang w:eastAsia="en-ZA"/>
          </w:rPr>
          <w:t>online</w:t>
        </w:r>
      </w:ins>
    </w:p>
    <w:p w14:paraId="5CFAA2F5" w14:textId="77777777" w:rsidR="0066049B" w:rsidRPr="00D537DA" w:rsidRDefault="0066049B" w:rsidP="0066049B">
      <w:pPr>
        <w:rPr>
          <w:rFonts w:eastAsia="Times New Roman" w:cs="Times New Roman"/>
          <w:color w:val="000000"/>
          <w:szCs w:val="24"/>
          <w:lang w:eastAsia="en-ZA"/>
        </w:rPr>
      </w:pPr>
      <w:r w:rsidRPr="00D537DA">
        <w:rPr>
          <w:szCs w:val="24"/>
        </w:rPr>
        <w:t xml:space="preserve">Contingency: </w:t>
      </w:r>
      <w:r w:rsidRPr="00D537DA">
        <w:rPr>
          <w:rFonts w:eastAsia="Times New Roman" w:cs="Times New Roman"/>
          <w:color w:val="000000"/>
          <w:szCs w:val="24"/>
          <w:lang w:eastAsia="en-ZA"/>
        </w:rPr>
        <w:t>Try use external resources and resources available on the Internet to solve the problem</w:t>
      </w:r>
    </w:p>
    <w:p w14:paraId="164A7D21" w14:textId="77777777" w:rsidR="0066049B" w:rsidRPr="00D537DA" w:rsidRDefault="0066049B" w:rsidP="0066049B">
      <w:pPr>
        <w:rPr>
          <w:b/>
          <w:szCs w:val="24"/>
        </w:rPr>
      </w:pPr>
      <w:r w:rsidRPr="00D537DA">
        <w:rPr>
          <w:b/>
          <w:szCs w:val="24"/>
        </w:rPr>
        <w:t>Number 4</w:t>
      </w:r>
    </w:p>
    <w:p w14:paraId="42AF1296" w14:textId="77777777" w:rsidR="0066049B" w:rsidRPr="00D537DA" w:rsidRDefault="0066049B" w:rsidP="0066049B">
      <w:pPr>
        <w:rPr>
          <w:rFonts w:eastAsia="Times New Roman" w:cs="Times New Roman"/>
          <w:color w:val="000000"/>
          <w:szCs w:val="24"/>
          <w:lang w:eastAsia="en-ZA"/>
        </w:rPr>
      </w:pPr>
      <w:r w:rsidRPr="00D537DA">
        <w:rPr>
          <w:szCs w:val="24"/>
        </w:rPr>
        <w:t xml:space="preserve">Risk: </w:t>
      </w:r>
      <w:r w:rsidRPr="00D537DA">
        <w:rPr>
          <w:rFonts w:eastAsia="Times New Roman" w:cs="Times New Roman"/>
          <w:color w:val="000000"/>
          <w:szCs w:val="24"/>
          <w:lang w:eastAsia="en-ZA"/>
        </w:rPr>
        <w:t>Lack of skills</w:t>
      </w:r>
    </w:p>
    <w:p w14:paraId="5168D5CA" w14:textId="77777777" w:rsidR="0066049B" w:rsidRPr="00D537DA" w:rsidRDefault="0066049B" w:rsidP="0066049B">
      <w:pPr>
        <w:rPr>
          <w:rFonts w:eastAsia="Times New Roman" w:cs="Times New Roman"/>
          <w:color w:val="000000"/>
          <w:szCs w:val="24"/>
          <w:lang w:eastAsia="en-ZA"/>
        </w:rPr>
      </w:pPr>
      <w:r w:rsidRPr="00D537DA">
        <w:rPr>
          <w:szCs w:val="24"/>
        </w:rPr>
        <w:t xml:space="preserve">Description: </w:t>
      </w:r>
      <w:r w:rsidRPr="00D537DA">
        <w:rPr>
          <w:rFonts w:eastAsia="Times New Roman" w:cs="Times New Roman"/>
          <w:color w:val="000000"/>
          <w:szCs w:val="24"/>
          <w:lang w:eastAsia="en-ZA"/>
        </w:rPr>
        <w:t>The E-Bots team might lack the necessary skills to create the eduActiv system (especially experience with implementing gamification) and this may cause a time delay</w:t>
      </w:r>
    </w:p>
    <w:p w14:paraId="3DDE834B" w14:textId="77777777" w:rsidR="0066049B" w:rsidRPr="00D537DA" w:rsidRDefault="0066049B" w:rsidP="0066049B">
      <w:pPr>
        <w:rPr>
          <w:rFonts w:eastAsia="Times New Roman" w:cs="Times New Roman"/>
          <w:color w:val="000000"/>
          <w:szCs w:val="24"/>
          <w:lang w:eastAsia="en-ZA"/>
        </w:rPr>
      </w:pPr>
      <w:r w:rsidRPr="00D537DA">
        <w:rPr>
          <w:szCs w:val="24"/>
        </w:rPr>
        <w:t xml:space="preserve">Cause: </w:t>
      </w:r>
      <w:r w:rsidRPr="00D537DA">
        <w:rPr>
          <w:rFonts w:eastAsia="Times New Roman" w:cs="Times New Roman"/>
          <w:color w:val="000000"/>
          <w:szCs w:val="24"/>
          <w:lang w:eastAsia="en-ZA"/>
        </w:rPr>
        <w:t>A team member does not have sufficient knowledge to complete a task</w:t>
      </w:r>
    </w:p>
    <w:p w14:paraId="1C5FB714" w14:textId="77777777" w:rsidR="0066049B" w:rsidRPr="00D537DA" w:rsidRDefault="0066049B" w:rsidP="0066049B">
      <w:pPr>
        <w:rPr>
          <w:rFonts w:eastAsia="Times New Roman" w:cs="Times New Roman"/>
          <w:color w:val="000000"/>
          <w:szCs w:val="24"/>
          <w:lang w:eastAsia="en-ZA"/>
        </w:rPr>
      </w:pPr>
      <w:r w:rsidRPr="00D537DA">
        <w:rPr>
          <w:szCs w:val="24"/>
        </w:rPr>
        <w:t>Trigger: Complex problem or lack of knowledge</w:t>
      </w:r>
    </w:p>
    <w:p w14:paraId="1EFF4426" w14:textId="77777777" w:rsidR="0066049B" w:rsidRPr="00D537DA" w:rsidRDefault="0066049B" w:rsidP="0066049B">
      <w:pPr>
        <w:rPr>
          <w:rFonts w:eastAsia="Times New Roman" w:cs="Times New Roman"/>
          <w:color w:val="000000"/>
          <w:szCs w:val="24"/>
          <w:lang w:eastAsia="en-ZA"/>
        </w:rPr>
      </w:pPr>
      <w:r w:rsidRPr="00D537DA">
        <w:rPr>
          <w:szCs w:val="24"/>
        </w:rPr>
        <w:t xml:space="preserve">Mitigation: </w:t>
      </w:r>
      <w:r w:rsidRPr="00D537DA">
        <w:rPr>
          <w:rFonts w:eastAsia="Times New Roman" w:cs="Times New Roman"/>
          <w:color w:val="000000"/>
          <w:szCs w:val="24"/>
          <w:lang w:eastAsia="en-ZA"/>
        </w:rPr>
        <w:t>Gain the necessary skills to build the system</w:t>
      </w:r>
    </w:p>
    <w:p w14:paraId="41E61D07" w14:textId="77777777" w:rsidR="0066049B" w:rsidRPr="00D537DA" w:rsidRDefault="0066049B" w:rsidP="0066049B">
      <w:pPr>
        <w:rPr>
          <w:rFonts w:eastAsia="Times New Roman" w:cs="Times New Roman"/>
          <w:color w:val="000000"/>
          <w:szCs w:val="24"/>
          <w:lang w:eastAsia="en-ZA"/>
        </w:rPr>
      </w:pPr>
      <w:r w:rsidRPr="00D537DA">
        <w:rPr>
          <w:szCs w:val="24"/>
        </w:rPr>
        <w:t xml:space="preserve">Contingency: </w:t>
      </w:r>
      <w:r w:rsidRPr="00D537DA">
        <w:rPr>
          <w:rFonts w:eastAsia="Times New Roman" w:cs="Times New Roman"/>
          <w:color w:val="000000"/>
          <w:szCs w:val="24"/>
          <w:lang w:eastAsia="en-ZA"/>
        </w:rPr>
        <w:t>Ask team members or external people for help if there is a problem</w:t>
      </w:r>
    </w:p>
    <w:p w14:paraId="33F46A5D" w14:textId="77777777" w:rsidR="0066049B" w:rsidRPr="00D537DA" w:rsidRDefault="0066049B" w:rsidP="0066049B">
      <w:pPr>
        <w:rPr>
          <w:szCs w:val="24"/>
        </w:rPr>
      </w:pPr>
    </w:p>
    <w:p w14:paraId="42A13CF0" w14:textId="77777777" w:rsidR="0066049B" w:rsidRPr="00D537DA" w:rsidRDefault="0066049B" w:rsidP="0066049B">
      <w:pPr>
        <w:rPr>
          <w:b/>
          <w:szCs w:val="24"/>
        </w:rPr>
      </w:pPr>
      <w:r w:rsidRPr="00D537DA">
        <w:rPr>
          <w:b/>
          <w:szCs w:val="24"/>
        </w:rPr>
        <w:t>Number 5</w:t>
      </w:r>
    </w:p>
    <w:p w14:paraId="3EABA425" w14:textId="77777777" w:rsidR="0066049B" w:rsidRPr="00D537DA" w:rsidRDefault="0066049B" w:rsidP="0066049B">
      <w:pPr>
        <w:rPr>
          <w:rFonts w:eastAsia="Times New Roman" w:cs="Times New Roman"/>
          <w:color w:val="000000"/>
          <w:szCs w:val="24"/>
          <w:lang w:eastAsia="en-ZA"/>
        </w:rPr>
      </w:pPr>
      <w:r w:rsidRPr="00D537DA">
        <w:rPr>
          <w:szCs w:val="24"/>
        </w:rPr>
        <w:t xml:space="preserve">Risk: </w:t>
      </w:r>
      <w:r w:rsidRPr="00D537DA">
        <w:rPr>
          <w:rFonts w:eastAsia="Times New Roman" w:cs="Times New Roman"/>
          <w:color w:val="000000"/>
          <w:szCs w:val="24"/>
          <w:lang w:eastAsia="en-ZA"/>
        </w:rPr>
        <w:t>Scope creep</w:t>
      </w:r>
    </w:p>
    <w:p w14:paraId="59C4FAED" w14:textId="77777777" w:rsidR="0066049B" w:rsidRPr="00D537DA" w:rsidRDefault="0066049B" w:rsidP="0066049B">
      <w:pPr>
        <w:rPr>
          <w:szCs w:val="24"/>
        </w:rPr>
      </w:pPr>
      <w:r w:rsidRPr="00D537DA">
        <w:rPr>
          <w:szCs w:val="24"/>
        </w:rPr>
        <w:t>Description: The project has unrequired functionality</w:t>
      </w:r>
    </w:p>
    <w:p w14:paraId="74DB4DFB" w14:textId="77777777" w:rsidR="0066049B" w:rsidRPr="00D537DA" w:rsidRDefault="0066049B" w:rsidP="0066049B">
      <w:pPr>
        <w:rPr>
          <w:szCs w:val="24"/>
        </w:rPr>
      </w:pPr>
      <w:r w:rsidRPr="00D537DA">
        <w:rPr>
          <w:szCs w:val="24"/>
        </w:rPr>
        <w:t>Cause: SMART objectives are not met</w:t>
      </w:r>
    </w:p>
    <w:p w14:paraId="1C4B8801" w14:textId="77777777" w:rsidR="0066049B" w:rsidRPr="00D537DA" w:rsidRDefault="0066049B" w:rsidP="0066049B">
      <w:pPr>
        <w:rPr>
          <w:szCs w:val="24"/>
        </w:rPr>
      </w:pPr>
      <w:r w:rsidRPr="00D537DA">
        <w:rPr>
          <w:szCs w:val="24"/>
        </w:rPr>
        <w:t>Trigger: Broad and vague requirements</w:t>
      </w:r>
    </w:p>
    <w:p w14:paraId="18AD3E8B" w14:textId="6D0BDEAA" w:rsidR="0066049B" w:rsidRPr="00D537DA" w:rsidRDefault="0066049B" w:rsidP="0066049B">
      <w:pPr>
        <w:rPr>
          <w:szCs w:val="24"/>
        </w:rPr>
      </w:pPr>
      <w:r w:rsidRPr="00D537DA">
        <w:rPr>
          <w:szCs w:val="24"/>
        </w:rPr>
        <w:t>Mitigation: Create and follow the SMART principle</w:t>
      </w:r>
      <w:r w:rsidR="000E4292">
        <w:rPr>
          <w:szCs w:val="24"/>
        </w:rPr>
        <w:t xml:space="preserve"> for defining project and system objectives</w:t>
      </w:r>
      <w:r w:rsidRPr="00D537DA">
        <w:rPr>
          <w:szCs w:val="24"/>
        </w:rPr>
        <w:t xml:space="preserve">. That includes, defining objectives that are Specific, Measurable, </w:t>
      </w:r>
      <w:r w:rsidR="001556EF" w:rsidRPr="00D537DA">
        <w:rPr>
          <w:szCs w:val="24"/>
        </w:rPr>
        <w:t>Achievable</w:t>
      </w:r>
      <w:r w:rsidRPr="00D537DA">
        <w:rPr>
          <w:szCs w:val="24"/>
        </w:rPr>
        <w:t xml:space="preserve">, Realistic and Timeous. This will ensure </w:t>
      </w:r>
      <w:r w:rsidR="001556EF" w:rsidRPr="00D537DA">
        <w:rPr>
          <w:szCs w:val="24"/>
        </w:rPr>
        <w:t>t</w:t>
      </w:r>
      <w:r w:rsidR="001556EF">
        <w:rPr>
          <w:szCs w:val="24"/>
        </w:rPr>
        <w:t>hat</w:t>
      </w:r>
      <w:r w:rsidR="000E4292">
        <w:rPr>
          <w:szCs w:val="24"/>
        </w:rPr>
        <w:t xml:space="preserve"> </w:t>
      </w:r>
      <w:r w:rsidRPr="00D537DA">
        <w:rPr>
          <w:szCs w:val="24"/>
        </w:rPr>
        <w:t>he project is of a realistic scope</w:t>
      </w:r>
      <w:r w:rsidR="000E4292">
        <w:rPr>
          <w:szCs w:val="24"/>
        </w:rPr>
        <w:t xml:space="preserve"> and will eliminate scope creep, provided </w:t>
      </w:r>
      <w:r w:rsidRPr="00D537DA">
        <w:rPr>
          <w:szCs w:val="24"/>
        </w:rPr>
        <w:t>they are followed</w:t>
      </w:r>
    </w:p>
    <w:p w14:paraId="49452C78" w14:textId="77777777" w:rsidR="0066049B" w:rsidRDefault="0066049B" w:rsidP="0066049B">
      <w:pPr>
        <w:rPr>
          <w:szCs w:val="24"/>
        </w:rPr>
      </w:pPr>
      <w:r w:rsidRPr="00D537DA">
        <w:rPr>
          <w:szCs w:val="24"/>
        </w:rPr>
        <w:t>Contingency: Reduce the scope of the project</w:t>
      </w:r>
    </w:p>
    <w:p w14:paraId="1F6BA1B2" w14:textId="77777777" w:rsidR="00280128" w:rsidRDefault="00280128" w:rsidP="0066049B">
      <w:pPr>
        <w:rPr>
          <w:b/>
          <w:szCs w:val="24"/>
        </w:rPr>
      </w:pPr>
      <w:r>
        <w:rPr>
          <w:b/>
          <w:szCs w:val="24"/>
        </w:rPr>
        <w:br w:type="page"/>
      </w:r>
    </w:p>
    <w:p w14:paraId="3B61FF51" w14:textId="1D56A103" w:rsidR="0066049B" w:rsidRPr="00D537DA" w:rsidRDefault="0066049B" w:rsidP="0066049B">
      <w:pPr>
        <w:rPr>
          <w:b/>
          <w:szCs w:val="24"/>
        </w:rPr>
      </w:pPr>
      <w:r w:rsidRPr="00D537DA">
        <w:rPr>
          <w:b/>
          <w:szCs w:val="24"/>
        </w:rPr>
        <w:lastRenderedPageBreak/>
        <w:t>Number 9</w:t>
      </w:r>
    </w:p>
    <w:p w14:paraId="398C9E51" w14:textId="77777777" w:rsidR="0066049B" w:rsidRPr="00D537DA" w:rsidRDefault="0066049B" w:rsidP="0066049B">
      <w:pPr>
        <w:rPr>
          <w:szCs w:val="24"/>
        </w:rPr>
      </w:pPr>
      <w:r w:rsidRPr="00D537DA">
        <w:rPr>
          <w:szCs w:val="24"/>
        </w:rPr>
        <w:t>Risk: Poor time management</w:t>
      </w:r>
    </w:p>
    <w:p w14:paraId="62A265BC" w14:textId="77777777" w:rsidR="0066049B" w:rsidRPr="00D537DA" w:rsidRDefault="0066049B" w:rsidP="0066049B">
      <w:pPr>
        <w:rPr>
          <w:szCs w:val="24"/>
        </w:rPr>
      </w:pPr>
      <w:r w:rsidRPr="00D537DA">
        <w:rPr>
          <w:szCs w:val="24"/>
        </w:rPr>
        <w:t>Description: Poor time management can lead to the project deliverables and the project solution not being delivered on time</w:t>
      </w:r>
    </w:p>
    <w:p w14:paraId="0B25D51C" w14:textId="77777777" w:rsidR="0066049B" w:rsidRPr="00D537DA" w:rsidRDefault="0066049B" w:rsidP="0066049B">
      <w:pPr>
        <w:rPr>
          <w:szCs w:val="24"/>
        </w:rPr>
      </w:pPr>
      <w:r w:rsidRPr="00D537DA">
        <w:rPr>
          <w:szCs w:val="24"/>
        </w:rPr>
        <w:t>Cause: Poorly followed schedule</w:t>
      </w:r>
    </w:p>
    <w:p w14:paraId="456D57A8" w14:textId="77777777" w:rsidR="0066049B" w:rsidRPr="00D537DA" w:rsidRDefault="0066049B" w:rsidP="0066049B">
      <w:pPr>
        <w:rPr>
          <w:szCs w:val="24"/>
        </w:rPr>
      </w:pPr>
      <w:r w:rsidRPr="00D537DA">
        <w:rPr>
          <w:szCs w:val="24"/>
        </w:rPr>
        <w:t>Trigger: Time wasted on menial tasks</w:t>
      </w:r>
    </w:p>
    <w:p w14:paraId="0EC8A29F" w14:textId="77777777" w:rsidR="0066049B" w:rsidRPr="00D537DA" w:rsidRDefault="0066049B" w:rsidP="0066049B">
      <w:pPr>
        <w:rPr>
          <w:szCs w:val="24"/>
        </w:rPr>
      </w:pPr>
      <w:r w:rsidRPr="00D537DA">
        <w:rPr>
          <w:szCs w:val="24"/>
        </w:rPr>
        <w:t>Mitigation: Include buffers in the schedule and prioritise tasks</w:t>
      </w:r>
    </w:p>
    <w:p w14:paraId="42137864" w14:textId="77777777" w:rsidR="0066049B" w:rsidRDefault="0066049B" w:rsidP="0066049B">
      <w:pPr>
        <w:rPr>
          <w:szCs w:val="24"/>
        </w:rPr>
      </w:pPr>
      <w:r w:rsidRPr="00D537DA">
        <w:rPr>
          <w:szCs w:val="24"/>
        </w:rPr>
        <w:t>Contingency: Put in extra hours of work to make up lost time</w:t>
      </w:r>
    </w:p>
    <w:p w14:paraId="7FCB3B46" w14:textId="77777777" w:rsidR="00C664AD" w:rsidRDefault="00C664AD" w:rsidP="0066049B">
      <w:pPr>
        <w:rPr>
          <w:szCs w:val="24"/>
        </w:rPr>
      </w:pPr>
    </w:p>
    <w:p w14:paraId="7FFE6ADE" w14:textId="77777777" w:rsidR="0066049B" w:rsidRPr="00D537DA" w:rsidRDefault="0066049B" w:rsidP="0066049B">
      <w:pPr>
        <w:rPr>
          <w:b/>
          <w:szCs w:val="24"/>
        </w:rPr>
      </w:pPr>
      <w:r w:rsidRPr="00D537DA">
        <w:rPr>
          <w:b/>
          <w:szCs w:val="24"/>
        </w:rPr>
        <w:t>Number 13</w:t>
      </w:r>
    </w:p>
    <w:p w14:paraId="5E56BEFB" w14:textId="77777777" w:rsidR="0066049B" w:rsidRPr="00D537DA" w:rsidRDefault="0066049B" w:rsidP="0066049B">
      <w:pPr>
        <w:rPr>
          <w:szCs w:val="24"/>
        </w:rPr>
      </w:pPr>
      <w:r w:rsidRPr="00D537DA">
        <w:rPr>
          <w:szCs w:val="24"/>
        </w:rPr>
        <w:t>Risk: Teachers might not have the technological skills to use the eduActiv system</w:t>
      </w:r>
    </w:p>
    <w:p w14:paraId="40E99899" w14:textId="77777777" w:rsidR="0066049B" w:rsidRPr="00D537DA" w:rsidRDefault="0066049B" w:rsidP="0066049B">
      <w:pPr>
        <w:rPr>
          <w:szCs w:val="24"/>
        </w:rPr>
      </w:pPr>
      <w:r w:rsidRPr="00D537DA">
        <w:rPr>
          <w:szCs w:val="24"/>
        </w:rPr>
        <w:t>Description: This is the first time teachers are using a system to earn CPTD points so they do not have the knowledge to use the system</w:t>
      </w:r>
    </w:p>
    <w:p w14:paraId="5C8FF142" w14:textId="77777777" w:rsidR="0066049B" w:rsidRPr="00D537DA" w:rsidRDefault="0066049B" w:rsidP="0066049B">
      <w:pPr>
        <w:rPr>
          <w:szCs w:val="24"/>
        </w:rPr>
      </w:pPr>
      <w:r w:rsidRPr="00D537DA">
        <w:rPr>
          <w:szCs w:val="24"/>
        </w:rPr>
        <w:t>Cause: The teachers do not complete assessments</w:t>
      </w:r>
    </w:p>
    <w:p w14:paraId="19275C5A" w14:textId="77777777" w:rsidR="0066049B" w:rsidRPr="00D537DA" w:rsidRDefault="0066049B" w:rsidP="0066049B">
      <w:pPr>
        <w:rPr>
          <w:szCs w:val="24"/>
        </w:rPr>
      </w:pPr>
      <w:r w:rsidRPr="00D537DA">
        <w:rPr>
          <w:szCs w:val="24"/>
        </w:rPr>
        <w:t>Trigger: Teachers do not have the knowledge to complete assessments</w:t>
      </w:r>
    </w:p>
    <w:p w14:paraId="160EA757" w14:textId="77777777" w:rsidR="0066049B" w:rsidRPr="00D537DA" w:rsidRDefault="0066049B" w:rsidP="0066049B">
      <w:pPr>
        <w:rPr>
          <w:szCs w:val="24"/>
        </w:rPr>
      </w:pPr>
      <w:r w:rsidRPr="00D537DA">
        <w:rPr>
          <w:szCs w:val="24"/>
        </w:rPr>
        <w:t>Mitigation: The system will be user-friendly and a user manual will be provided online</w:t>
      </w:r>
    </w:p>
    <w:p w14:paraId="4B366263" w14:textId="77777777" w:rsidR="0066049B" w:rsidRDefault="0066049B" w:rsidP="0066049B">
      <w:pPr>
        <w:rPr>
          <w:szCs w:val="24"/>
        </w:rPr>
      </w:pPr>
      <w:r w:rsidRPr="00D537DA">
        <w:rPr>
          <w:szCs w:val="24"/>
        </w:rPr>
        <w:t>Contingency: Teachers will have training on how to use the system. A contact page will be available for further individual queries and help</w:t>
      </w:r>
    </w:p>
    <w:p w14:paraId="32ADF64D" w14:textId="77777777" w:rsidR="00C664AD" w:rsidRPr="00D537DA" w:rsidRDefault="00C664AD" w:rsidP="0066049B">
      <w:pPr>
        <w:rPr>
          <w:szCs w:val="24"/>
        </w:rPr>
      </w:pPr>
    </w:p>
    <w:p w14:paraId="00694922" w14:textId="77777777" w:rsidR="0066049B" w:rsidRPr="00D537DA" w:rsidRDefault="0066049B" w:rsidP="0066049B">
      <w:pPr>
        <w:rPr>
          <w:szCs w:val="24"/>
        </w:rPr>
      </w:pPr>
      <w:r w:rsidRPr="00D537DA">
        <w:rPr>
          <w:b/>
          <w:szCs w:val="24"/>
        </w:rPr>
        <w:t>Number 14</w:t>
      </w:r>
    </w:p>
    <w:p w14:paraId="622756AC" w14:textId="77777777" w:rsidR="0066049B" w:rsidRPr="00D537DA" w:rsidRDefault="0066049B" w:rsidP="0066049B">
      <w:pPr>
        <w:rPr>
          <w:szCs w:val="24"/>
        </w:rPr>
      </w:pPr>
      <w:r w:rsidRPr="00D537DA">
        <w:rPr>
          <w:szCs w:val="24"/>
        </w:rPr>
        <w:t>Risk: Conflict between E-Bots and the sponsor</w:t>
      </w:r>
    </w:p>
    <w:p w14:paraId="1A34DC9B" w14:textId="77777777" w:rsidR="0066049B" w:rsidRPr="00D537DA" w:rsidRDefault="0066049B" w:rsidP="0066049B">
      <w:pPr>
        <w:rPr>
          <w:szCs w:val="24"/>
        </w:rPr>
      </w:pPr>
      <w:r w:rsidRPr="00D537DA">
        <w:rPr>
          <w:szCs w:val="24"/>
        </w:rPr>
        <w:t>Description: Unclear functional requirements or lack of feedback may result in conflict between the E-Bots team and the sponsor</w:t>
      </w:r>
    </w:p>
    <w:p w14:paraId="78FFD92F" w14:textId="77777777" w:rsidR="0066049B" w:rsidRPr="00D537DA" w:rsidRDefault="0066049B" w:rsidP="0066049B">
      <w:pPr>
        <w:rPr>
          <w:rFonts w:eastAsia="Times New Roman" w:cs="Times New Roman"/>
          <w:color w:val="000000"/>
          <w:szCs w:val="24"/>
          <w:lang w:eastAsia="en-ZA"/>
        </w:rPr>
      </w:pPr>
      <w:r w:rsidRPr="00D537DA">
        <w:rPr>
          <w:szCs w:val="24"/>
        </w:rPr>
        <w:t xml:space="preserve">Cause: </w:t>
      </w:r>
      <w:r w:rsidRPr="00D537DA">
        <w:rPr>
          <w:rFonts w:eastAsia="Times New Roman" w:cs="Times New Roman"/>
          <w:color w:val="000000"/>
          <w:szCs w:val="24"/>
          <w:lang w:eastAsia="en-ZA"/>
        </w:rPr>
        <w:t>The sponsor will lose interest in the project</w:t>
      </w:r>
    </w:p>
    <w:p w14:paraId="0A3BC6BB" w14:textId="77777777" w:rsidR="0066049B" w:rsidRPr="00D537DA" w:rsidRDefault="0066049B" w:rsidP="0066049B">
      <w:pPr>
        <w:rPr>
          <w:szCs w:val="24"/>
        </w:rPr>
      </w:pPr>
      <w:r w:rsidRPr="00D537DA">
        <w:rPr>
          <w:szCs w:val="24"/>
        </w:rPr>
        <w:t>Trigger: Clashing interests</w:t>
      </w:r>
    </w:p>
    <w:p w14:paraId="3243A1B7" w14:textId="77777777" w:rsidR="0066049B" w:rsidRPr="00D537DA" w:rsidRDefault="0066049B" w:rsidP="0066049B">
      <w:pPr>
        <w:rPr>
          <w:szCs w:val="24"/>
        </w:rPr>
      </w:pPr>
      <w:r w:rsidRPr="00D537DA">
        <w:rPr>
          <w:szCs w:val="24"/>
        </w:rPr>
        <w:t>Mitigation: Constant communication must be maintained</w:t>
      </w:r>
    </w:p>
    <w:p w14:paraId="679FC2A5" w14:textId="77777777" w:rsidR="0066049B" w:rsidRPr="00D537DA" w:rsidRDefault="0066049B" w:rsidP="0066049B">
      <w:pPr>
        <w:rPr>
          <w:szCs w:val="24"/>
        </w:rPr>
      </w:pPr>
      <w:r w:rsidRPr="00D537DA">
        <w:rPr>
          <w:szCs w:val="24"/>
        </w:rPr>
        <w:t>Contingency: Issues must be solved as soon as possible</w:t>
      </w:r>
    </w:p>
    <w:p w14:paraId="76FB139F" w14:textId="77777777" w:rsidR="0066049B" w:rsidRPr="00D537DA" w:rsidRDefault="0066049B" w:rsidP="0066049B">
      <w:pPr>
        <w:rPr>
          <w:szCs w:val="24"/>
        </w:rPr>
      </w:pPr>
    </w:p>
    <w:p w14:paraId="192CB93E" w14:textId="77777777" w:rsidR="0066049B" w:rsidRPr="00D537DA" w:rsidRDefault="0066049B" w:rsidP="0066049B">
      <w:pPr>
        <w:rPr>
          <w:b/>
          <w:szCs w:val="24"/>
        </w:rPr>
      </w:pPr>
      <w:r w:rsidRPr="00D537DA">
        <w:rPr>
          <w:b/>
          <w:szCs w:val="24"/>
        </w:rPr>
        <w:t>Number 15</w:t>
      </w:r>
    </w:p>
    <w:p w14:paraId="63CB4A60" w14:textId="77777777" w:rsidR="0066049B" w:rsidRPr="00D537DA" w:rsidRDefault="0066049B" w:rsidP="0066049B">
      <w:pPr>
        <w:rPr>
          <w:szCs w:val="24"/>
        </w:rPr>
      </w:pPr>
      <w:r w:rsidRPr="00D537DA">
        <w:rPr>
          <w:szCs w:val="24"/>
        </w:rPr>
        <w:t>Risk: Teachers reluctance to use the system</w:t>
      </w:r>
    </w:p>
    <w:p w14:paraId="08F13053" w14:textId="77777777" w:rsidR="0066049B" w:rsidRPr="00D537DA" w:rsidRDefault="0066049B" w:rsidP="0066049B">
      <w:pPr>
        <w:rPr>
          <w:szCs w:val="24"/>
        </w:rPr>
      </w:pPr>
      <w:r w:rsidRPr="00D537DA">
        <w:rPr>
          <w:szCs w:val="24"/>
        </w:rPr>
        <w:t>Description: This will arise if the teachers transfer their negative feelings about having to do CPTD points to the system</w:t>
      </w:r>
    </w:p>
    <w:p w14:paraId="27D7A5C3" w14:textId="77777777" w:rsidR="0066049B" w:rsidRPr="00D537DA" w:rsidRDefault="0066049B" w:rsidP="0066049B">
      <w:pPr>
        <w:rPr>
          <w:szCs w:val="24"/>
        </w:rPr>
      </w:pPr>
      <w:r w:rsidRPr="00D537DA">
        <w:rPr>
          <w:szCs w:val="24"/>
        </w:rPr>
        <w:lastRenderedPageBreak/>
        <w:t>Cause: The teachers do not complete assessments or make use of the platform</w:t>
      </w:r>
    </w:p>
    <w:p w14:paraId="16FEF9DE" w14:textId="77777777" w:rsidR="0066049B" w:rsidRPr="00D537DA" w:rsidRDefault="0066049B" w:rsidP="0066049B">
      <w:pPr>
        <w:rPr>
          <w:szCs w:val="24"/>
        </w:rPr>
      </w:pPr>
      <w:r w:rsidRPr="00D537DA">
        <w:rPr>
          <w:szCs w:val="24"/>
        </w:rPr>
        <w:t>Trigger: Teachers lack time or motivation to make use of the platform</w:t>
      </w:r>
    </w:p>
    <w:p w14:paraId="4EC46CD3" w14:textId="77777777" w:rsidR="0066049B" w:rsidRPr="00D537DA" w:rsidRDefault="0066049B" w:rsidP="0066049B">
      <w:pPr>
        <w:rPr>
          <w:szCs w:val="24"/>
        </w:rPr>
      </w:pPr>
      <w:r w:rsidRPr="00D537DA">
        <w:rPr>
          <w:szCs w:val="24"/>
        </w:rPr>
        <w:t>Mitigation: The team will try to make the site as appealing as possible by using gamification</w:t>
      </w:r>
    </w:p>
    <w:p w14:paraId="608FB6D0" w14:textId="77777777" w:rsidR="0066049B" w:rsidRPr="00D537DA" w:rsidRDefault="0066049B" w:rsidP="0066049B">
      <w:pPr>
        <w:rPr>
          <w:szCs w:val="24"/>
        </w:rPr>
      </w:pPr>
      <w:r w:rsidRPr="00D537DA">
        <w:rPr>
          <w:szCs w:val="24"/>
        </w:rPr>
        <w:t>Contingency: Increase incentives which will encourage teachers to use the system</w:t>
      </w:r>
    </w:p>
    <w:p w14:paraId="04653371" w14:textId="77777777" w:rsidR="0066049B" w:rsidRDefault="0066049B" w:rsidP="0066049B">
      <w:pPr>
        <w:pStyle w:val="Heading4"/>
        <w:rPr>
          <w:rFonts w:eastAsiaTheme="minorHAnsi" w:cstheme="minorBidi"/>
          <w:b w:val="0"/>
          <w:bCs w:val="0"/>
          <w:i w:val="0"/>
          <w:iCs w:val="0"/>
          <w:szCs w:val="24"/>
        </w:rPr>
      </w:pPr>
    </w:p>
    <w:p w14:paraId="39731C6A" w14:textId="1268AF75" w:rsidR="0066049B" w:rsidRPr="00D537DA" w:rsidRDefault="00280128" w:rsidP="003B16A2">
      <w:pPr>
        <w:pStyle w:val="Heading3"/>
      </w:pPr>
      <w:bookmarkStart w:id="897" w:name="_Toc418840362"/>
      <w:r>
        <w:t>14</w:t>
      </w:r>
      <w:r w:rsidR="0066049B">
        <w:t>.2.2 System Risks</w:t>
      </w:r>
      <w:bookmarkEnd w:id="897"/>
    </w:p>
    <w:p w14:paraId="1015E85A" w14:textId="77777777" w:rsidR="0066049B" w:rsidRPr="00D537DA" w:rsidRDefault="0066049B" w:rsidP="0066049B">
      <w:pPr>
        <w:rPr>
          <w:b/>
          <w:szCs w:val="24"/>
        </w:rPr>
      </w:pPr>
      <w:r w:rsidRPr="00D537DA">
        <w:rPr>
          <w:b/>
          <w:szCs w:val="24"/>
        </w:rPr>
        <w:t>Number 6</w:t>
      </w:r>
    </w:p>
    <w:p w14:paraId="337F7001" w14:textId="77777777" w:rsidR="0066049B" w:rsidRPr="00D537DA" w:rsidRDefault="0066049B" w:rsidP="0066049B">
      <w:pPr>
        <w:rPr>
          <w:rFonts w:eastAsia="Times New Roman" w:cs="Times New Roman"/>
          <w:color w:val="000000"/>
          <w:szCs w:val="24"/>
          <w:lang w:eastAsia="en-ZA"/>
        </w:rPr>
      </w:pPr>
      <w:r w:rsidRPr="00D537DA">
        <w:rPr>
          <w:szCs w:val="24"/>
        </w:rPr>
        <w:t xml:space="preserve">Risk: </w:t>
      </w:r>
      <w:r w:rsidRPr="00D537DA">
        <w:rPr>
          <w:rFonts w:eastAsia="Times New Roman" w:cs="Times New Roman"/>
          <w:color w:val="000000"/>
          <w:szCs w:val="24"/>
          <w:lang w:eastAsia="en-ZA"/>
        </w:rPr>
        <w:t>Shortage of time</w:t>
      </w:r>
    </w:p>
    <w:p w14:paraId="3AF8AFC1" w14:textId="77777777" w:rsidR="0066049B" w:rsidRPr="00D537DA" w:rsidRDefault="0066049B" w:rsidP="0066049B">
      <w:pPr>
        <w:rPr>
          <w:szCs w:val="24"/>
        </w:rPr>
      </w:pPr>
      <w:r w:rsidRPr="00D537DA">
        <w:rPr>
          <w:szCs w:val="24"/>
        </w:rPr>
        <w:t>Description: There is an unchangeable deadline of 11 September 2015</w:t>
      </w:r>
    </w:p>
    <w:p w14:paraId="717B4D56" w14:textId="77777777" w:rsidR="0066049B" w:rsidRPr="00D537DA" w:rsidRDefault="0066049B" w:rsidP="0066049B">
      <w:pPr>
        <w:rPr>
          <w:szCs w:val="24"/>
        </w:rPr>
      </w:pPr>
      <w:r w:rsidRPr="00D537DA">
        <w:rPr>
          <w:szCs w:val="24"/>
        </w:rPr>
        <w:t>Cause: The project is not completed on time or the project is no up to a satisfactory standard</w:t>
      </w:r>
    </w:p>
    <w:p w14:paraId="2252CE5C" w14:textId="77777777" w:rsidR="0066049B" w:rsidRPr="00D537DA" w:rsidRDefault="0066049B" w:rsidP="0066049B">
      <w:pPr>
        <w:rPr>
          <w:rFonts w:eastAsia="Times New Roman" w:cs="Times New Roman"/>
          <w:color w:val="000000"/>
          <w:szCs w:val="24"/>
          <w:lang w:eastAsia="en-ZA"/>
        </w:rPr>
      </w:pPr>
      <w:r w:rsidRPr="00D537DA">
        <w:rPr>
          <w:szCs w:val="24"/>
        </w:rPr>
        <w:t xml:space="preserve">Trigger: </w:t>
      </w:r>
      <w:r w:rsidRPr="00D537DA">
        <w:rPr>
          <w:rFonts w:eastAsia="Times New Roman" w:cs="Times New Roman"/>
          <w:color w:val="000000"/>
          <w:szCs w:val="24"/>
          <w:lang w:eastAsia="en-ZA"/>
        </w:rPr>
        <w:t>Poor time management</w:t>
      </w:r>
    </w:p>
    <w:p w14:paraId="5DC36B79" w14:textId="77777777" w:rsidR="0066049B" w:rsidRPr="00D537DA" w:rsidRDefault="0066049B" w:rsidP="0066049B">
      <w:pPr>
        <w:rPr>
          <w:szCs w:val="24"/>
        </w:rPr>
      </w:pPr>
      <w:r w:rsidRPr="00D537DA">
        <w:rPr>
          <w:szCs w:val="24"/>
        </w:rPr>
        <w:t>Mitigation: Buffers will be used in scheduling and the schedule will be strictly followed</w:t>
      </w:r>
    </w:p>
    <w:p w14:paraId="2CFEE8CF" w14:textId="77777777" w:rsidR="0066049B" w:rsidRPr="00D537DA" w:rsidRDefault="0066049B" w:rsidP="0066049B">
      <w:pPr>
        <w:rPr>
          <w:b/>
          <w:szCs w:val="24"/>
        </w:rPr>
      </w:pPr>
      <w:r w:rsidRPr="00D537DA">
        <w:rPr>
          <w:szCs w:val="24"/>
        </w:rPr>
        <w:t>Contingency: The scope will need to be decreased if the project does not finish on time. If it is picked up early enough, the scope may be able to remain unchanged if the schedule can be adjusted</w:t>
      </w:r>
    </w:p>
    <w:p w14:paraId="4A361D99" w14:textId="77777777" w:rsidR="0066049B" w:rsidRPr="00D537DA" w:rsidRDefault="0066049B" w:rsidP="0066049B">
      <w:pPr>
        <w:rPr>
          <w:b/>
          <w:szCs w:val="24"/>
        </w:rPr>
      </w:pPr>
    </w:p>
    <w:p w14:paraId="191A4C9A" w14:textId="77777777" w:rsidR="0066049B" w:rsidRPr="00D537DA" w:rsidRDefault="0066049B" w:rsidP="0066049B">
      <w:pPr>
        <w:rPr>
          <w:b/>
          <w:szCs w:val="24"/>
        </w:rPr>
      </w:pPr>
      <w:r w:rsidRPr="00D537DA">
        <w:rPr>
          <w:b/>
          <w:szCs w:val="24"/>
        </w:rPr>
        <w:t>Number 7</w:t>
      </w:r>
    </w:p>
    <w:p w14:paraId="20F97781" w14:textId="77777777" w:rsidR="0066049B" w:rsidRPr="00D537DA" w:rsidRDefault="0066049B" w:rsidP="0066049B">
      <w:pPr>
        <w:rPr>
          <w:szCs w:val="24"/>
        </w:rPr>
      </w:pPr>
      <w:r w:rsidRPr="00D537DA">
        <w:rPr>
          <w:szCs w:val="24"/>
        </w:rPr>
        <w:t>Risk: Poor quality</w:t>
      </w:r>
    </w:p>
    <w:p w14:paraId="1D6A5540" w14:textId="77777777" w:rsidR="0066049B" w:rsidRPr="00D537DA" w:rsidRDefault="0066049B" w:rsidP="0066049B">
      <w:pPr>
        <w:rPr>
          <w:szCs w:val="24"/>
        </w:rPr>
      </w:pPr>
      <w:r w:rsidRPr="00D537DA">
        <w:rPr>
          <w:szCs w:val="24"/>
        </w:rPr>
        <w:t>Description: The system has not been built to a sufficient standard</w:t>
      </w:r>
    </w:p>
    <w:p w14:paraId="1355335F" w14:textId="77777777" w:rsidR="0066049B" w:rsidRPr="00D537DA" w:rsidRDefault="0066049B" w:rsidP="0066049B">
      <w:pPr>
        <w:rPr>
          <w:szCs w:val="24"/>
        </w:rPr>
      </w:pPr>
      <w:r w:rsidRPr="00D537DA">
        <w:rPr>
          <w:szCs w:val="24"/>
        </w:rPr>
        <w:t>Cause: Poor quality management</w:t>
      </w:r>
    </w:p>
    <w:p w14:paraId="46A0830D" w14:textId="77777777" w:rsidR="0066049B" w:rsidRPr="00D537DA" w:rsidRDefault="0066049B" w:rsidP="0066049B">
      <w:pPr>
        <w:rPr>
          <w:szCs w:val="24"/>
        </w:rPr>
      </w:pPr>
      <w:r w:rsidRPr="00D537DA">
        <w:rPr>
          <w:szCs w:val="24"/>
        </w:rPr>
        <w:t>Trigger: Poor system design</w:t>
      </w:r>
    </w:p>
    <w:p w14:paraId="16D064C3" w14:textId="77777777" w:rsidR="0066049B" w:rsidRPr="00D537DA" w:rsidRDefault="0066049B" w:rsidP="0066049B">
      <w:pPr>
        <w:rPr>
          <w:szCs w:val="24"/>
        </w:rPr>
      </w:pPr>
      <w:r w:rsidRPr="00D537DA">
        <w:rPr>
          <w:szCs w:val="24"/>
        </w:rPr>
        <w:t>Mitigation: Create and follow a quality assurance plan</w:t>
      </w:r>
    </w:p>
    <w:p w14:paraId="53B65AEA" w14:textId="77777777" w:rsidR="0066049B" w:rsidRPr="00D537DA" w:rsidRDefault="0066049B" w:rsidP="0066049B">
      <w:pPr>
        <w:rPr>
          <w:szCs w:val="24"/>
        </w:rPr>
      </w:pPr>
      <w:r w:rsidRPr="00D537DA">
        <w:rPr>
          <w:szCs w:val="24"/>
        </w:rPr>
        <w:t>Contingency: Improve the quality of the system</w:t>
      </w:r>
    </w:p>
    <w:p w14:paraId="15CAA731" w14:textId="77777777" w:rsidR="0066049B" w:rsidRPr="00D537DA" w:rsidRDefault="0066049B" w:rsidP="0066049B">
      <w:pPr>
        <w:rPr>
          <w:szCs w:val="24"/>
        </w:rPr>
      </w:pPr>
    </w:p>
    <w:p w14:paraId="1A7CB0A9" w14:textId="77777777" w:rsidR="0066049B" w:rsidRPr="00D537DA" w:rsidRDefault="0066049B" w:rsidP="0066049B">
      <w:pPr>
        <w:rPr>
          <w:b/>
          <w:szCs w:val="24"/>
        </w:rPr>
      </w:pPr>
      <w:r w:rsidRPr="00D537DA">
        <w:rPr>
          <w:b/>
          <w:szCs w:val="24"/>
        </w:rPr>
        <w:t>Number 8</w:t>
      </w:r>
    </w:p>
    <w:p w14:paraId="3C91FD2A" w14:textId="77777777" w:rsidR="0066049B" w:rsidRPr="00D537DA" w:rsidRDefault="0066049B" w:rsidP="0066049B">
      <w:pPr>
        <w:rPr>
          <w:szCs w:val="24"/>
        </w:rPr>
      </w:pPr>
      <w:r w:rsidRPr="00D537DA">
        <w:rPr>
          <w:szCs w:val="24"/>
        </w:rPr>
        <w:t>Risk: Loss of data</w:t>
      </w:r>
    </w:p>
    <w:p w14:paraId="47AA0FD2" w14:textId="77777777" w:rsidR="0066049B" w:rsidRPr="00D537DA" w:rsidRDefault="0066049B" w:rsidP="0066049B">
      <w:pPr>
        <w:rPr>
          <w:szCs w:val="24"/>
        </w:rPr>
      </w:pPr>
      <w:r w:rsidRPr="00D537DA">
        <w:rPr>
          <w:szCs w:val="24"/>
        </w:rPr>
        <w:t>Description: During development loss of data may occur</w:t>
      </w:r>
    </w:p>
    <w:p w14:paraId="622DC3C7" w14:textId="77777777" w:rsidR="0066049B" w:rsidRPr="00D537DA" w:rsidRDefault="0066049B" w:rsidP="0066049B">
      <w:pPr>
        <w:rPr>
          <w:szCs w:val="24"/>
        </w:rPr>
      </w:pPr>
      <w:r w:rsidRPr="00D537DA">
        <w:rPr>
          <w:szCs w:val="24"/>
        </w:rPr>
        <w:t>Cause: Technological failure or lack of back ups</w:t>
      </w:r>
    </w:p>
    <w:p w14:paraId="10BC96FE" w14:textId="77777777" w:rsidR="0066049B" w:rsidRPr="00D537DA" w:rsidRDefault="0066049B" w:rsidP="0066049B">
      <w:pPr>
        <w:rPr>
          <w:szCs w:val="24"/>
        </w:rPr>
      </w:pPr>
      <w:r w:rsidRPr="00D537DA">
        <w:rPr>
          <w:szCs w:val="24"/>
        </w:rPr>
        <w:t>Trigger: Unexpected system downtime in development environment or power failures</w:t>
      </w:r>
    </w:p>
    <w:p w14:paraId="2DF93EC1" w14:textId="77777777" w:rsidR="0066049B" w:rsidRPr="00D537DA" w:rsidRDefault="0066049B" w:rsidP="0066049B">
      <w:pPr>
        <w:rPr>
          <w:szCs w:val="24"/>
        </w:rPr>
      </w:pPr>
      <w:r w:rsidRPr="00D537DA">
        <w:rPr>
          <w:szCs w:val="24"/>
        </w:rPr>
        <w:lastRenderedPageBreak/>
        <w:t>Mitigation: Load shedding schedules will be consulted regularly. Backups will also constantly be created and the Team Foundation Server (TFS) will be used to manage code</w:t>
      </w:r>
    </w:p>
    <w:p w14:paraId="4DE93998" w14:textId="77777777" w:rsidR="0066049B" w:rsidRPr="00D537DA" w:rsidRDefault="0066049B" w:rsidP="0066049B">
      <w:pPr>
        <w:rPr>
          <w:szCs w:val="24"/>
        </w:rPr>
      </w:pPr>
      <w:r w:rsidRPr="00D537DA">
        <w:rPr>
          <w:szCs w:val="24"/>
        </w:rPr>
        <w:t>Contingency: The team will attempt to recover the data using the above mentioned methods</w:t>
      </w:r>
    </w:p>
    <w:p w14:paraId="07536100" w14:textId="77777777" w:rsidR="0066049B" w:rsidRPr="00D537DA" w:rsidRDefault="0066049B" w:rsidP="0066049B">
      <w:pPr>
        <w:rPr>
          <w:b/>
          <w:szCs w:val="24"/>
        </w:rPr>
      </w:pPr>
      <w:r w:rsidRPr="00D537DA">
        <w:rPr>
          <w:b/>
          <w:szCs w:val="24"/>
        </w:rPr>
        <w:t>Number 10</w:t>
      </w:r>
    </w:p>
    <w:p w14:paraId="24BCFC3E" w14:textId="77777777" w:rsidR="0066049B" w:rsidRPr="00D537DA" w:rsidRDefault="0066049B" w:rsidP="0066049B">
      <w:pPr>
        <w:rPr>
          <w:rFonts w:eastAsia="Times New Roman" w:cs="Times New Roman"/>
          <w:color w:val="000000"/>
          <w:szCs w:val="24"/>
          <w:lang w:eastAsia="en-ZA"/>
        </w:rPr>
      </w:pPr>
      <w:r w:rsidRPr="00D537DA">
        <w:rPr>
          <w:szCs w:val="24"/>
        </w:rPr>
        <w:t xml:space="preserve">Risk: </w:t>
      </w:r>
      <w:r w:rsidRPr="00D537DA">
        <w:rPr>
          <w:rFonts w:eastAsia="Times New Roman" w:cs="Times New Roman"/>
          <w:color w:val="000000"/>
          <w:szCs w:val="24"/>
          <w:lang w:eastAsia="en-ZA"/>
        </w:rPr>
        <w:t>Difficult meeting sponsor's requirements</w:t>
      </w:r>
    </w:p>
    <w:p w14:paraId="012595B1" w14:textId="77777777" w:rsidR="0066049B" w:rsidRPr="00D537DA" w:rsidRDefault="0066049B" w:rsidP="0066049B">
      <w:pPr>
        <w:rPr>
          <w:szCs w:val="24"/>
        </w:rPr>
      </w:pPr>
      <w:r w:rsidRPr="00D537DA">
        <w:rPr>
          <w:szCs w:val="24"/>
        </w:rPr>
        <w:t>Description: The sponsor may not approve of our final project solution because it may not meet the sponsor’s requirements</w:t>
      </w:r>
    </w:p>
    <w:p w14:paraId="19EC5F80" w14:textId="77777777" w:rsidR="0066049B" w:rsidRPr="00D537DA" w:rsidRDefault="0066049B" w:rsidP="0066049B">
      <w:pPr>
        <w:rPr>
          <w:szCs w:val="24"/>
        </w:rPr>
      </w:pPr>
      <w:r w:rsidRPr="00D537DA">
        <w:rPr>
          <w:szCs w:val="24"/>
        </w:rPr>
        <w:t>Cause: Requirements are not outlined clearly and correctly</w:t>
      </w:r>
    </w:p>
    <w:p w14:paraId="1C186DD2" w14:textId="77777777" w:rsidR="0066049B" w:rsidRPr="00D537DA" w:rsidRDefault="0066049B" w:rsidP="0066049B">
      <w:pPr>
        <w:rPr>
          <w:szCs w:val="24"/>
        </w:rPr>
      </w:pPr>
      <w:r w:rsidRPr="00D537DA">
        <w:rPr>
          <w:szCs w:val="24"/>
        </w:rPr>
        <w:t>Trigger: Documentations are not accurate and detailed enough</w:t>
      </w:r>
    </w:p>
    <w:p w14:paraId="7039D8BB" w14:textId="77777777" w:rsidR="0066049B" w:rsidRPr="00D537DA" w:rsidRDefault="0066049B" w:rsidP="0066049B">
      <w:pPr>
        <w:rPr>
          <w:szCs w:val="24"/>
        </w:rPr>
      </w:pPr>
      <w:r w:rsidRPr="00D537DA">
        <w:rPr>
          <w:szCs w:val="24"/>
        </w:rPr>
        <w:t>Mitigation: There needs to be continuous requirement evaluation</w:t>
      </w:r>
    </w:p>
    <w:p w14:paraId="763C7268" w14:textId="77777777" w:rsidR="0066049B" w:rsidRPr="00D537DA" w:rsidRDefault="0066049B" w:rsidP="0066049B">
      <w:pPr>
        <w:rPr>
          <w:szCs w:val="24"/>
        </w:rPr>
      </w:pPr>
      <w:r w:rsidRPr="00D537DA">
        <w:rPr>
          <w:szCs w:val="24"/>
        </w:rPr>
        <w:t>Contingency: Update the system so that it meets sponsors requirements</w:t>
      </w:r>
    </w:p>
    <w:p w14:paraId="07FDFABE" w14:textId="77777777" w:rsidR="0066049B" w:rsidRPr="00D537DA" w:rsidRDefault="0066049B" w:rsidP="0066049B">
      <w:pPr>
        <w:rPr>
          <w:b/>
          <w:szCs w:val="24"/>
        </w:rPr>
      </w:pPr>
    </w:p>
    <w:p w14:paraId="35890159" w14:textId="77777777" w:rsidR="0066049B" w:rsidRPr="00D537DA" w:rsidRDefault="0066049B" w:rsidP="0066049B">
      <w:pPr>
        <w:rPr>
          <w:b/>
          <w:szCs w:val="24"/>
        </w:rPr>
      </w:pPr>
      <w:r w:rsidRPr="00D537DA">
        <w:rPr>
          <w:b/>
          <w:szCs w:val="24"/>
        </w:rPr>
        <w:t>Number 11</w:t>
      </w:r>
    </w:p>
    <w:p w14:paraId="64058141" w14:textId="77777777" w:rsidR="0066049B" w:rsidRPr="00D537DA" w:rsidRDefault="0066049B" w:rsidP="0066049B">
      <w:pPr>
        <w:rPr>
          <w:szCs w:val="24"/>
        </w:rPr>
      </w:pPr>
      <w:r w:rsidRPr="00D537DA">
        <w:rPr>
          <w:szCs w:val="24"/>
        </w:rPr>
        <w:t>Risk: Difficulty creating a system that adjusts for different screen sizes on various devices</w:t>
      </w:r>
    </w:p>
    <w:p w14:paraId="423C9738" w14:textId="66D4338E" w:rsidR="0066049B" w:rsidRPr="00D537DA" w:rsidRDefault="0066049B" w:rsidP="0066049B">
      <w:pPr>
        <w:rPr>
          <w:szCs w:val="24"/>
        </w:rPr>
      </w:pPr>
      <w:r w:rsidRPr="00D537DA">
        <w:rPr>
          <w:szCs w:val="24"/>
        </w:rPr>
        <w:t>Description: The system needs to be compatible with many different screen sizes (desktops, lapt</w:t>
      </w:r>
      <w:r w:rsidR="00C664AD">
        <w:rPr>
          <w:szCs w:val="24"/>
        </w:rPr>
        <w:t>ops, tablets and mobile phones)</w:t>
      </w:r>
    </w:p>
    <w:p w14:paraId="29821BCF" w14:textId="50704DF7" w:rsidR="0066049B" w:rsidRPr="00D537DA" w:rsidRDefault="0066049B" w:rsidP="0066049B">
      <w:pPr>
        <w:rPr>
          <w:rFonts w:eastAsia="Times New Roman" w:cs="Times New Roman"/>
          <w:color w:val="000000"/>
          <w:szCs w:val="24"/>
          <w:lang w:eastAsia="en-ZA"/>
        </w:rPr>
      </w:pPr>
      <w:r w:rsidRPr="00D537DA">
        <w:rPr>
          <w:szCs w:val="24"/>
        </w:rPr>
        <w:t xml:space="preserve">Cause: </w:t>
      </w:r>
      <w:r w:rsidR="00C664AD">
        <w:rPr>
          <w:rFonts w:eastAsia="Times New Roman" w:cs="Times New Roman"/>
          <w:color w:val="000000"/>
          <w:szCs w:val="24"/>
          <w:lang w:eastAsia="en-ZA"/>
        </w:rPr>
        <w:t>Users</w:t>
      </w:r>
      <w:r w:rsidRPr="00D537DA">
        <w:rPr>
          <w:rFonts w:eastAsia="Times New Roman" w:cs="Times New Roman"/>
          <w:color w:val="000000"/>
          <w:szCs w:val="24"/>
          <w:lang w:eastAsia="en-ZA"/>
        </w:rPr>
        <w:t xml:space="preserve"> are not able to view the system on different screen sizes</w:t>
      </w:r>
    </w:p>
    <w:p w14:paraId="7F718D37" w14:textId="77777777" w:rsidR="0066049B" w:rsidRPr="00D537DA" w:rsidRDefault="0066049B" w:rsidP="0066049B">
      <w:pPr>
        <w:rPr>
          <w:szCs w:val="24"/>
        </w:rPr>
      </w:pPr>
      <w:r w:rsidRPr="00D537DA">
        <w:rPr>
          <w:szCs w:val="24"/>
        </w:rPr>
        <w:t>Trigger: There is a high demand for viewing the system on different screen sizes</w:t>
      </w:r>
    </w:p>
    <w:p w14:paraId="42437FF3" w14:textId="7CB197FD" w:rsidR="0066049B" w:rsidRPr="00D537DA" w:rsidRDefault="0066049B" w:rsidP="0066049B">
      <w:pPr>
        <w:rPr>
          <w:szCs w:val="24"/>
        </w:rPr>
      </w:pPr>
      <w:r w:rsidRPr="00D537DA">
        <w:rPr>
          <w:szCs w:val="24"/>
        </w:rPr>
        <w:t>Mitigation: Bootstrap will be used to help make the site responsive t</w:t>
      </w:r>
      <w:r w:rsidR="00C664AD">
        <w:rPr>
          <w:szCs w:val="24"/>
        </w:rPr>
        <w:t>o the size of the output screen</w:t>
      </w:r>
    </w:p>
    <w:p w14:paraId="3290689E" w14:textId="1B7B8975" w:rsidR="0066049B" w:rsidRPr="00D537DA" w:rsidRDefault="0066049B" w:rsidP="0066049B">
      <w:pPr>
        <w:rPr>
          <w:szCs w:val="24"/>
        </w:rPr>
      </w:pPr>
      <w:r w:rsidRPr="00D537DA">
        <w:rPr>
          <w:szCs w:val="24"/>
        </w:rPr>
        <w:t xml:space="preserve">Contingency: Update the </w:t>
      </w:r>
      <w:r w:rsidR="001556EF">
        <w:rPr>
          <w:szCs w:val="24"/>
        </w:rPr>
        <w:t>compatibility</w:t>
      </w:r>
      <w:r w:rsidR="00C664AD">
        <w:rPr>
          <w:szCs w:val="24"/>
        </w:rPr>
        <w:t xml:space="preserve"> of the </w:t>
      </w:r>
      <w:r w:rsidRPr="00D537DA">
        <w:rPr>
          <w:szCs w:val="24"/>
        </w:rPr>
        <w:t>system so that it can adjust to different screen sizes</w:t>
      </w:r>
    </w:p>
    <w:p w14:paraId="690A38FB" w14:textId="77777777" w:rsidR="0066049B" w:rsidRDefault="0066049B" w:rsidP="0066049B">
      <w:pPr>
        <w:pStyle w:val="Heading4"/>
      </w:pPr>
    </w:p>
    <w:p w14:paraId="4838EF3E" w14:textId="42EF26DA" w:rsidR="0066049B" w:rsidRPr="00D537DA" w:rsidRDefault="00280128" w:rsidP="003B16A2">
      <w:pPr>
        <w:pStyle w:val="Heading3"/>
      </w:pPr>
      <w:bookmarkStart w:id="898" w:name="_Toc418840363"/>
      <w:r>
        <w:t>14</w:t>
      </w:r>
      <w:r w:rsidR="0066049B">
        <w:t>.2.3 Technology Risks</w:t>
      </w:r>
      <w:bookmarkEnd w:id="898"/>
    </w:p>
    <w:p w14:paraId="4B3EF33E" w14:textId="77777777" w:rsidR="0066049B" w:rsidRPr="00D537DA" w:rsidRDefault="0066049B" w:rsidP="0066049B">
      <w:pPr>
        <w:rPr>
          <w:b/>
          <w:szCs w:val="24"/>
        </w:rPr>
      </w:pPr>
      <w:r w:rsidRPr="00D537DA">
        <w:rPr>
          <w:b/>
          <w:szCs w:val="24"/>
        </w:rPr>
        <w:t>Number 12</w:t>
      </w:r>
    </w:p>
    <w:p w14:paraId="49066392" w14:textId="77777777" w:rsidR="0066049B" w:rsidRPr="00D537DA" w:rsidRDefault="0066049B" w:rsidP="0066049B">
      <w:pPr>
        <w:rPr>
          <w:szCs w:val="24"/>
        </w:rPr>
      </w:pPr>
      <w:r w:rsidRPr="00D537DA">
        <w:rPr>
          <w:szCs w:val="24"/>
        </w:rPr>
        <w:t>Risk: Technology is always changing</w:t>
      </w:r>
    </w:p>
    <w:p w14:paraId="1526ADE9" w14:textId="363CD20B" w:rsidR="0066049B" w:rsidRPr="00D537DA" w:rsidRDefault="0066049B" w:rsidP="0066049B">
      <w:pPr>
        <w:rPr>
          <w:szCs w:val="24"/>
        </w:rPr>
      </w:pPr>
      <w:r w:rsidRPr="00D537DA">
        <w:rPr>
          <w:szCs w:val="24"/>
        </w:rPr>
        <w:t>Description: Technology is always changing so it is difficult to keep up with</w:t>
      </w:r>
      <w:r w:rsidR="00C664AD">
        <w:rPr>
          <w:szCs w:val="24"/>
        </w:rPr>
        <w:t xml:space="preserve"> it</w:t>
      </w:r>
    </w:p>
    <w:p w14:paraId="07EA7D45" w14:textId="77777777" w:rsidR="0066049B" w:rsidRPr="00D537DA" w:rsidRDefault="0066049B" w:rsidP="0066049B">
      <w:pPr>
        <w:rPr>
          <w:szCs w:val="24"/>
        </w:rPr>
      </w:pPr>
      <w:r w:rsidRPr="00D537DA">
        <w:rPr>
          <w:szCs w:val="24"/>
        </w:rPr>
        <w:t>Cause: The system needs to be compatible with a variety of different environments. The version of Moodle also needs to be updated</w:t>
      </w:r>
    </w:p>
    <w:p w14:paraId="49D46754" w14:textId="77777777" w:rsidR="0066049B" w:rsidRPr="00D537DA" w:rsidRDefault="0066049B" w:rsidP="0066049B">
      <w:pPr>
        <w:rPr>
          <w:szCs w:val="24"/>
        </w:rPr>
      </w:pPr>
      <w:r w:rsidRPr="00D537DA">
        <w:rPr>
          <w:szCs w:val="24"/>
        </w:rPr>
        <w:t>Trigger: Technology being outdated</w:t>
      </w:r>
    </w:p>
    <w:p w14:paraId="748CE23F" w14:textId="77777777" w:rsidR="0066049B" w:rsidRPr="00D537DA" w:rsidRDefault="0066049B" w:rsidP="0066049B">
      <w:pPr>
        <w:rPr>
          <w:szCs w:val="24"/>
        </w:rPr>
      </w:pPr>
      <w:r w:rsidRPr="00D537DA">
        <w:rPr>
          <w:szCs w:val="24"/>
        </w:rPr>
        <w:lastRenderedPageBreak/>
        <w:t>Mitigation: The eduActiv system will need to be updated regularly to support new platforms while still being able to run on old platforms</w:t>
      </w:r>
    </w:p>
    <w:p w14:paraId="5BD077D5" w14:textId="77777777" w:rsidR="0066049B" w:rsidRPr="00D537DA" w:rsidRDefault="0066049B" w:rsidP="0066049B">
      <w:pPr>
        <w:rPr>
          <w:szCs w:val="24"/>
        </w:rPr>
      </w:pPr>
      <w:r w:rsidRPr="00D537DA">
        <w:rPr>
          <w:szCs w:val="24"/>
        </w:rPr>
        <w:t>Contingency: Constantly update the system so that it works with the latest technology</w:t>
      </w:r>
    </w:p>
    <w:p w14:paraId="67920469" w14:textId="77777777" w:rsidR="0066049B" w:rsidRPr="00D537DA" w:rsidRDefault="0066049B" w:rsidP="0066049B">
      <w:pPr>
        <w:rPr>
          <w:b/>
          <w:szCs w:val="24"/>
        </w:rPr>
      </w:pPr>
    </w:p>
    <w:p w14:paraId="52CF3AB8" w14:textId="338A0D8C" w:rsidR="0066049B" w:rsidRPr="003B16A2" w:rsidRDefault="00280128" w:rsidP="003B16A2">
      <w:pPr>
        <w:pStyle w:val="Heading2"/>
        <w:spacing w:after="240"/>
      </w:pPr>
      <w:bookmarkStart w:id="899" w:name="_Toc418840364"/>
      <w:r>
        <w:t>14</w:t>
      </w:r>
      <w:r w:rsidR="0066049B" w:rsidRPr="00D537DA">
        <w:t>.3 Low risks</w:t>
      </w:r>
      <w:bookmarkEnd w:id="899"/>
    </w:p>
    <w:p w14:paraId="730C880C" w14:textId="0E1589AC" w:rsidR="0066049B" w:rsidRPr="00D537DA" w:rsidRDefault="00280128" w:rsidP="003B16A2">
      <w:pPr>
        <w:pStyle w:val="Heading3"/>
      </w:pPr>
      <w:bookmarkStart w:id="900" w:name="_Toc418840365"/>
      <w:r>
        <w:t>14</w:t>
      </w:r>
      <w:r w:rsidR="0066049B">
        <w:t>.3.1 People R</w:t>
      </w:r>
      <w:r w:rsidR="0066049B" w:rsidRPr="00D537DA">
        <w:t>isks</w:t>
      </w:r>
      <w:bookmarkEnd w:id="900"/>
    </w:p>
    <w:p w14:paraId="42CC2115" w14:textId="77777777" w:rsidR="0066049B" w:rsidRDefault="0066049B" w:rsidP="0066049B">
      <w:pPr>
        <w:rPr>
          <w:b/>
          <w:szCs w:val="24"/>
        </w:rPr>
      </w:pPr>
    </w:p>
    <w:p w14:paraId="2C1DEBAF" w14:textId="77777777" w:rsidR="0066049B" w:rsidRPr="00D537DA" w:rsidRDefault="0066049B" w:rsidP="0066049B">
      <w:pPr>
        <w:rPr>
          <w:b/>
          <w:szCs w:val="24"/>
        </w:rPr>
      </w:pPr>
      <w:r w:rsidRPr="00D537DA">
        <w:rPr>
          <w:b/>
          <w:szCs w:val="24"/>
        </w:rPr>
        <w:t>Number 16</w:t>
      </w:r>
    </w:p>
    <w:p w14:paraId="12E7763D" w14:textId="77777777" w:rsidR="0066049B" w:rsidRPr="00D537DA" w:rsidRDefault="0066049B" w:rsidP="0066049B">
      <w:pPr>
        <w:rPr>
          <w:szCs w:val="24"/>
        </w:rPr>
      </w:pPr>
      <w:r w:rsidRPr="00D537DA">
        <w:rPr>
          <w:szCs w:val="24"/>
        </w:rPr>
        <w:t>Risk: Team members may have to deal with personal issues</w:t>
      </w:r>
    </w:p>
    <w:p w14:paraId="54AFB795" w14:textId="77777777" w:rsidR="0066049B" w:rsidRPr="00D537DA" w:rsidRDefault="0066049B" w:rsidP="0066049B">
      <w:pPr>
        <w:rPr>
          <w:szCs w:val="24"/>
        </w:rPr>
      </w:pPr>
      <w:r w:rsidRPr="00D537DA">
        <w:rPr>
          <w:szCs w:val="24"/>
        </w:rPr>
        <w:t>Description: An unforeseen personal issue may mean that a team member is not able to contribute</w:t>
      </w:r>
    </w:p>
    <w:p w14:paraId="7422BC85" w14:textId="77777777" w:rsidR="0066049B" w:rsidRPr="00D537DA" w:rsidRDefault="0066049B" w:rsidP="0066049B">
      <w:pPr>
        <w:rPr>
          <w:rFonts w:eastAsia="Times New Roman" w:cs="Times New Roman"/>
          <w:color w:val="000000"/>
          <w:szCs w:val="24"/>
          <w:lang w:eastAsia="en-ZA"/>
        </w:rPr>
      </w:pPr>
      <w:r w:rsidRPr="00D537DA">
        <w:rPr>
          <w:szCs w:val="24"/>
        </w:rPr>
        <w:t xml:space="preserve">Cause: </w:t>
      </w:r>
      <w:r w:rsidRPr="00D537DA">
        <w:rPr>
          <w:rFonts w:eastAsia="Times New Roman" w:cs="Times New Roman"/>
          <w:color w:val="000000"/>
          <w:szCs w:val="24"/>
          <w:lang w:eastAsia="en-ZA"/>
        </w:rPr>
        <w:t>Certain tasks are not completed</w:t>
      </w:r>
    </w:p>
    <w:p w14:paraId="73A74202" w14:textId="4186035F" w:rsidR="0066049B" w:rsidRPr="00D537DA" w:rsidRDefault="0066049B" w:rsidP="0066049B">
      <w:pPr>
        <w:rPr>
          <w:szCs w:val="24"/>
        </w:rPr>
      </w:pPr>
      <w:r w:rsidRPr="00D537DA">
        <w:rPr>
          <w:szCs w:val="24"/>
        </w:rPr>
        <w:t xml:space="preserve">Trigger: </w:t>
      </w:r>
      <w:r w:rsidR="00C664AD">
        <w:rPr>
          <w:szCs w:val="24"/>
        </w:rPr>
        <w:t>P</w:t>
      </w:r>
      <w:r w:rsidRPr="00D537DA">
        <w:rPr>
          <w:szCs w:val="24"/>
        </w:rPr>
        <w:t>ersonal issues</w:t>
      </w:r>
    </w:p>
    <w:p w14:paraId="729C4521" w14:textId="77777777" w:rsidR="0066049B" w:rsidRPr="00D537DA" w:rsidRDefault="0066049B" w:rsidP="0066049B">
      <w:pPr>
        <w:rPr>
          <w:szCs w:val="24"/>
        </w:rPr>
      </w:pPr>
      <w:r w:rsidRPr="00D537DA">
        <w:rPr>
          <w:szCs w:val="24"/>
        </w:rPr>
        <w:t>Mitigation: Nothing can be done to reduce the risk of a team member having personal issues. The impact can be reduced by ensuring that more than one team member is involved in each aspect of the project</w:t>
      </w:r>
    </w:p>
    <w:p w14:paraId="7014ED4F" w14:textId="77777777" w:rsidR="0066049B" w:rsidRPr="00D537DA" w:rsidRDefault="0066049B" w:rsidP="0066049B">
      <w:pPr>
        <w:rPr>
          <w:szCs w:val="24"/>
        </w:rPr>
      </w:pPr>
      <w:r w:rsidRPr="00D537DA">
        <w:rPr>
          <w:szCs w:val="24"/>
        </w:rPr>
        <w:t>Contingency: The team must gain enough knowledge to continue to an extent without the help of the missing team member</w:t>
      </w:r>
    </w:p>
    <w:p w14:paraId="6DE0E64F" w14:textId="77777777" w:rsidR="0066049B" w:rsidRPr="00D537DA" w:rsidRDefault="0066049B" w:rsidP="0066049B">
      <w:pPr>
        <w:rPr>
          <w:szCs w:val="24"/>
        </w:rPr>
      </w:pPr>
      <w:r w:rsidRPr="00D537DA">
        <w:rPr>
          <w:b/>
          <w:szCs w:val="24"/>
        </w:rPr>
        <w:t>Number 17</w:t>
      </w:r>
    </w:p>
    <w:p w14:paraId="67F05337" w14:textId="77777777" w:rsidR="0066049B" w:rsidRPr="00D537DA" w:rsidRDefault="0066049B" w:rsidP="0066049B">
      <w:pPr>
        <w:rPr>
          <w:szCs w:val="24"/>
        </w:rPr>
      </w:pPr>
      <w:r w:rsidRPr="00D537DA">
        <w:rPr>
          <w:szCs w:val="24"/>
        </w:rPr>
        <w:t>Risk: The sponsor may get sick at any time</w:t>
      </w:r>
    </w:p>
    <w:p w14:paraId="09B56230" w14:textId="77777777" w:rsidR="0066049B" w:rsidRPr="00D537DA" w:rsidRDefault="0066049B" w:rsidP="0066049B">
      <w:pPr>
        <w:rPr>
          <w:szCs w:val="24"/>
        </w:rPr>
      </w:pPr>
      <w:r w:rsidRPr="00D537DA">
        <w:rPr>
          <w:szCs w:val="24"/>
        </w:rPr>
        <w:t>Description: The E-Bots team needs to be in constant contact with the sponsor. If the sponsor is sick then this could delay the project</w:t>
      </w:r>
    </w:p>
    <w:p w14:paraId="0E8492EC" w14:textId="77777777" w:rsidR="0066049B" w:rsidRPr="00D537DA" w:rsidRDefault="0066049B" w:rsidP="0066049B">
      <w:pPr>
        <w:rPr>
          <w:szCs w:val="24"/>
        </w:rPr>
      </w:pPr>
      <w:r w:rsidRPr="00D537DA">
        <w:rPr>
          <w:szCs w:val="24"/>
        </w:rPr>
        <w:t>Cause: Certain tasks are not completed</w:t>
      </w:r>
    </w:p>
    <w:p w14:paraId="0F052627" w14:textId="77777777" w:rsidR="0066049B" w:rsidRPr="00D537DA" w:rsidRDefault="0066049B" w:rsidP="0066049B">
      <w:pPr>
        <w:rPr>
          <w:szCs w:val="24"/>
        </w:rPr>
      </w:pPr>
      <w:r w:rsidRPr="00D537DA">
        <w:rPr>
          <w:szCs w:val="24"/>
        </w:rPr>
        <w:t>Trigger: The sponsor gets sick</w:t>
      </w:r>
    </w:p>
    <w:p w14:paraId="53956568" w14:textId="77777777" w:rsidR="0066049B" w:rsidRPr="00D537DA" w:rsidRDefault="0066049B" w:rsidP="0066049B">
      <w:pPr>
        <w:rPr>
          <w:szCs w:val="24"/>
        </w:rPr>
      </w:pPr>
      <w:r w:rsidRPr="00D537DA">
        <w:rPr>
          <w:szCs w:val="24"/>
        </w:rPr>
        <w:t>Mitigation: Nothing can be done to stop the sponsor from getting sick</w:t>
      </w:r>
    </w:p>
    <w:p w14:paraId="25602C50" w14:textId="77777777" w:rsidR="0066049B" w:rsidRPr="00D537DA" w:rsidRDefault="0066049B" w:rsidP="0066049B">
      <w:pPr>
        <w:rPr>
          <w:szCs w:val="24"/>
        </w:rPr>
      </w:pPr>
      <w:r w:rsidRPr="00D537DA">
        <w:rPr>
          <w:szCs w:val="24"/>
        </w:rPr>
        <w:t>Contingency: The team must gain enough knowledge to continue to an extent without the help of the sponsor</w:t>
      </w:r>
    </w:p>
    <w:p w14:paraId="26F81B80" w14:textId="77777777" w:rsidR="0066049B" w:rsidRDefault="0066049B" w:rsidP="0066049B">
      <w:pPr>
        <w:rPr>
          <w:b/>
          <w:szCs w:val="24"/>
        </w:rPr>
      </w:pPr>
    </w:p>
    <w:p w14:paraId="1743D013" w14:textId="77777777" w:rsidR="0066049B" w:rsidRPr="00D537DA" w:rsidRDefault="0066049B" w:rsidP="0066049B">
      <w:pPr>
        <w:rPr>
          <w:b/>
          <w:szCs w:val="24"/>
        </w:rPr>
      </w:pPr>
      <w:r w:rsidRPr="00D537DA">
        <w:rPr>
          <w:b/>
          <w:szCs w:val="24"/>
        </w:rPr>
        <w:t>Number 18</w:t>
      </w:r>
    </w:p>
    <w:p w14:paraId="1F9222D3" w14:textId="77777777" w:rsidR="0066049B" w:rsidRPr="00D537DA" w:rsidRDefault="0066049B" w:rsidP="0066049B">
      <w:pPr>
        <w:rPr>
          <w:szCs w:val="24"/>
        </w:rPr>
      </w:pPr>
      <w:r w:rsidRPr="00D537DA">
        <w:rPr>
          <w:szCs w:val="24"/>
        </w:rPr>
        <w:t>Risk: Team members may get sick at any time</w:t>
      </w:r>
    </w:p>
    <w:p w14:paraId="444EBBCA" w14:textId="77777777" w:rsidR="0066049B" w:rsidRPr="00D537DA" w:rsidRDefault="0066049B" w:rsidP="0066049B">
      <w:pPr>
        <w:rPr>
          <w:szCs w:val="24"/>
        </w:rPr>
      </w:pPr>
      <w:r w:rsidRPr="00D537DA">
        <w:rPr>
          <w:szCs w:val="24"/>
        </w:rPr>
        <w:t>Description: Team members have certain tasks that they need to do, if they get sick then they cannot do these tasks</w:t>
      </w:r>
    </w:p>
    <w:p w14:paraId="1B8704A2" w14:textId="77777777" w:rsidR="0066049B" w:rsidRPr="00D537DA" w:rsidRDefault="0066049B" w:rsidP="0066049B">
      <w:pPr>
        <w:rPr>
          <w:szCs w:val="24"/>
        </w:rPr>
      </w:pPr>
      <w:r w:rsidRPr="00D537DA">
        <w:rPr>
          <w:szCs w:val="24"/>
        </w:rPr>
        <w:t>Cause: Certain tasks are not completed</w:t>
      </w:r>
    </w:p>
    <w:p w14:paraId="25C982EF" w14:textId="77777777" w:rsidR="0066049B" w:rsidRPr="00D537DA" w:rsidRDefault="0066049B" w:rsidP="0066049B">
      <w:pPr>
        <w:rPr>
          <w:szCs w:val="24"/>
        </w:rPr>
      </w:pPr>
      <w:r w:rsidRPr="00D537DA">
        <w:rPr>
          <w:szCs w:val="24"/>
        </w:rPr>
        <w:lastRenderedPageBreak/>
        <w:t>Trigger: A team member gets sick</w:t>
      </w:r>
    </w:p>
    <w:p w14:paraId="3EB0DAA0" w14:textId="77777777" w:rsidR="0066049B" w:rsidRPr="00D537DA" w:rsidRDefault="0066049B" w:rsidP="0066049B">
      <w:pPr>
        <w:rPr>
          <w:szCs w:val="24"/>
        </w:rPr>
      </w:pPr>
      <w:r w:rsidRPr="00D537DA">
        <w:rPr>
          <w:szCs w:val="24"/>
        </w:rPr>
        <w:t>Mitigation: Encourage team members to live a healthy lifestyle</w:t>
      </w:r>
    </w:p>
    <w:p w14:paraId="21BFF0C3" w14:textId="77777777" w:rsidR="0066049B" w:rsidRPr="00D537DA" w:rsidRDefault="0066049B" w:rsidP="0066049B">
      <w:pPr>
        <w:rPr>
          <w:szCs w:val="24"/>
        </w:rPr>
      </w:pPr>
      <w:r w:rsidRPr="00D537DA">
        <w:rPr>
          <w:szCs w:val="24"/>
        </w:rPr>
        <w:t>Contingency: The team must then work together and redistribute the tasks that the sick member was supposed to complete</w:t>
      </w:r>
    </w:p>
    <w:p w14:paraId="5B842B00" w14:textId="77777777" w:rsidR="0066049B" w:rsidRDefault="0066049B" w:rsidP="0066049B">
      <w:pPr>
        <w:keepNext/>
        <w:keepLines/>
        <w:spacing w:before="40" w:after="0"/>
        <w:outlineLvl w:val="1"/>
        <w:rPr>
          <w:rFonts w:eastAsiaTheme="majorEastAsia" w:cstheme="majorBidi"/>
          <w:b/>
          <w:color w:val="000000" w:themeColor="text1"/>
          <w:sz w:val="28"/>
          <w:szCs w:val="26"/>
        </w:rPr>
      </w:pPr>
    </w:p>
    <w:p w14:paraId="787287BF" w14:textId="5D205327" w:rsidR="0066049B" w:rsidRPr="003B16A2" w:rsidRDefault="0066049B" w:rsidP="003B16A2">
      <w:pPr>
        <w:pStyle w:val="Heading2"/>
        <w:spacing w:after="240"/>
      </w:pPr>
      <w:bookmarkStart w:id="901" w:name="_Toc418840366"/>
      <w:r w:rsidRPr="00D537DA">
        <w:t>1</w:t>
      </w:r>
      <w:r w:rsidR="00280128">
        <w:t>4</w:t>
      </w:r>
      <w:r w:rsidRPr="00D537DA">
        <w:t>.4 Risk Table</w:t>
      </w:r>
      <w:bookmarkEnd w:id="901"/>
    </w:p>
    <w:p w14:paraId="5CCEA80A" w14:textId="4D3C25A2" w:rsidR="0066049B" w:rsidRPr="00D537DA" w:rsidRDefault="0066049B" w:rsidP="0066049B">
      <w:r w:rsidRPr="00D537DA">
        <w:t xml:space="preserve">The main table in this section summarises the risks that have been detailed above. It also assigns a status </w:t>
      </w:r>
      <w:r w:rsidR="00C664AD">
        <w:t xml:space="preserve">to each risk </w:t>
      </w:r>
      <w:r w:rsidRPr="00D537DA">
        <w:t>based on the following criteria in the table below:</w:t>
      </w:r>
    </w:p>
    <w:p w14:paraId="7F1178FF" w14:textId="77777777" w:rsidR="0066049B" w:rsidRPr="00D537DA" w:rsidRDefault="0066049B" w:rsidP="0066049B">
      <w:pPr>
        <w:tabs>
          <w:tab w:val="left" w:pos="2475"/>
        </w:tabs>
        <w:rPr>
          <w:szCs w:val="24"/>
        </w:rPr>
      </w:pPr>
    </w:p>
    <w:tbl>
      <w:tblPr>
        <w:tblW w:w="6663" w:type="dxa"/>
        <w:jc w:val="center"/>
        <w:tblLook w:val="04A0" w:firstRow="1" w:lastRow="0" w:firstColumn="1" w:lastColumn="0" w:noHBand="0" w:noVBand="1"/>
      </w:tblPr>
      <w:tblGrid>
        <w:gridCol w:w="977"/>
        <w:gridCol w:w="1974"/>
        <w:gridCol w:w="1160"/>
        <w:gridCol w:w="1276"/>
        <w:gridCol w:w="1276"/>
      </w:tblGrid>
      <w:tr w:rsidR="0066049B" w:rsidRPr="00D537DA" w14:paraId="40A4BB59" w14:textId="77777777" w:rsidTr="0066049B">
        <w:trPr>
          <w:trHeight w:val="560"/>
          <w:jc w:val="center"/>
        </w:trPr>
        <w:tc>
          <w:tcPr>
            <w:tcW w:w="977" w:type="dxa"/>
            <w:vMerge w:val="restart"/>
            <w:tcBorders>
              <w:top w:val="single" w:sz="8" w:space="0" w:color="auto"/>
              <w:left w:val="single" w:sz="8" w:space="0" w:color="auto"/>
              <w:bottom w:val="single" w:sz="8" w:space="0" w:color="000000"/>
              <w:right w:val="single" w:sz="8" w:space="0" w:color="auto"/>
            </w:tcBorders>
            <w:shd w:val="clear" w:color="auto" w:fill="FDF5FC"/>
            <w:textDirection w:val="btLr"/>
            <w:vAlign w:val="center"/>
            <w:hideMark/>
          </w:tcPr>
          <w:p w14:paraId="5C5BC805" w14:textId="77777777" w:rsidR="0066049B" w:rsidRPr="00D537DA" w:rsidRDefault="0066049B" w:rsidP="0066049B">
            <w:pPr>
              <w:spacing w:before="240"/>
              <w:jc w:val="center"/>
              <w:rPr>
                <w:b/>
                <w:i/>
                <w:iCs/>
                <w:color w:val="404040" w:themeColor="text1" w:themeTint="BF"/>
                <w:szCs w:val="24"/>
                <w:lang w:val="en-US"/>
              </w:rPr>
            </w:pPr>
            <w:r w:rsidRPr="00D537DA">
              <w:rPr>
                <w:b/>
                <w:i/>
                <w:iCs/>
                <w:color w:val="404040" w:themeColor="text1" w:themeTint="BF"/>
                <w:szCs w:val="24"/>
                <w:lang w:val="en-US"/>
              </w:rPr>
              <w:t>Likelihood</w:t>
            </w:r>
          </w:p>
        </w:tc>
        <w:tc>
          <w:tcPr>
            <w:tcW w:w="197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8154B8C"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 </w:t>
            </w:r>
          </w:p>
        </w:tc>
        <w:tc>
          <w:tcPr>
            <w:tcW w:w="3712" w:type="dxa"/>
            <w:gridSpan w:val="3"/>
            <w:tcBorders>
              <w:top w:val="single" w:sz="8" w:space="0" w:color="auto"/>
              <w:left w:val="nil"/>
              <w:bottom w:val="single" w:sz="8" w:space="0" w:color="auto"/>
              <w:right w:val="single" w:sz="8" w:space="0" w:color="000000"/>
            </w:tcBorders>
            <w:shd w:val="clear" w:color="auto" w:fill="FDF5FC"/>
            <w:vAlign w:val="center"/>
            <w:hideMark/>
          </w:tcPr>
          <w:p w14:paraId="74000AA1" w14:textId="77777777" w:rsidR="0066049B" w:rsidRPr="00D537DA" w:rsidRDefault="0066049B" w:rsidP="0066049B">
            <w:pPr>
              <w:spacing w:before="240"/>
              <w:jc w:val="center"/>
              <w:rPr>
                <w:rFonts w:eastAsia="Times New Roman" w:cs="Times New Roman"/>
                <w:b/>
                <w:color w:val="000000"/>
                <w:szCs w:val="24"/>
                <w:lang w:val="en-US" w:eastAsia="en-ZA"/>
              </w:rPr>
            </w:pPr>
            <w:r w:rsidRPr="00D537DA">
              <w:rPr>
                <w:b/>
                <w:i/>
                <w:iCs/>
                <w:color w:val="404040" w:themeColor="text1" w:themeTint="BF"/>
                <w:szCs w:val="24"/>
                <w:lang w:val="en-US"/>
              </w:rPr>
              <w:t>Consequences</w:t>
            </w:r>
          </w:p>
        </w:tc>
      </w:tr>
      <w:tr w:rsidR="0066049B" w:rsidRPr="00D537DA" w14:paraId="36838F60" w14:textId="77777777" w:rsidTr="0066049B">
        <w:trPr>
          <w:trHeight w:val="560"/>
          <w:jc w:val="center"/>
        </w:trPr>
        <w:tc>
          <w:tcPr>
            <w:tcW w:w="977" w:type="dxa"/>
            <w:vMerge/>
            <w:tcBorders>
              <w:top w:val="single" w:sz="8" w:space="0" w:color="000000"/>
              <w:left w:val="single" w:sz="8" w:space="0" w:color="auto"/>
              <w:bottom w:val="single" w:sz="8" w:space="0" w:color="000000"/>
              <w:right w:val="single" w:sz="8" w:space="0" w:color="auto"/>
            </w:tcBorders>
            <w:shd w:val="clear" w:color="auto" w:fill="FDF5FC"/>
            <w:vAlign w:val="center"/>
            <w:hideMark/>
          </w:tcPr>
          <w:p w14:paraId="0AB41EBA" w14:textId="77777777" w:rsidR="0066049B" w:rsidRPr="00D537DA" w:rsidRDefault="0066049B" w:rsidP="0066049B">
            <w:pPr>
              <w:spacing w:after="0" w:line="240" w:lineRule="auto"/>
              <w:rPr>
                <w:b/>
                <w:i/>
                <w:iCs/>
                <w:color w:val="404040" w:themeColor="text1" w:themeTint="BF"/>
                <w:szCs w:val="24"/>
                <w:lang w:val="en-US"/>
              </w:rPr>
            </w:pPr>
          </w:p>
        </w:tc>
        <w:tc>
          <w:tcPr>
            <w:tcW w:w="1974" w:type="dxa"/>
            <w:vMerge/>
            <w:tcBorders>
              <w:top w:val="single" w:sz="8" w:space="0" w:color="auto"/>
              <w:left w:val="single" w:sz="8" w:space="0" w:color="auto"/>
              <w:bottom w:val="single" w:sz="8" w:space="0" w:color="000000"/>
              <w:right w:val="single" w:sz="8" w:space="0" w:color="auto"/>
            </w:tcBorders>
            <w:vAlign w:val="center"/>
            <w:hideMark/>
          </w:tcPr>
          <w:p w14:paraId="3B0B6D6F" w14:textId="77777777" w:rsidR="0066049B" w:rsidRPr="00D537DA" w:rsidRDefault="0066049B" w:rsidP="0066049B">
            <w:pPr>
              <w:spacing w:after="0" w:line="240" w:lineRule="auto"/>
              <w:rPr>
                <w:rFonts w:eastAsia="Times New Roman" w:cs="Times New Roman"/>
                <w:color w:val="000000"/>
                <w:szCs w:val="24"/>
                <w:lang w:eastAsia="en-ZA"/>
              </w:rPr>
            </w:pPr>
          </w:p>
        </w:tc>
        <w:tc>
          <w:tcPr>
            <w:tcW w:w="1160" w:type="dxa"/>
            <w:tcBorders>
              <w:top w:val="nil"/>
              <w:left w:val="nil"/>
              <w:bottom w:val="single" w:sz="8" w:space="0" w:color="auto"/>
              <w:right w:val="single" w:sz="8" w:space="0" w:color="auto"/>
            </w:tcBorders>
            <w:shd w:val="clear" w:color="auto" w:fill="auto"/>
            <w:vAlign w:val="center"/>
            <w:hideMark/>
          </w:tcPr>
          <w:p w14:paraId="40720714"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Minor</w:t>
            </w:r>
          </w:p>
        </w:tc>
        <w:tc>
          <w:tcPr>
            <w:tcW w:w="1276" w:type="dxa"/>
            <w:tcBorders>
              <w:top w:val="nil"/>
              <w:left w:val="nil"/>
              <w:bottom w:val="single" w:sz="8" w:space="0" w:color="auto"/>
              <w:right w:val="single" w:sz="8" w:space="0" w:color="auto"/>
            </w:tcBorders>
            <w:shd w:val="clear" w:color="auto" w:fill="auto"/>
            <w:vAlign w:val="center"/>
            <w:hideMark/>
          </w:tcPr>
          <w:p w14:paraId="7186563D"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Moderate</w:t>
            </w:r>
          </w:p>
        </w:tc>
        <w:tc>
          <w:tcPr>
            <w:tcW w:w="1276" w:type="dxa"/>
            <w:tcBorders>
              <w:top w:val="nil"/>
              <w:left w:val="nil"/>
              <w:bottom w:val="single" w:sz="8" w:space="0" w:color="auto"/>
              <w:right w:val="single" w:sz="8" w:space="0" w:color="auto"/>
            </w:tcBorders>
            <w:shd w:val="clear" w:color="auto" w:fill="auto"/>
            <w:vAlign w:val="center"/>
            <w:hideMark/>
          </w:tcPr>
          <w:p w14:paraId="49A76968"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Major</w:t>
            </w:r>
          </w:p>
        </w:tc>
      </w:tr>
      <w:tr w:rsidR="0066049B" w:rsidRPr="00D537DA" w14:paraId="2DA8812A" w14:textId="77777777" w:rsidTr="0066049B">
        <w:trPr>
          <w:trHeight w:val="560"/>
          <w:jc w:val="center"/>
        </w:trPr>
        <w:tc>
          <w:tcPr>
            <w:tcW w:w="977" w:type="dxa"/>
            <w:vMerge/>
            <w:tcBorders>
              <w:top w:val="single" w:sz="8" w:space="0" w:color="000000"/>
              <w:left w:val="single" w:sz="8" w:space="0" w:color="auto"/>
              <w:bottom w:val="single" w:sz="8" w:space="0" w:color="000000"/>
              <w:right w:val="single" w:sz="8" w:space="0" w:color="auto"/>
            </w:tcBorders>
            <w:shd w:val="clear" w:color="auto" w:fill="FDF5FC"/>
            <w:vAlign w:val="center"/>
            <w:hideMark/>
          </w:tcPr>
          <w:p w14:paraId="7020327C" w14:textId="77777777" w:rsidR="0066049B" w:rsidRPr="00D537DA" w:rsidRDefault="0066049B" w:rsidP="0066049B">
            <w:pPr>
              <w:spacing w:after="0" w:line="240" w:lineRule="auto"/>
              <w:rPr>
                <w:b/>
                <w:i/>
                <w:iCs/>
                <w:color w:val="404040" w:themeColor="text1" w:themeTint="BF"/>
                <w:szCs w:val="24"/>
                <w:lang w:val="en-US"/>
              </w:rPr>
            </w:pPr>
          </w:p>
        </w:tc>
        <w:tc>
          <w:tcPr>
            <w:tcW w:w="1974" w:type="dxa"/>
            <w:tcBorders>
              <w:top w:val="nil"/>
              <w:left w:val="nil"/>
              <w:bottom w:val="single" w:sz="8" w:space="0" w:color="auto"/>
              <w:right w:val="single" w:sz="8" w:space="0" w:color="auto"/>
            </w:tcBorders>
            <w:shd w:val="clear" w:color="auto" w:fill="auto"/>
            <w:vAlign w:val="center"/>
            <w:hideMark/>
          </w:tcPr>
          <w:p w14:paraId="1E3DAC5F"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Probable</w:t>
            </w:r>
          </w:p>
        </w:tc>
        <w:tc>
          <w:tcPr>
            <w:tcW w:w="1160" w:type="dxa"/>
            <w:tcBorders>
              <w:top w:val="nil"/>
              <w:left w:val="nil"/>
              <w:bottom w:val="single" w:sz="8" w:space="0" w:color="auto"/>
              <w:right w:val="single" w:sz="8" w:space="0" w:color="auto"/>
            </w:tcBorders>
            <w:shd w:val="clear" w:color="000000" w:fill="FFFF00"/>
            <w:vAlign w:val="center"/>
            <w:hideMark/>
          </w:tcPr>
          <w:p w14:paraId="3F0A6C96"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 </w:t>
            </w:r>
          </w:p>
        </w:tc>
        <w:tc>
          <w:tcPr>
            <w:tcW w:w="1276" w:type="dxa"/>
            <w:tcBorders>
              <w:top w:val="nil"/>
              <w:left w:val="nil"/>
              <w:bottom w:val="single" w:sz="8" w:space="0" w:color="auto"/>
              <w:right w:val="single" w:sz="8" w:space="0" w:color="auto"/>
            </w:tcBorders>
            <w:shd w:val="clear" w:color="000000" w:fill="FF0000"/>
            <w:vAlign w:val="center"/>
            <w:hideMark/>
          </w:tcPr>
          <w:p w14:paraId="0DF4998D"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 </w:t>
            </w:r>
          </w:p>
        </w:tc>
        <w:tc>
          <w:tcPr>
            <w:tcW w:w="1276" w:type="dxa"/>
            <w:tcBorders>
              <w:top w:val="nil"/>
              <w:left w:val="nil"/>
              <w:bottom w:val="single" w:sz="8" w:space="0" w:color="auto"/>
              <w:right w:val="single" w:sz="8" w:space="0" w:color="auto"/>
            </w:tcBorders>
            <w:shd w:val="clear" w:color="000000" w:fill="FF0000"/>
            <w:vAlign w:val="center"/>
            <w:hideMark/>
          </w:tcPr>
          <w:p w14:paraId="7BB36EA4"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 </w:t>
            </w:r>
          </w:p>
        </w:tc>
      </w:tr>
      <w:tr w:rsidR="0066049B" w:rsidRPr="00D537DA" w14:paraId="3BD0AB04" w14:textId="77777777" w:rsidTr="0066049B">
        <w:trPr>
          <w:trHeight w:val="560"/>
          <w:jc w:val="center"/>
        </w:trPr>
        <w:tc>
          <w:tcPr>
            <w:tcW w:w="977" w:type="dxa"/>
            <w:vMerge/>
            <w:tcBorders>
              <w:top w:val="single" w:sz="8" w:space="0" w:color="000000"/>
              <w:left w:val="single" w:sz="8" w:space="0" w:color="auto"/>
              <w:bottom w:val="single" w:sz="8" w:space="0" w:color="000000"/>
              <w:right w:val="single" w:sz="8" w:space="0" w:color="auto"/>
            </w:tcBorders>
            <w:shd w:val="clear" w:color="auto" w:fill="FDF5FC"/>
            <w:vAlign w:val="center"/>
            <w:hideMark/>
          </w:tcPr>
          <w:p w14:paraId="346FFE34" w14:textId="77777777" w:rsidR="0066049B" w:rsidRPr="00D537DA" w:rsidRDefault="0066049B" w:rsidP="0066049B">
            <w:pPr>
              <w:spacing w:after="0" w:line="240" w:lineRule="auto"/>
              <w:rPr>
                <w:b/>
                <w:i/>
                <w:iCs/>
                <w:color w:val="404040" w:themeColor="text1" w:themeTint="BF"/>
                <w:szCs w:val="24"/>
                <w:lang w:val="en-US"/>
              </w:rPr>
            </w:pPr>
          </w:p>
        </w:tc>
        <w:tc>
          <w:tcPr>
            <w:tcW w:w="1974" w:type="dxa"/>
            <w:tcBorders>
              <w:top w:val="nil"/>
              <w:left w:val="nil"/>
              <w:bottom w:val="single" w:sz="8" w:space="0" w:color="auto"/>
              <w:right w:val="single" w:sz="8" w:space="0" w:color="auto"/>
            </w:tcBorders>
            <w:shd w:val="clear" w:color="auto" w:fill="auto"/>
            <w:vAlign w:val="center"/>
            <w:hideMark/>
          </w:tcPr>
          <w:p w14:paraId="4777D17B"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Possible</w:t>
            </w:r>
          </w:p>
        </w:tc>
        <w:tc>
          <w:tcPr>
            <w:tcW w:w="1160" w:type="dxa"/>
            <w:tcBorders>
              <w:top w:val="nil"/>
              <w:left w:val="nil"/>
              <w:bottom w:val="single" w:sz="8" w:space="0" w:color="auto"/>
              <w:right w:val="single" w:sz="8" w:space="0" w:color="auto"/>
            </w:tcBorders>
            <w:shd w:val="clear" w:color="000000" w:fill="00B050"/>
            <w:vAlign w:val="center"/>
            <w:hideMark/>
          </w:tcPr>
          <w:p w14:paraId="5AAC2530" w14:textId="77777777" w:rsidR="0066049B" w:rsidRPr="00D537DA" w:rsidRDefault="0066049B" w:rsidP="0066049B">
            <w:pPr>
              <w:spacing w:after="0" w:line="240" w:lineRule="auto"/>
              <w:rPr>
                <w:rFonts w:eastAsia="Times New Roman" w:cs="Times New Roman"/>
                <w:color w:val="000000"/>
                <w:szCs w:val="24"/>
                <w:lang w:eastAsia="en-ZA"/>
              </w:rPr>
            </w:pPr>
          </w:p>
        </w:tc>
        <w:tc>
          <w:tcPr>
            <w:tcW w:w="1276" w:type="dxa"/>
            <w:tcBorders>
              <w:top w:val="nil"/>
              <w:left w:val="nil"/>
              <w:bottom w:val="single" w:sz="8" w:space="0" w:color="auto"/>
              <w:right w:val="single" w:sz="8" w:space="0" w:color="auto"/>
            </w:tcBorders>
            <w:shd w:val="clear" w:color="000000" w:fill="FFFF00"/>
            <w:vAlign w:val="center"/>
            <w:hideMark/>
          </w:tcPr>
          <w:p w14:paraId="191B838C"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 </w:t>
            </w:r>
          </w:p>
        </w:tc>
        <w:tc>
          <w:tcPr>
            <w:tcW w:w="1276" w:type="dxa"/>
            <w:tcBorders>
              <w:top w:val="nil"/>
              <w:left w:val="nil"/>
              <w:bottom w:val="single" w:sz="8" w:space="0" w:color="auto"/>
              <w:right w:val="single" w:sz="8" w:space="0" w:color="auto"/>
            </w:tcBorders>
            <w:shd w:val="clear" w:color="000000" w:fill="FF0000"/>
            <w:vAlign w:val="center"/>
            <w:hideMark/>
          </w:tcPr>
          <w:p w14:paraId="4F9254EB"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 </w:t>
            </w:r>
          </w:p>
        </w:tc>
      </w:tr>
      <w:tr w:rsidR="0066049B" w:rsidRPr="00D537DA" w14:paraId="7211E777" w14:textId="77777777" w:rsidTr="0066049B">
        <w:trPr>
          <w:trHeight w:val="474"/>
          <w:jc w:val="center"/>
        </w:trPr>
        <w:tc>
          <w:tcPr>
            <w:tcW w:w="977" w:type="dxa"/>
            <w:vMerge/>
            <w:tcBorders>
              <w:top w:val="single" w:sz="8" w:space="0" w:color="000000"/>
              <w:left w:val="single" w:sz="8" w:space="0" w:color="auto"/>
              <w:bottom w:val="single" w:sz="8" w:space="0" w:color="000000"/>
              <w:right w:val="single" w:sz="8" w:space="0" w:color="auto"/>
            </w:tcBorders>
            <w:shd w:val="clear" w:color="auto" w:fill="FDF5FC"/>
            <w:vAlign w:val="center"/>
            <w:hideMark/>
          </w:tcPr>
          <w:p w14:paraId="4F3D84A8" w14:textId="77777777" w:rsidR="0066049B" w:rsidRPr="00D537DA" w:rsidRDefault="0066049B" w:rsidP="0066049B">
            <w:pPr>
              <w:spacing w:after="0" w:line="240" w:lineRule="auto"/>
              <w:rPr>
                <w:b/>
                <w:i/>
                <w:iCs/>
                <w:color w:val="404040" w:themeColor="text1" w:themeTint="BF"/>
                <w:szCs w:val="24"/>
                <w:lang w:val="en-US"/>
              </w:rPr>
            </w:pPr>
          </w:p>
        </w:tc>
        <w:tc>
          <w:tcPr>
            <w:tcW w:w="1974" w:type="dxa"/>
            <w:tcBorders>
              <w:top w:val="nil"/>
              <w:left w:val="nil"/>
              <w:bottom w:val="single" w:sz="8" w:space="0" w:color="auto"/>
              <w:right w:val="single" w:sz="8" w:space="0" w:color="auto"/>
            </w:tcBorders>
            <w:shd w:val="clear" w:color="auto" w:fill="auto"/>
            <w:vAlign w:val="center"/>
            <w:hideMark/>
          </w:tcPr>
          <w:p w14:paraId="0616F076"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Improbable</w:t>
            </w:r>
          </w:p>
        </w:tc>
        <w:tc>
          <w:tcPr>
            <w:tcW w:w="1160" w:type="dxa"/>
            <w:tcBorders>
              <w:top w:val="nil"/>
              <w:left w:val="nil"/>
              <w:bottom w:val="single" w:sz="8" w:space="0" w:color="auto"/>
              <w:right w:val="single" w:sz="8" w:space="0" w:color="auto"/>
            </w:tcBorders>
            <w:shd w:val="clear" w:color="000000" w:fill="00B050"/>
            <w:vAlign w:val="center"/>
            <w:hideMark/>
          </w:tcPr>
          <w:p w14:paraId="391380A9" w14:textId="77777777" w:rsidR="0066049B" w:rsidRPr="00D537DA" w:rsidRDefault="0066049B" w:rsidP="0066049B">
            <w:pPr>
              <w:spacing w:after="0" w:line="240" w:lineRule="auto"/>
              <w:rPr>
                <w:rFonts w:eastAsia="Times New Roman" w:cs="Times New Roman"/>
                <w:color w:val="000000"/>
                <w:szCs w:val="24"/>
                <w:lang w:eastAsia="en-ZA"/>
              </w:rPr>
            </w:pPr>
          </w:p>
        </w:tc>
        <w:tc>
          <w:tcPr>
            <w:tcW w:w="1276" w:type="dxa"/>
            <w:tcBorders>
              <w:top w:val="nil"/>
              <w:left w:val="nil"/>
              <w:bottom w:val="single" w:sz="8" w:space="0" w:color="auto"/>
              <w:right w:val="single" w:sz="8" w:space="0" w:color="auto"/>
            </w:tcBorders>
            <w:shd w:val="clear" w:color="000000" w:fill="00B050"/>
            <w:vAlign w:val="center"/>
            <w:hideMark/>
          </w:tcPr>
          <w:p w14:paraId="3C3BAA29"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 </w:t>
            </w:r>
          </w:p>
        </w:tc>
        <w:tc>
          <w:tcPr>
            <w:tcW w:w="1276" w:type="dxa"/>
            <w:tcBorders>
              <w:top w:val="nil"/>
              <w:left w:val="nil"/>
              <w:bottom w:val="single" w:sz="8" w:space="0" w:color="auto"/>
              <w:right w:val="single" w:sz="8" w:space="0" w:color="auto"/>
            </w:tcBorders>
            <w:shd w:val="clear" w:color="000000" w:fill="FFFF00"/>
            <w:vAlign w:val="center"/>
            <w:hideMark/>
          </w:tcPr>
          <w:p w14:paraId="57FBCDC5" w14:textId="77777777" w:rsidR="0066049B" w:rsidRPr="00D537DA" w:rsidRDefault="0066049B" w:rsidP="0066049B">
            <w:pPr>
              <w:spacing w:after="0" w:line="240" w:lineRule="auto"/>
              <w:rPr>
                <w:rFonts w:eastAsia="Times New Roman" w:cs="Times New Roman"/>
                <w:color w:val="000000"/>
                <w:szCs w:val="24"/>
                <w:lang w:eastAsia="en-ZA"/>
              </w:rPr>
            </w:pPr>
            <w:r w:rsidRPr="00D537DA">
              <w:rPr>
                <w:rFonts w:eastAsia="Times New Roman" w:cs="Times New Roman"/>
                <w:color w:val="000000"/>
                <w:szCs w:val="24"/>
                <w:lang w:eastAsia="en-ZA"/>
              </w:rPr>
              <w:t> </w:t>
            </w:r>
          </w:p>
        </w:tc>
      </w:tr>
    </w:tbl>
    <w:p w14:paraId="33E9A576" w14:textId="24C5BB88" w:rsidR="0066049B" w:rsidRPr="00D537DA" w:rsidRDefault="00280128" w:rsidP="0066049B">
      <w:pPr>
        <w:spacing w:before="240"/>
        <w:jc w:val="center"/>
        <w:rPr>
          <w:i/>
          <w:iCs/>
          <w:color w:val="404040" w:themeColor="text1" w:themeTint="BF"/>
        </w:rPr>
      </w:pPr>
      <w:r>
        <w:rPr>
          <w:i/>
          <w:iCs/>
          <w:color w:val="404040" w:themeColor="text1" w:themeTint="BF"/>
        </w:rPr>
        <w:t>Table 14</w:t>
      </w:r>
      <w:r w:rsidR="0066049B" w:rsidRPr="00D537DA">
        <w:rPr>
          <w:i/>
          <w:iCs/>
          <w:color w:val="404040" w:themeColor="text1" w:themeTint="BF"/>
        </w:rPr>
        <w:t>.1 Risk rating</w:t>
      </w:r>
    </w:p>
    <w:p w14:paraId="257D62A1" w14:textId="77777777" w:rsidR="0066049B" w:rsidRPr="00D537DA" w:rsidRDefault="0066049B" w:rsidP="0066049B">
      <w:pPr>
        <w:tabs>
          <w:tab w:val="left" w:pos="2475"/>
        </w:tabs>
        <w:rPr>
          <w:szCs w:val="24"/>
        </w:rPr>
      </w:pPr>
      <w:r w:rsidRPr="00D537DA">
        <w:rPr>
          <w:szCs w:val="24"/>
        </w:rPr>
        <w:t xml:space="preserve">Green = Low risk </w:t>
      </w:r>
    </w:p>
    <w:p w14:paraId="563D8E42" w14:textId="77777777" w:rsidR="0066049B" w:rsidRPr="00D537DA" w:rsidRDefault="0066049B" w:rsidP="0066049B">
      <w:pPr>
        <w:tabs>
          <w:tab w:val="left" w:pos="2475"/>
        </w:tabs>
        <w:rPr>
          <w:szCs w:val="24"/>
        </w:rPr>
      </w:pPr>
      <w:r w:rsidRPr="00D537DA">
        <w:rPr>
          <w:szCs w:val="24"/>
        </w:rPr>
        <w:t>Yellow = Medium risk</w:t>
      </w:r>
    </w:p>
    <w:p w14:paraId="128756AA" w14:textId="77777777" w:rsidR="0066049B" w:rsidRPr="00D537DA" w:rsidRDefault="0066049B" w:rsidP="0066049B">
      <w:pPr>
        <w:tabs>
          <w:tab w:val="left" w:pos="2475"/>
        </w:tabs>
        <w:rPr>
          <w:szCs w:val="24"/>
        </w:rPr>
      </w:pPr>
      <w:r w:rsidRPr="00D537DA">
        <w:rPr>
          <w:szCs w:val="24"/>
        </w:rPr>
        <w:t>Red = High risk</w:t>
      </w:r>
    </w:p>
    <w:p w14:paraId="6D1485AE" w14:textId="77777777" w:rsidR="0066049B" w:rsidRDefault="0066049B" w:rsidP="0066049B">
      <w:pPr>
        <w:tabs>
          <w:tab w:val="left" w:pos="2475"/>
        </w:tabs>
        <w:rPr>
          <w:szCs w:val="24"/>
        </w:rPr>
      </w:pPr>
      <w:r w:rsidRPr="00D537DA">
        <w:rPr>
          <w:szCs w:val="24"/>
        </w:rPr>
        <w:t>The threats in red are more likely to occur and will have a larger impact. The team must therefore focus on mitigating these risks to prevent them from occurring.</w:t>
      </w:r>
    </w:p>
    <w:p w14:paraId="4A3701EB" w14:textId="3B517E3F" w:rsidR="0066049B" w:rsidRPr="00D537DA" w:rsidRDefault="00280128" w:rsidP="0066049B">
      <w:pPr>
        <w:tabs>
          <w:tab w:val="left" w:pos="2475"/>
        </w:tabs>
        <w:rPr>
          <w:szCs w:val="24"/>
        </w:rPr>
      </w:pPr>
      <w:r>
        <w:rPr>
          <w:szCs w:val="24"/>
        </w:rPr>
        <w:br w:type="page"/>
      </w:r>
    </w:p>
    <w:tbl>
      <w:tblPr>
        <w:tblpPr w:leftFromText="180" w:rightFromText="180" w:vertAnchor="text" w:horzAnchor="page" w:tblpX="1189" w:tblpY="361"/>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851"/>
        <w:gridCol w:w="1672"/>
        <w:gridCol w:w="1446"/>
        <w:gridCol w:w="1134"/>
        <w:gridCol w:w="1418"/>
        <w:gridCol w:w="1105"/>
        <w:gridCol w:w="1026"/>
      </w:tblGrid>
      <w:tr w:rsidR="0066049B" w:rsidRPr="00D537DA" w14:paraId="54044219" w14:textId="77777777" w:rsidTr="00280128">
        <w:trPr>
          <w:trHeight w:val="805"/>
        </w:trPr>
        <w:tc>
          <w:tcPr>
            <w:tcW w:w="1129" w:type="dxa"/>
            <w:shd w:val="clear" w:color="auto" w:fill="FCF5FD"/>
          </w:tcPr>
          <w:p w14:paraId="1CB461D5" w14:textId="77777777" w:rsidR="0066049B" w:rsidRDefault="0066049B" w:rsidP="0066049B">
            <w:pPr>
              <w:spacing w:before="240"/>
              <w:rPr>
                <w:b/>
                <w:i/>
                <w:iCs/>
                <w:color w:val="404040" w:themeColor="text1" w:themeTint="BF"/>
                <w:szCs w:val="24"/>
                <w:lang w:val="en-US"/>
              </w:rPr>
            </w:pPr>
          </w:p>
          <w:p w14:paraId="4F19DDBA" w14:textId="77777777" w:rsidR="0066049B" w:rsidRPr="00D537DA" w:rsidRDefault="0066049B" w:rsidP="0066049B">
            <w:pPr>
              <w:spacing w:before="240"/>
              <w:rPr>
                <w:b/>
                <w:i/>
                <w:iCs/>
                <w:color w:val="404040" w:themeColor="text1" w:themeTint="BF"/>
                <w:szCs w:val="24"/>
                <w:lang w:val="en-US"/>
              </w:rPr>
            </w:pPr>
            <w:r w:rsidRPr="00D537DA">
              <w:rPr>
                <w:b/>
                <w:i/>
                <w:iCs/>
                <w:color w:val="404040" w:themeColor="text1" w:themeTint="BF"/>
                <w:szCs w:val="24"/>
                <w:lang w:val="en-US"/>
              </w:rPr>
              <w:t>Number</w:t>
            </w:r>
          </w:p>
        </w:tc>
        <w:tc>
          <w:tcPr>
            <w:tcW w:w="851" w:type="dxa"/>
            <w:shd w:val="clear" w:color="auto" w:fill="FCF5FD"/>
          </w:tcPr>
          <w:p w14:paraId="2E5C0F00" w14:textId="77777777" w:rsidR="0066049B" w:rsidRPr="00D537DA" w:rsidRDefault="0066049B" w:rsidP="0066049B">
            <w:pPr>
              <w:spacing w:before="240"/>
              <w:rPr>
                <w:b/>
                <w:i/>
                <w:iCs/>
                <w:color w:val="404040" w:themeColor="text1" w:themeTint="BF"/>
                <w:szCs w:val="24"/>
                <w:lang w:val="en-US"/>
              </w:rPr>
            </w:pPr>
            <w:r w:rsidRPr="00D537DA">
              <w:rPr>
                <w:b/>
                <w:i/>
                <w:iCs/>
                <w:color w:val="404040" w:themeColor="text1" w:themeTint="BF"/>
                <w:szCs w:val="24"/>
                <w:lang w:val="en-US"/>
              </w:rPr>
              <w:t>Rank</w:t>
            </w:r>
          </w:p>
        </w:tc>
        <w:tc>
          <w:tcPr>
            <w:tcW w:w="1672" w:type="dxa"/>
            <w:shd w:val="clear" w:color="auto" w:fill="FCF5FD"/>
          </w:tcPr>
          <w:p w14:paraId="1CB83218" w14:textId="77777777" w:rsidR="0066049B" w:rsidRPr="00D537DA" w:rsidRDefault="0066049B" w:rsidP="0066049B">
            <w:pPr>
              <w:spacing w:before="240"/>
              <w:rPr>
                <w:b/>
                <w:i/>
                <w:iCs/>
                <w:color w:val="404040" w:themeColor="text1" w:themeTint="BF"/>
                <w:szCs w:val="24"/>
                <w:lang w:val="en-US"/>
              </w:rPr>
            </w:pPr>
            <w:r w:rsidRPr="00D537DA">
              <w:rPr>
                <w:b/>
                <w:i/>
                <w:iCs/>
                <w:color w:val="404040" w:themeColor="text1" w:themeTint="BF"/>
                <w:szCs w:val="24"/>
                <w:lang w:val="en-US"/>
              </w:rPr>
              <w:t>Risk</w:t>
            </w:r>
          </w:p>
        </w:tc>
        <w:tc>
          <w:tcPr>
            <w:tcW w:w="1446" w:type="dxa"/>
            <w:shd w:val="clear" w:color="auto" w:fill="FCF5FD"/>
          </w:tcPr>
          <w:p w14:paraId="616673F2" w14:textId="77777777" w:rsidR="0066049B" w:rsidRPr="00D537DA" w:rsidRDefault="0066049B" w:rsidP="0066049B">
            <w:pPr>
              <w:spacing w:before="240"/>
              <w:rPr>
                <w:b/>
                <w:i/>
                <w:iCs/>
                <w:color w:val="404040" w:themeColor="text1" w:themeTint="BF"/>
                <w:szCs w:val="24"/>
                <w:lang w:val="en-US"/>
              </w:rPr>
            </w:pPr>
            <w:r w:rsidRPr="00D537DA">
              <w:rPr>
                <w:b/>
                <w:i/>
                <w:iCs/>
                <w:color w:val="404040" w:themeColor="text1" w:themeTint="BF"/>
                <w:szCs w:val="24"/>
                <w:lang w:val="en-US"/>
              </w:rPr>
              <w:t>Probability</w:t>
            </w:r>
          </w:p>
        </w:tc>
        <w:tc>
          <w:tcPr>
            <w:tcW w:w="1134" w:type="dxa"/>
            <w:shd w:val="clear" w:color="auto" w:fill="FCF5FD"/>
          </w:tcPr>
          <w:p w14:paraId="327AF1B8" w14:textId="77777777" w:rsidR="0066049B" w:rsidRPr="00D537DA" w:rsidRDefault="0066049B" w:rsidP="0066049B">
            <w:pPr>
              <w:spacing w:before="240"/>
              <w:rPr>
                <w:b/>
                <w:i/>
                <w:iCs/>
                <w:color w:val="404040" w:themeColor="text1" w:themeTint="BF"/>
                <w:szCs w:val="24"/>
                <w:lang w:val="en-US"/>
              </w:rPr>
            </w:pPr>
            <w:r w:rsidRPr="00D537DA">
              <w:rPr>
                <w:b/>
                <w:i/>
                <w:iCs/>
                <w:color w:val="404040" w:themeColor="text1" w:themeTint="BF"/>
                <w:szCs w:val="24"/>
                <w:lang w:val="en-US"/>
              </w:rPr>
              <w:t>Impact</w:t>
            </w:r>
          </w:p>
        </w:tc>
        <w:tc>
          <w:tcPr>
            <w:tcW w:w="1418" w:type="dxa"/>
            <w:shd w:val="clear" w:color="auto" w:fill="FCF5FD"/>
          </w:tcPr>
          <w:p w14:paraId="3197DB6A" w14:textId="77777777" w:rsidR="0066049B" w:rsidRPr="00D537DA" w:rsidRDefault="0066049B" w:rsidP="0066049B">
            <w:pPr>
              <w:spacing w:before="240"/>
              <w:rPr>
                <w:b/>
                <w:i/>
                <w:iCs/>
                <w:color w:val="404040" w:themeColor="text1" w:themeTint="BF"/>
                <w:szCs w:val="24"/>
                <w:lang w:val="en-US"/>
              </w:rPr>
            </w:pPr>
            <w:r w:rsidRPr="00D537DA">
              <w:rPr>
                <w:b/>
                <w:i/>
                <w:iCs/>
                <w:color w:val="404040" w:themeColor="text1" w:themeTint="BF"/>
                <w:szCs w:val="24"/>
                <w:lang w:val="en-US"/>
              </w:rPr>
              <w:t>Category</w:t>
            </w:r>
          </w:p>
        </w:tc>
        <w:tc>
          <w:tcPr>
            <w:tcW w:w="1105" w:type="dxa"/>
            <w:shd w:val="clear" w:color="auto" w:fill="FCF5FD"/>
          </w:tcPr>
          <w:p w14:paraId="29C9347F" w14:textId="77777777" w:rsidR="0066049B" w:rsidRPr="00D537DA" w:rsidRDefault="0066049B" w:rsidP="0066049B">
            <w:pPr>
              <w:spacing w:before="240"/>
              <w:rPr>
                <w:b/>
                <w:i/>
                <w:iCs/>
                <w:color w:val="404040" w:themeColor="text1" w:themeTint="BF"/>
                <w:szCs w:val="24"/>
                <w:lang w:val="en-US"/>
              </w:rPr>
            </w:pPr>
            <w:r w:rsidRPr="00D537DA">
              <w:rPr>
                <w:b/>
                <w:i/>
                <w:iCs/>
                <w:color w:val="404040" w:themeColor="text1" w:themeTint="BF"/>
                <w:szCs w:val="24"/>
                <w:lang w:val="en-US"/>
              </w:rPr>
              <w:t>Owner</w:t>
            </w:r>
          </w:p>
        </w:tc>
        <w:tc>
          <w:tcPr>
            <w:tcW w:w="1026" w:type="dxa"/>
            <w:tcBorders>
              <w:bottom w:val="single" w:sz="4" w:space="0" w:color="auto"/>
            </w:tcBorders>
            <w:shd w:val="clear" w:color="auto" w:fill="FCF5FD"/>
          </w:tcPr>
          <w:p w14:paraId="26EFAE73" w14:textId="77777777" w:rsidR="0066049B" w:rsidRPr="00D537DA" w:rsidRDefault="0066049B" w:rsidP="0066049B">
            <w:pPr>
              <w:spacing w:before="240"/>
              <w:rPr>
                <w:b/>
                <w:i/>
                <w:iCs/>
                <w:color w:val="404040" w:themeColor="text1" w:themeTint="BF"/>
                <w:szCs w:val="24"/>
                <w:lang w:val="en-US"/>
              </w:rPr>
            </w:pPr>
            <w:r w:rsidRPr="00D537DA">
              <w:rPr>
                <w:b/>
                <w:i/>
                <w:iCs/>
                <w:color w:val="404040" w:themeColor="text1" w:themeTint="BF"/>
                <w:szCs w:val="24"/>
                <w:lang w:val="en-US"/>
              </w:rPr>
              <w:t>Status</w:t>
            </w:r>
          </w:p>
        </w:tc>
      </w:tr>
      <w:tr w:rsidR="0066049B" w:rsidRPr="00D537DA" w14:paraId="18803DFD" w14:textId="77777777" w:rsidTr="00280128">
        <w:trPr>
          <w:trHeight w:val="673"/>
        </w:trPr>
        <w:tc>
          <w:tcPr>
            <w:tcW w:w="1129" w:type="dxa"/>
          </w:tcPr>
          <w:p w14:paraId="4268AE7F" w14:textId="77777777" w:rsidR="0066049B" w:rsidRPr="00D537DA" w:rsidRDefault="0066049B" w:rsidP="0066049B">
            <w:pPr>
              <w:spacing w:before="240"/>
              <w:rPr>
                <w:rFonts w:cs="Arial"/>
                <w:szCs w:val="24"/>
              </w:rPr>
            </w:pPr>
            <w:r w:rsidRPr="00D537DA">
              <w:rPr>
                <w:rFonts w:cs="Arial"/>
                <w:szCs w:val="24"/>
              </w:rPr>
              <w:t>R1</w:t>
            </w:r>
          </w:p>
        </w:tc>
        <w:tc>
          <w:tcPr>
            <w:tcW w:w="851" w:type="dxa"/>
          </w:tcPr>
          <w:p w14:paraId="44FB09D0" w14:textId="2160FFCD" w:rsidR="0066049B" w:rsidRPr="00D537DA" w:rsidRDefault="00C664AD" w:rsidP="0066049B">
            <w:pPr>
              <w:spacing w:before="240"/>
              <w:rPr>
                <w:rFonts w:cs="Arial"/>
                <w:szCs w:val="24"/>
              </w:rPr>
            </w:pPr>
            <w:r>
              <w:rPr>
                <w:rFonts w:cs="Arial"/>
                <w:szCs w:val="24"/>
              </w:rPr>
              <w:t>1</w:t>
            </w:r>
          </w:p>
        </w:tc>
        <w:tc>
          <w:tcPr>
            <w:tcW w:w="1672" w:type="dxa"/>
          </w:tcPr>
          <w:p w14:paraId="6DB45BEF" w14:textId="77777777" w:rsidR="0066049B" w:rsidRPr="00D537DA" w:rsidRDefault="0066049B" w:rsidP="0066049B">
            <w:pPr>
              <w:spacing w:before="240"/>
              <w:rPr>
                <w:rFonts w:cs="Arial"/>
                <w:szCs w:val="24"/>
              </w:rPr>
            </w:pPr>
            <w:r w:rsidRPr="00D537DA">
              <w:rPr>
                <w:rFonts w:cs="Arial"/>
                <w:szCs w:val="24"/>
              </w:rPr>
              <w:t>Difficulty managing group dynamics</w:t>
            </w:r>
          </w:p>
        </w:tc>
        <w:tc>
          <w:tcPr>
            <w:tcW w:w="1446" w:type="dxa"/>
          </w:tcPr>
          <w:p w14:paraId="3B37C4D4" w14:textId="77777777" w:rsidR="0066049B" w:rsidRPr="00D537DA" w:rsidRDefault="0066049B" w:rsidP="0066049B">
            <w:pPr>
              <w:rPr>
                <w:color w:val="000000"/>
                <w:szCs w:val="24"/>
              </w:rPr>
            </w:pPr>
            <w:r w:rsidRPr="00D537DA">
              <w:rPr>
                <w:color w:val="000000"/>
                <w:szCs w:val="24"/>
              </w:rPr>
              <w:t>High</w:t>
            </w:r>
          </w:p>
          <w:p w14:paraId="6586CD28" w14:textId="77777777" w:rsidR="0066049B" w:rsidRPr="00D537DA" w:rsidRDefault="0066049B" w:rsidP="0066049B">
            <w:pPr>
              <w:spacing w:before="240"/>
              <w:rPr>
                <w:rFonts w:cs="Arial"/>
                <w:szCs w:val="24"/>
              </w:rPr>
            </w:pPr>
          </w:p>
        </w:tc>
        <w:tc>
          <w:tcPr>
            <w:tcW w:w="1134" w:type="dxa"/>
          </w:tcPr>
          <w:p w14:paraId="7F79770E" w14:textId="77777777" w:rsidR="0066049B" w:rsidRPr="00D537DA" w:rsidRDefault="0066049B" w:rsidP="0066049B">
            <w:pPr>
              <w:rPr>
                <w:color w:val="000000"/>
                <w:szCs w:val="24"/>
              </w:rPr>
            </w:pPr>
            <w:r w:rsidRPr="00D537DA">
              <w:rPr>
                <w:color w:val="000000"/>
                <w:szCs w:val="24"/>
              </w:rPr>
              <w:t>Medium</w:t>
            </w:r>
          </w:p>
          <w:p w14:paraId="71D95A21" w14:textId="77777777" w:rsidR="0066049B" w:rsidRPr="00D537DA" w:rsidRDefault="0066049B" w:rsidP="0066049B">
            <w:pPr>
              <w:spacing w:before="240"/>
              <w:rPr>
                <w:rFonts w:cs="Arial"/>
                <w:szCs w:val="24"/>
              </w:rPr>
            </w:pPr>
          </w:p>
        </w:tc>
        <w:tc>
          <w:tcPr>
            <w:tcW w:w="1418" w:type="dxa"/>
          </w:tcPr>
          <w:p w14:paraId="3A63A28B"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1B5F8065" w14:textId="77777777" w:rsidR="0066049B" w:rsidRPr="00D537DA" w:rsidRDefault="0066049B" w:rsidP="0066049B">
            <w:pPr>
              <w:spacing w:before="240"/>
              <w:rPr>
                <w:rFonts w:cs="Arial"/>
                <w:szCs w:val="24"/>
              </w:rPr>
            </w:pPr>
            <w:r w:rsidRPr="00D537DA">
              <w:rPr>
                <w:rFonts w:cs="Arial"/>
                <w:szCs w:val="24"/>
              </w:rPr>
              <w:t>Team</w:t>
            </w:r>
          </w:p>
        </w:tc>
        <w:tc>
          <w:tcPr>
            <w:tcW w:w="1026" w:type="dxa"/>
            <w:tcBorders>
              <w:bottom w:val="single" w:sz="4" w:space="0" w:color="auto"/>
            </w:tcBorders>
            <w:shd w:val="clear" w:color="auto" w:fill="FF0000"/>
          </w:tcPr>
          <w:p w14:paraId="39CD6AA0" w14:textId="77777777" w:rsidR="0066049B" w:rsidRPr="00D537DA" w:rsidRDefault="0066049B" w:rsidP="0066049B">
            <w:pPr>
              <w:spacing w:before="240"/>
              <w:jc w:val="center"/>
              <w:rPr>
                <w:rFonts w:cs="Arial"/>
                <w:szCs w:val="24"/>
              </w:rPr>
            </w:pPr>
            <w:r w:rsidRPr="00D537DA">
              <w:rPr>
                <w:rFonts w:cs="Arial"/>
                <w:szCs w:val="24"/>
              </w:rPr>
              <w:t>Red</w:t>
            </w:r>
          </w:p>
        </w:tc>
      </w:tr>
      <w:tr w:rsidR="0066049B" w:rsidRPr="00D537DA" w14:paraId="401D317D" w14:textId="77777777" w:rsidTr="00280128">
        <w:trPr>
          <w:trHeight w:val="689"/>
        </w:trPr>
        <w:tc>
          <w:tcPr>
            <w:tcW w:w="1129" w:type="dxa"/>
          </w:tcPr>
          <w:p w14:paraId="0AD6DFCA" w14:textId="77777777" w:rsidR="0066049B" w:rsidRPr="00D537DA" w:rsidRDefault="0066049B" w:rsidP="0066049B">
            <w:pPr>
              <w:spacing w:before="240"/>
              <w:rPr>
                <w:rFonts w:cs="Arial"/>
                <w:szCs w:val="24"/>
              </w:rPr>
            </w:pPr>
            <w:r w:rsidRPr="00D537DA">
              <w:rPr>
                <w:rFonts w:cs="Arial"/>
                <w:szCs w:val="24"/>
              </w:rPr>
              <w:t>R2</w:t>
            </w:r>
          </w:p>
        </w:tc>
        <w:tc>
          <w:tcPr>
            <w:tcW w:w="851" w:type="dxa"/>
          </w:tcPr>
          <w:p w14:paraId="705409CB" w14:textId="023DE42C" w:rsidR="0066049B" w:rsidRPr="00D537DA" w:rsidRDefault="00C664AD" w:rsidP="0066049B">
            <w:pPr>
              <w:spacing w:before="240"/>
              <w:rPr>
                <w:rFonts w:cs="Arial"/>
                <w:szCs w:val="24"/>
              </w:rPr>
            </w:pPr>
            <w:r>
              <w:rPr>
                <w:rFonts w:cs="Arial"/>
                <w:szCs w:val="24"/>
              </w:rPr>
              <w:t>2</w:t>
            </w:r>
          </w:p>
        </w:tc>
        <w:tc>
          <w:tcPr>
            <w:tcW w:w="1672" w:type="dxa"/>
          </w:tcPr>
          <w:p w14:paraId="6308A08A" w14:textId="77777777" w:rsidR="0066049B" w:rsidRPr="00D537DA" w:rsidRDefault="0066049B" w:rsidP="0066049B">
            <w:pPr>
              <w:spacing w:before="240"/>
              <w:rPr>
                <w:rFonts w:cs="Arial"/>
                <w:szCs w:val="24"/>
              </w:rPr>
            </w:pPr>
            <w:r w:rsidRPr="00D537DA">
              <w:rPr>
                <w:rFonts w:cs="Arial"/>
                <w:szCs w:val="24"/>
              </w:rPr>
              <w:t>Lack of knowledge on Moodle</w:t>
            </w:r>
          </w:p>
        </w:tc>
        <w:tc>
          <w:tcPr>
            <w:tcW w:w="1446" w:type="dxa"/>
          </w:tcPr>
          <w:p w14:paraId="5D03A845" w14:textId="77777777" w:rsidR="0066049B" w:rsidRPr="00D537DA" w:rsidRDefault="0066049B" w:rsidP="0066049B">
            <w:pPr>
              <w:rPr>
                <w:color w:val="000000"/>
                <w:szCs w:val="24"/>
              </w:rPr>
            </w:pPr>
            <w:r w:rsidRPr="00D537DA">
              <w:rPr>
                <w:color w:val="000000"/>
                <w:szCs w:val="24"/>
              </w:rPr>
              <w:t>Low</w:t>
            </w:r>
          </w:p>
          <w:p w14:paraId="705B4C9C" w14:textId="77777777" w:rsidR="0066049B" w:rsidRPr="00D537DA" w:rsidRDefault="0066049B" w:rsidP="0066049B">
            <w:pPr>
              <w:spacing w:before="240"/>
              <w:rPr>
                <w:rFonts w:cs="Arial"/>
                <w:szCs w:val="24"/>
              </w:rPr>
            </w:pPr>
          </w:p>
        </w:tc>
        <w:tc>
          <w:tcPr>
            <w:tcW w:w="1134" w:type="dxa"/>
          </w:tcPr>
          <w:p w14:paraId="7996EBF0" w14:textId="77777777" w:rsidR="0066049B" w:rsidRPr="00D537DA" w:rsidRDefault="0066049B" w:rsidP="0066049B">
            <w:pPr>
              <w:rPr>
                <w:color w:val="000000"/>
                <w:szCs w:val="24"/>
              </w:rPr>
            </w:pPr>
            <w:r w:rsidRPr="00D537DA">
              <w:rPr>
                <w:color w:val="000000"/>
                <w:szCs w:val="24"/>
              </w:rPr>
              <w:t>Medium</w:t>
            </w:r>
          </w:p>
          <w:p w14:paraId="2DE64C5A" w14:textId="77777777" w:rsidR="0066049B" w:rsidRPr="00D537DA" w:rsidRDefault="0066049B" w:rsidP="0066049B">
            <w:pPr>
              <w:spacing w:before="240"/>
              <w:rPr>
                <w:rFonts w:cs="Arial"/>
                <w:szCs w:val="24"/>
              </w:rPr>
            </w:pPr>
          </w:p>
        </w:tc>
        <w:tc>
          <w:tcPr>
            <w:tcW w:w="1418" w:type="dxa"/>
          </w:tcPr>
          <w:p w14:paraId="770BDD67" w14:textId="77777777" w:rsidR="0066049B" w:rsidRPr="00D537DA" w:rsidRDefault="0066049B" w:rsidP="0066049B">
            <w:pPr>
              <w:rPr>
                <w:color w:val="000000"/>
                <w:szCs w:val="24"/>
              </w:rPr>
            </w:pPr>
            <w:r w:rsidRPr="00D537DA">
              <w:rPr>
                <w:color w:val="000000"/>
                <w:szCs w:val="24"/>
              </w:rPr>
              <w:t>People</w:t>
            </w:r>
          </w:p>
          <w:p w14:paraId="1D39A7EA" w14:textId="77777777" w:rsidR="0066049B" w:rsidRPr="00D537DA" w:rsidRDefault="0066049B" w:rsidP="0066049B">
            <w:pPr>
              <w:spacing w:before="240"/>
              <w:rPr>
                <w:rFonts w:cs="Arial"/>
                <w:szCs w:val="24"/>
              </w:rPr>
            </w:pPr>
          </w:p>
        </w:tc>
        <w:tc>
          <w:tcPr>
            <w:tcW w:w="1105" w:type="dxa"/>
          </w:tcPr>
          <w:p w14:paraId="47EB7A46" w14:textId="77777777" w:rsidR="0066049B" w:rsidRPr="00D537DA" w:rsidRDefault="0066049B" w:rsidP="0066049B">
            <w:pPr>
              <w:spacing w:before="240"/>
              <w:rPr>
                <w:rFonts w:cs="Arial"/>
                <w:szCs w:val="24"/>
              </w:rPr>
            </w:pPr>
            <w:r w:rsidRPr="00D537DA">
              <w:rPr>
                <w:rFonts w:cs="Arial"/>
                <w:szCs w:val="24"/>
              </w:rPr>
              <w:t xml:space="preserve">Team </w:t>
            </w:r>
          </w:p>
        </w:tc>
        <w:tc>
          <w:tcPr>
            <w:tcW w:w="1026" w:type="dxa"/>
            <w:shd w:val="clear" w:color="auto" w:fill="FFFF00"/>
          </w:tcPr>
          <w:p w14:paraId="2FBEA719" w14:textId="77777777" w:rsidR="0066049B" w:rsidRPr="00D537DA" w:rsidRDefault="0066049B" w:rsidP="0066049B">
            <w:pPr>
              <w:spacing w:before="240"/>
              <w:jc w:val="center"/>
              <w:rPr>
                <w:rFonts w:cs="Arial"/>
                <w:szCs w:val="24"/>
              </w:rPr>
            </w:pPr>
            <w:r w:rsidRPr="00D537DA">
              <w:rPr>
                <w:rFonts w:cs="Arial"/>
                <w:szCs w:val="24"/>
              </w:rPr>
              <w:t>Yellow</w:t>
            </w:r>
          </w:p>
        </w:tc>
      </w:tr>
      <w:tr w:rsidR="0066049B" w:rsidRPr="00D537DA" w14:paraId="4FAA21F5" w14:textId="77777777" w:rsidTr="00280128">
        <w:trPr>
          <w:trHeight w:val="689"/>
        </w:trPr>
        <w:tc>
          <w:tcPr>
            <w:tcW w:w="1129" w:type="dxa"/>
          </w:tcPr>
          <w:p w14:paraId="3B006639" w14:textId="77777777" w:rsidR="0066049B" w:rsidRPr="00D537DA" w:rsidRDefault="0066049B" w:rsidP="0066049B">
            <w:pPr>
              <w:spacing w:before="240"/>
              <w:rPr>
                <w:rFonts w:cs="Arial"/>
                <w:szCs w:val="24"/>
              </w:rPr>
            </w:pPr>
            <w:r w:rsidRPr="00D537DA">
              <w:rPr>
                <w:rFonts w:cs="Arial"/>
                <w:szCs w:val="24"/>
              </w:rPr>
              <w:t>R3</w:t>
            </w:r>
          </w:p>
        </w:tc>
        <w:tc>
          <w:tcPr>
            <w:tcW w:w="851" w:type="dxa"/>
          </w:tcPr>
          <w:p w14:paraId="195E5C12" w14:textId="5DF54620" w:rsidR="0066049B" w:rsidRPr="00D537DA" w:rsidRDefault="00C664AD" w:rsidP="0066049B">
            <w:pPr>
              <w:spacing w:before="240"/>
              <w:rPr>
                <w:rFonts w:cs="Arial"/>
                <w:szCs w:val="24"/>
              </w:rPr>
            </w:pPr>
            <w:r>
              <w:rPr>
                <w:rFonts w:cs="Arial"/>
                <w:szCs w:val="24"/>
              </w:rPr>
              <w:t>3</w:t>
            </w:r>
          </w:p>
        </w:tc>
        <w:tc>
          <w:tcPr>
            <w:tcW w:w="1672" w:type="dxa"/>
          </w:tcPr>
          <w:p w14:paraId="53FEDD54" w14:textId="77777777" w:rsidR="0066049B" w:rsidRPr="00D537DA" w:rsidRDefault="0066049B" w:rsidP="0066049B">
            <w:pPr>
              <w:spacing w:before="240"/>
              <w:rPr>
                <w:rFonts w:cs="Arial"/>
                <w:szCs w:val="24"/>
              </w:rPr>
            </w:pPr>
            <w:r w:rsidRPr="00D537DA">
              <w:rPr>
                <w:rFonts w:cs="Arial"/>
                <w:szCs w:val="24"/>
              </w:rPr>
              <w:t>Lack of help</w:t>
            </w:r>
          </w:p>
        </w:tc>
        <w:tc>
          <w:tcPr>
            <w:tcW w:w="1446" w:type="dxa"/>
          </w:tcPr>
          <w:p w14:paraId="737DC198" w14:textId="77777777" w:rsidR="0066049B" w:rsidRPr="00D537DA" w:rsidRDefault="0066049B" w:rsidP="0066049B">
            <w:pPr>
              <w:spacing w:before="240"/>
              <w:rPr>
                <w:rFonts w:cs="Arial"/>
                <w:szCs w:val="24"/>
              </w:rPr>
            </w:pPr>
            <w:r w:rsidRPr="00D537DA">
              <w:rPr>
                <w:rFonts w:cs="Arial"/>
                <w:szCs w:val="24"/>
              </w:rPr>
              <w:t>Medium</w:t>
            </w:r>
          </w:p>
        </w:tc>
        <w:tc>
          <w:tcPr>
            <w:tcW w:w="1134" w:type="dxa"/>
          </w:tcPr>
          <w:p w14:paraId="3A78DB81" w14:textId="77777777" w:rsidR="0066049B" w:rsidRPr="00D537DA" w:rsidRDefault="0066049B" w:rsidP="0066049B">
            <w:pPr>
              <w:spacing w:before="240"/>
              <w:rPr>
                <w:rFonts w:cs="Arial"/>
                <w:szCs w:val="24"/>
              </w:rPr>
            </w:pPr>
            <w:r w:rsidRPr="00D537DA">
              <w:rPr>
                <w:rFonts w:cs="Arial"/>
                <w:szCs w:val="24"/>
              </w:rPr>
              <w:t>Medium</w:t>
            </w:r>
          </w:p>
        </w:tc>
        <w:tc>
          <w:tcPr>
            <w:tcW w:w="1418" w:type="dxa"/>
          </w:tcPr>
          <w:p w14:paraId="4989C44C" w14:textId="77777777" w:rsidR="0066049B" w:rsidRPr="00D537DA" w:rsidRDefault="0066049B" w:rsidP="0066049B">
            <w:pPr>
              <w:spacing w:before="240"/>
              <w:rPr>
                <w:rFonts w:cs="Arial"/>
                <w:szCs w:val="24"/>
              </w:rPr>
            </w:pPr>
            <w:r w:rsidRPr="00D537DA">
              <w:rPr>
                <w:rFonts w:cs="Arial"/>
                <w:szCs w:val="24"/>
              </w:rPr>
              <w:t xml:space="preserve">People </w:t>
            </w:r>
          </w:p>
        </w:tc>
        <w:tc>
          <w:tcPr>
            <w:tcW w:w="1105" w:type="dxa"/>
          </w:tcPr>
          <w:p w14:paraId="453C68AF"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3988C995" w14:textId="77777777" w:rsidR="0066049B" w:rsidRPr="00D537DA" w:rsidRDefault="0066049B" w:rsidP="0066049B">
            <w:pPr>
              <w:spacing w:before="240"/>
              <w:jc w:val="center"/>
              <w:rPr>
                <w:rFonts w:cs="Arial"/>
                <w:szCs w:val="24"/>
              </w:rPr>
            </w:pPr>
            <w:r w:rsidRPr="00D537DA">
              <w:rPr>
                <w:rFonts w:cs="Arial"/>
                <w:szCs w:val="24"/>
              </w:rPr>
              <w:t>Yellow</w:t>
            </w:r>
          </w:p>
        </w:tc>
      </w:tr>
      <w:tr w:rsidR="0066049B" w:rsidRPr="00D537DA" w14:paraId="69A53E52" w14:textId="77777777" w:rsidTr="00280128">
        <w:trPr>
          <w:trHeight w:val="689"/>
        </w:trPr>
        <w:tc>
          <w:tcPr>
            <w:tcW w:w="1129" w:type="dxa"/>
          </w:tcPr>
          <w:p w14:paraId="4CE5A31F" w14:textId="77777777" w:rsidR="0066049B" w:rsidRPr="00D537DA" w:rsidRDefault="0066049B" w:rsidP="0066049B">
            <w:pPr>
              <w:spacing w:before="240"/>
              <w:rPr>
                <w:rFonts w:cs="Arial"/>
                <w:szCs w:val="24"/>
              </w:rPr>
            </w:pPr>
            <w:r w:rsidRPr="00D537DA">
              <w:rPr>
                <w:rFonts w:cs="Arial"/>
                <w:szCs w:val="24"/>
              </w:rPr>
              <w:t>R4</w:t>
            </w:r>
          </w:p>
        </w:tc>
        <w:tc>
          <w:tcPr>
            <w:tcW w:w="851" w:type="dxa"/>
          </w:tcPr>
          <w:p w14:paraId="20AFC46A" w14:textId="77777777" w:rsidR="0066049B" w:rsidRPr="00D537DA" w:rsidRDefault="0066049B" w:rsidP="0066049B">
            <w:pPr>
              <w:spacing w:before="240"/>
              <w:rPr>
                <w:rFonts w:cs="Arial"/>
                <w:szCs w:val="24"/>
              </w:rPr>
            </w:pPr>
            <w:r w:rsidRPr="00D537DA">
              <w:rPr>
                <w:rFonts w:cs="Arial"/>
                <w:szCs w:val="24"/>
              </w:rPr>
              <w:t>4</w:t>
            </w:r>
          </w:p>
        </w:tc>
        <w:tc>
          <w:tcPr>
            <w:tcW w:w="1672" w:type="dxa"/>
          </w:tcPr>
          <w:p w14:paraId="120EDC6B" w14:textId="77777777" w:rsidR="0066049B" w:rsidRPr="00D537DA" w:rsidRDefault="0066049B" w:rsidP="0066049B">
            <w:pPr>
              <w:spacing w:before="240"/>
              <w:rPr>
                <w:rFonts w:cs="Arial"/>
                <w:szCs w:val="24"/>
              </w:rPr>
            </w:pPr>
            <w:r w:rsidRPr="00D537DA">
              <w:rPr>
                <w:rFonts w:cs="Arial"/>
                <w:szCs w:val="24"/>
              </w:rPr>
              <w:t>Lack of skills</w:t>
            </w:r>
          </w:p>
        </w:tc>
        <w:tc>
          <w:tcPr>
            <w:tcW w:w="1446" w:type="dxa"/>
          </w:tcPr>
          <w:p w14:paraId="5F2ABA67" w14:textId="77777777" w:rsidR="0066049B" w:rsidRPr="00D537DA" w:rsidRDefault="0066049B" w:rsidP="0066049B">
            <w:pPr>
              <w:rPr>
                <w:color w:val="000000"/>
                <w:szCs w:val="24"/>
              </w:rPr>
            </w:pPr>
            <w:r w:rsidRPr="00D537DA">
              <w:rPr>
                <w:color w:val="000000"/>
                <w:szCs w:val="24"/>
              </w:rPr>
              <w:t>Medium</w:t>
            </w:r>
          </w:p>
          <w:p w14:paraId="053DF0D7" w14:textId="77777777" w:rsidR="0066049B" w:rsidRPr="00D537DA" w:rsidRDefault="0066049B" w:rsidP="0066049B">
            <w:pPr>
              <w:spacing w:before="240"/>
              <w:rPr>
                <w:rFonts w:cs="Arial"/>
                <w:szCs w:val="24"/>
              </w:rPr>
            </w:pPr>
          </w:p>
        </w:tc>
        <w:tc>
          <w:tcPr>
            <w:tcW w:w="1134" w:type="dxa"/>
          </w:tcPr>
          <w:p w14:paraId="344D1F67" w14:textId="77777777" w:rsidR="0066049B" w:rsidRPr="00D537DA" w:rsidRDefault="0066049B" w:rsidP="0066049B">
            <w:pPr>
              <w:rPr>
                <w:color w:val="000000"/>
                <w:szCs w:val="24"/>
              </w:rPr>
            </w:pPr>
            <w:r w:rsidRPr="00D537DA">
              <w:rPr>
                <w:color w:val="000000"/>
                <w:szCs w:val="24"/>
              </w:rPr>
              <w:t>Medium</w:t>
            </w:r>
          </w:p>
          <w:p w14:paraId="0DBA8E35" w14:textId="77777777" w:rsidR="0066049B" w:rsidRPr="00D537DA" w:rsidRDefault="0066049B" w:rsidP="0066049B">
            <w:pPr>
              <w:spacing w:before="240"/>
              <w:rPr>
                <w:rFonts w:cs="Arial"/>
                <w:szCs w:val="24"/>
              </w:rPr>
            </w:pPr>
          </w:p>
        </w:tc>
        <w:tc>
          <w:tcPr>
            <w:tcW w:w="1418" w:type="dxa"/>
          </w:tcPr>
          <w:p w14:paraId="48EE4E49"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793E27D9"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608BAE29"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48B52DC1" w14:textId="77777777" w:rsidTr="00280128">
        <w:trPr>
          <w:trHeight w:val="689"/>
        </w:trPr>
        <w:tc>
          <w:tcPr>
            <w:tcW w:w="1129" w:type="dxa"/>
          </w:tcPr>
          <w:p w14:paraId="0354D16B" w14:textId="77777777" w:rsidR="0066049B" w:rsidRPr="00D537DA" w:rsidRDefault="0066049B" w:rsidP="0066049B">
            <w:pPr>
              <w:spacing w:before="240"/>
              <w:rPr>
                <w:rFonts w:cs="Arial"/>
                <w:szCs w:val="24"/>
              </w:rPr>
            </w:pPr>
            <w:r w:rsidRPr="00D537DA">
              <w:rPr>
                <w:rFonts w:cs="Arial"/>
                <w:szCs w:val="24"/>
              </w:rPr>
              <w:t>R5</w:t>
            </w:r>
          </w:p>
        </w:tc>
        <w:tc>
          <w:tcPr>
            <w:tcW w:w="851" w:type="dxa"/>
          </w:tcPr>
          <w:p w14:paraId="67F2B27C" w14:textId="77777777" w:rsidR="0066049B" w:rsidRPr="00D537DA" w:rsidRDefault="0066049B" w:rsidP="0066049B">
            <w:pPr>
              <w:spacing w:before="240"/>
              <w:rPr>
                <w:rFonts w:cs="Arial"/>
                <w:szCs w:val="24"/>
              </w:rPr>
            </w:pPr>
            <w:r w:rsidRPr="00D537DA">
              <w:rPr>
                <w:rFonts w:cs="Arial"/>
                <w:szCs w:val="24"/>
              </w:rPr>
              <w:t>5</w:t>
            </w:r>
          </w:p>
        </w:tc>
        <w:tc>
          <w:tcPr>
            <w:tcW w:w="1672" w:type="dxa"/>
          </w:tcPr>
          <w:p w14:paraId="64B63D3A" w14:textId="77777777" w:rsidR="0066049B" w:rsidRPr="00D537DA" w:rsidRDefault="0066049B" w:rsidP="0066049B">
            <w:pPr>
              <w:spacing w:before="240"/>
              <w:rPr>
                <w:rFonts w:cs="Arial"/>
                <w:szCs w:val="24"/>
              </w:rPr>
            </w:pPr>
            <w:r w:rsidRPr="00D537DA">
              <w:rPr>
                <w:rFonts w:cs="Arial"/>
                <w:szCs w:val="24"/>
              </w:rPr>
              <w:t>Scope creep</w:t>
            </w:r>
          </w:p>
        </w:tc>
        <w:tc>
          <w:tcPr>
            <w:tcW w:w="1446" w:type="dxa"/>
          </w:tcPr>
          <w:p w14:paraId="3E57C66B" w14:textId="77777777" w:rsidR="0066049B" w:rsidRPr="00D537DA" w:rsidRDefault="0066049B" w:rsidP="0066049B">
            <w:pPr>
              <w:spacing w:before="240"/>
              <w:rPr>
                <w:rFonts w:cs="Arial"/>
                <w:szCs w:val="24"/>
              </w:rPr>
            </w:pPr>
            <w:r w:rsidRPr="00D537DA">
              <w:rPr>
                <w:rFonts w:cs="Arial"/>
                <w:szCs w:val="24"/>
              </w:rPr>
              <w:t>High</w:t>
            </w:r>
          </w:p>
        </w:tc>
        <w:tc>
          <w:tcPr>
            <w:tcW w:w="1134" w:type="dxa"/>
          </w:tcPr>
          <w:p w14:paraId="4863C35F"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364AFECF"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761E293B" w14:textId="77777777" w:rsidR="0066049B" w:rsidRPr="00D537DA" w:rsidRDefault="0066049B" w:rsidP="0066049B">
            <w:pPr>
              <w:spacing w:before="240"/>
              <w:rPr>
                <w:rFonts w:cs="Arial"/>
                <w:szCs w:val="24"/>
              </w:rPr>
            </w:pPr>
            <w:r w:rsidRPr="00D537DA">
              <w:rPr>
                <w:rFonts w:cs="Arial"/>
                <w:szCs w:val="24"/>
              </w:rPr>
              <w:t>Team Leader</w:t>
            </w:r>
          </w:p>
        </w:tc>
        <w:tc>
          <w:tcPr>
            <w:tcW w:w="1026" w:type="dxa"/>
            <w:shd w:val="clear" w:color="auto" w:fill="FFFF00"/>
          </w:tcPr>
          <w:p w14:paraId="7E20BB0F"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36526818" w14:textId="77777777" w:rsidTr="00280128">
        <w:trPr>
          <w:trHeight w:val="689"/>
        </w:trPr>
        <w:tc>
          <w:tcPr>
            <w:tcW w:w="1129" w:type="dxa"/>
          </w:tcPr>
          <w:p w14:paraId="69A90FF7" w14:textId="77777777" w:rsidR="0066049B" w:rsidRPr="00D537DA" w:rsidRDefault="0066049B" w:rsidP="0066049B">
            <w:pPr>
              <w:spacing w:before="240"/>
              <w:rPr>
                <w:rFonts w:cs="Arial"/>
                <w:szCs w:val="24"/>
              </w:rPr>
            </w:pPr>
            <w:r w:rsidRPr="00D537DA">
              <w:rPr>
                <w:rFonts w:cs="Arial"/>
                <w:szCs w:val="24"/>
              </w:rPr>
              <w:t>R6</w:t>
            </w:r>
          </w:p>
        </w:tc>
        <w:tc>
          <w:tcPr>
            <w:tcW w:w="851" w:type="dxa"/>
          </w:tcPr>
          <w:p w14:paraId="15D6622E" w14:textId="77777777" w:rsidR="0066049B" w:rsidRPr="00D537DA" w:rsidRDefault="0066049B" w:rsidP="0066049B">
            <w:pPr>
              <w:spacing w:before="240"/>
              <w:rPr>
                <w:rFonts w:cs="Arial"/>
                <w:szCs w:val="24"/>
              </w:rPr>
            </w:pPr>
            <w:r w:rsidRPr="00D537DA">
              <w:rPr>
                <w:rFonts w:cs="Arial"/>
                <w:szCs w:val="24"/>
              </w:rPr>
              <w:t>6</w:t>
            </w:r>
          </w:p>
        </w:tc>
        <w:tc>
          <w:tcPr>
            <w:tcW w:w="1672" w:type="dxa"/>
          </w:tcPr>
          <w:p w14:paraId="5C814451" w14:textId="77777777" w:rsidR="0066049B" w:rsidRPr="00D537DA" w:rsidRDefault="0066049B" w:rsidP="0066049B">
            <w:pPr>
              <w:spacing w:before="240"/>
              <w:rPr>
                <w:rFonts w:cs="Arial"/>
                <w:szCs w:val="24"/>
              </w:rPr>
            </w:pPr>
            <w:r w:rsidRPr="00D537DA">
              <w:rPr>
                <w:rFonts w:cs="Arial"/>
                <w:szCs w:val="24"/>
              </w:rPr>
              <w:t>Shortage of time</w:t>
            </w:r>
          </w:p>
        </w:tc>
        <w:tc>
          <w:tcPr>
            <w:tcW w:w="1446" w:type="dxa"/>
          </w:tcPr>
          <w:p w14:paraId="6626CDCF" w14:textId="77777777" w:rsidR="0066049B" w:rsidRPr="00D537DA" w:rsidRDefault="0066049B" w:rsidP="0066049B">
            <w:pPr>
              <w:spacing w:before="240"/>
              <w:rPr>
                <w:rFonts w:cs="Arial"/>
                <w:szCs w:val="24"/>
              </w:rPr>
            </w:pPr>
            <w:r w:rsidRPr="00D537DA">
              <w:rPr>
                <w:rFonts w:cs="Arial"/>
                <w:szCs w:val="24"/>
              </w:rPr>
              <w:t xml:space="preserve">Medium </w:t>
            </w:r>
          </w:p>
        </w:tc>
        <w:tc>
          <w:tcPr>
            <w:tcW w:w="1134" w:type="dxa"/>
          </w:tcPr>
          <w:p w14:paraId="79B27E19"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4F9C879B" w14:textId="77777777" w:rsidR="0066049B" w:rsidRPr="00D537DA" w:rsidRDefault="0066049B" w:rsidP="0066049B">
            <w:pPr>
              <w:spacing w:before="240"/>
              <w:rPr>
                <w:rFonts w:cs="Arial"/>
                <w:szCs w:val="24"/>
              </w:rPr>
            </w:pPr>
            <w:r w:rsidRPr="00D537DA">
              <w:rPr>
                <w:rFonts w:cs="Arial"/>
                <w:szCs w:val="24"/>
              </w:rPr>
              <w:t>System</w:t>
            </w:r>
          </w:p>
        </w:tc>
        <w:tc>
          <w:tcPr>
            <w:tcW w:w="1105" w:type="dxa"/>
          </w:tcPr>
          <w:p w14:paraId="430B2F55"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1F23AA8B"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7B043454" w14:textId="77777777" w:rsidTr="00280128">
        <w:trPr>
          <w:trHeight w:val="689"/>
        </w:trPr>
        <w:tc>
          <w:tcPr>
            <w:tcW w:w="1129" w:type="dxa"/>
          </w:tcPr>
          <w:p w14:paraId="12703325" w14:textId="77777777" w:rsidR="0066049B" w:rsidRPr="00D537DA" w:rsidRDefault="0066049B" w:rsidP="0066049B">
            <w:pPr>
              <w:spacing w:before="240"/>
              <w:rPr>
                <w:rFonts w:cs="Arial"/>
                <w:szCs w:val="24"/>
              </w:rPr>
            </w:pPr>
            <w:r w:rsidRPr="00D537DA">
              <w:rPr>
                <w:rFonts w:cs="Arial"/>
                <w:szCs w:val="24"/>
              </w:rPr>
              <w:t>R7</w:t>
            </w:r>
          </w:p>
        </w:tc>
        <w:tc>
          <w:tcPr>
            <w:tcW w:w="851" w:type="dxa"/>
          </w:tcPr>
          <w:p w14:paraId="7566BE6C" w14:textId="77777777" w:rsidR="0066049B" w:rsidRPr="00D537DA" w:rsidRDefault="0066049B" w:rsidP="0066049B">
            <w:pPr>
              <w:spacing w:before="240"/>
              <w:rPr>
                <w:rFonts w:cs="Arial"/>
                <w:szCs w:val="24"/>
              </w:rPr>
            </w:pPr>
            <w:r w:rsidRPr="00D537DA">
              <w:rPr>
                <w:rFonts w:cs="Arial"/>
                <w:szCs w:val="24"/>
              </w:rPr>
              <w:t>7</w:t>
            </w:r>
          </w:p>
        </w:tc>
        <w:tc>
          <w:tcPr>
            <w:tcW w:w="1672" w:type="dxa"/>
          </w:tcPr>
          <w:p w14:paraId="01A426FB" w14:textId="77777777" w:rsidR="0066049B" w:rsidRPr="00D537DA" w:rsidRDefault="0066049B" w:rsidP="0066049B">
            <w:pPr>
              <w:spacing w:before="240"/>
              <w:rPr>
                <w:rFonts w:cs="Arial"/>
                <w:szCs w:val="24"/>
              </w:rPr>
            </w:pPr>
            <w:r w:rsidRPr="00D537DA">
              <w:rPr>
                <w:rFonts w:cs="Arial"/>
                <w:szCs w:val="24"/>
              </w:rPr>
              <w:t>Unsubstantial quality</w:t>
            </w:r>
          </w:p>
        </w:tc>
        <w:tc>
          <w:tcPr>
            <w:tcW w:w="1446" w:type="dxa"/>
          </w:tcPr>
          <w:p w14:paraId="11781479" w14:textId="77777777" w:rsidR="0066049B" w:rsidRPr="00D537DA" w:rsidRDefault="0066049B" w:rsidP="0066049B">
            <w:pPr>
              <w:spacing w:before="240"/>
              <w:rPr>
                <w:rFonts w:cs="Arial"/>
                <w:szCs w:val="24"/>
              </w:rPr>
            </w:pPr>
            <w:r w:rsidRPr="00D537DA">
              <w:rPr>
                <w:rFonts w:cs="Arial"/>
                <w:szCs w:val="24"/>
              </w:rPr>
              <w:t>High</w:t>
            </w:r>
          </w:p>
        </w:tc>
        <w:tc>
          <w:tcPr>
            <w:tcW w:w="1134" w:type="dxa"/>
          </w:tcPr>
          <w:p w14:paraId="46B61CA8"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53762EF0" w14:textId="77777777" w:rsidR="0066049B" w:rsidRPr="00D537DA" w:rsidRDefault="0066049B" w:rsidP="0066049B">
            <w:pPr>
              <w:spacing w:before="240"/>
              <w:rPr>
                <w:rFonts w:cs="Arial"/>
                <w:szCs w:val="24"/>
              </w:rPr>
            </w:pPr>
            <w:r w:rsidRPr="00D537DA">
              <w:rPr>
                <w:rFonts w:cs="Arial"/>
                <w:szCs w:val="24"/>
              </w:rPr>
              <w:t>System</w:t>
            </w:r>
          </w:p>
        </w:tc>
        <w:tc>
          <w:tcPr>
            <w:tcW w:w="1105" w:type="dxa"/>
          </w:tcPr>
          <w:p w14:paraId="77F37D82"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5322D9A3"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00453B8D" w14:textId="77777777" w:rsidTr="00280128">
        <w:trPr>
          <w:trHeight w:val="689"/>
        </w:trPr>
        <w:tc>
          <w:tcPr>
            <w:tcW w:w="1129" w:type="dxa"/>
          </w:tcPr>
          <w:p w14:paraId="6B586CDB" w14:textId="77777777" w:rsidR="0066049B" w:rsidRPr="00D537DA" w:rsidRDefault="0066049B" w:rsidP="0066049B">
            <w:pPr>
              <w:spacing w:before="240"/>
              <w:rPr>
                <w:rFonts w:cs="Arial"/>
                <w:szCs w:val="24"/>
              </w:rPr>
            </w:pPr>
            <w:r w:rsidRPr="00D537DA">
              <w:rPr>
                <w:rFonts w:cs="Arial"/>
                <w:szCs w:val="24"/>
              </w:rPr>
              <w:t>R8</w:t>
            </w:r>
          </w:p>
        </w:tc>
        <w:tc>
          <w:tcPr>
            <w:tcW w:w="851" w:type="dxa"/>
          </w:tcPr>
          <w:p w14:paraId="3A54EE97" w14:textId="77777777" w:rsidR="0066049B" w:rsidRPr="00D537DA" w:rsidRDefault="0066049B" w:rsidP="0066049B">
            <w:pPr>
              <w:spacing w:before="240"/>
              <w:rPr>
                <w:rFonts w:cs="Arial"/>
                <w:szCs w:val="24"/>
              </w:rPr>
            </w:pPr>
            <w:r w:rsidRPr="00D537DA">
              <w:rPr>
                <w:rFonts w:cs="Arial"/>
                <w:szCs w:val="24"/>
              </w:rPr>
              <w:t>8</w:t>
            </w:r>
          </w:p>
        </w:tc>
        <w:tc>
          <w:tcPr>
            <w:tcW w:w="1672" w:type="dxa"/>
          </w:tcPr>
          <w:p w14:paraId="6751F962" w14:textId="77777777" w:rsidR="0066049B" w:rsidRPr="00D537DA" w:rsidRDefault="0066049B" w:rsidP="0066049B">
            <w:pPr>
              <w:spacing w:before="240"/>
              <w:rPr>
                <w:rFonts w:cs="Arial"/>
                <w:szCs w:val="24"/>
              </w:rPr>
            </w:pPr>
            <w:r w:rsidRPr="00D537DA">
              <w:rPr>
                <w:rFonts w:cs="Arial"/>
                <w:szCs w:val="24"/>
              </w:rPr>
              <w:t>Loss of data</w:t>
            </w:r>
          </w:p>
        </w:tc>
        <w:tc>
          <w:tcPr>
            <w:tcW w:w="1446" w:type="dxa"/>
          </w:tcPr>
          <w:p w14:paraId="4ED91F55" w14:textId="77777777" w:rsidR="0066049B" w:rsidRPr="00D537DA" w:rsidRDefault="0066049B" w:rsidP="0066049B">
            <w:pPr>
              <w:spacing w:before="240"/>
              <w:rPr>
                <w:rFonts w:cs="Arial"/>
                <w:szCs w:val="24"/>
              </w:rPr>
            </w:pPr>
            <w:r w:rsidRPr="00D537DA">
              <w:rPr>
                <w:rFonts w:cs="Arial"/>
                <w:szCs w:val="24"/>
              </w:rPr>
              <w:t>High</w:t>
            </w:r>
          </w:p>
        </w:tc>
        <w:tc>
          <w:tcPr>
            <w:tcW w:w="1134" w:type="dxa"/>
          </w:tcPr>
          <w:p w14:paraId="7A93EDF2"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181C569A" w14:textId="77777777" w:rsidR="0066049B" w:rsidRPr="00D537DA" w:rsidRDefault="0066049B" w:rsidP="0066049B">
            <w:pPr>
              <w:spacing w:before="240"/>
              <w:rPr>
                <w:rFonts w:cs="Arial"/>
                <w:szCs w:val="24"/>
              </w:rPr>
            </w:pPr>
            <w:r w:rsidRPr="00D537DA">
              <w:rPr>
                <w:rFonts w:cs="Arial"/>
                <w:szCs w:val="24"/>
              </w:rPr>
              <w:t>System</w:t>
            </w:r>
          </w:p>
        </w:tc>
        <w:tc>
          <w:tcPr>
            <w:tcW w:w="1105" w:type="dxa"/>
          </w:tcPr>
          <w:p w14:paraId="123304D3" w14:textId="77777777" w:rsidR="0066049B" w:rsidRPr="00D537DA" w:rsidRDefault="0066049B" w:rsidP="0066049B">
            <w:pPr>
              <w:spacing w:before="240"/>
              <w:rPr>
                <w:rFonts w:cs="Arial"/>
                <w:szCs w:val="24"/>
              </w:rPr>
            </w:pPr>
            <w:r w:rsidRPr="00D537DA">
              <w:rPr>
                <w:rFonts w:cs="Arial"/>
                <w:szCs w:val="24"/>
              </w:rPr>
              <w:t>Team Leader</w:t>
            </w:r>
          </w:p>
        </w:tc>
        <w:tc>
          <w:tcPr>
            <w:tcW w:w="1026" w:type="dxa"/>
            <w:shd w:val="clear" w:color="auto" w:fill="FFFF00"/>
          </w:tcPr>
          <w:p w14:paraId="4A4CD2F1"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6E07836F" w14:textId="77777777" w:rsidTr="00280128">
        <w:trPr>
          <w:trHeight w:val="689"/>
        </w:trPr>
        <w:tc>
          <w:tcPr>
            <w:tcW w:w="1129" w:type="dxa"/>
          </w:tcPr>
          <w:p w14:paraId="7B0A3516" w14:textId="77777777" w:rsidR="0066049B" w:rsidRPr="00D537DA" w:rsidRDefault="0066049B" w:rsidP="0066049B">
            <w:pPr>
              <w:spacing w:before="240"/>
              <w:rPr>
                <w:rFonts w:cs="Arial"/>
                <w:szCs w:val="24"/>
              </w:rPr>
            </w:pPr>
            <w:r w:rsidRPr="00D537DA">
              <w:rPr>
                <w:rFonts w:cs="Arial"/>
                <w:szCs w:val="24"/>
              </w:rPr>
              <w:t>R9</w:t>
            </w:r>
          </w:p>
        </w:tc>
        <w:tc>
          <w:tcPr>
            <w:tcW w:w="851" w:type="dxa"/>
          </w:tcPr>
          <w:p w14:paraId="51A374EB" w14:textId="77777777" w:rsidR="0066049B" w:rsidRPr="00D537DA" w:rsidRDefault="0066049B" w:rsidP="0066049B">
            <w:pPr>
              <w:spacing w:before="240"/>
              <w:rPr>
                <w:rFonts w:cs="Arial"/>
                <w:szCs w:val="24"/>
              </w:rPr>
            </w:pPr>
            <w:r w:rsidRPr="00D537DA">
              <w:rPr>
                <w:rFonts w:cs="Arial"/>
                <w:szCs w:val="24"/>
              </w:rPr>
              <w:t>9</w:t>
            </w:r>
          </w:p>
        </w:tc>
        <w:tc>
          <w:tcPr>
            <w:tcW w:w="1672" w:type="dxa"/>
          </w:tcPr>
          <w:p w14:paraId="06C94134" w14:textId="77777777" w:rsidR="0066049B" w:rsidRPr="00D537DA" w:rsidRDefault="0066049B" w:rsidP="0066049B">
            <w:pPr>
              <w:spacing w:before="240"/>
              <w:rPr>
                <w:rFonts w:cs="Arial"/>
                <w:szCs w:val="24"/>
              </w:rPr>
            </w:pPr>
            <w:r w:rsidRPr="00D537DA">
              <w:rPr>
                <w:rFonts w:cs="Arial"/>
                <w:szCs w:val="24"/>
              </w:rPr>
              <w:t>Bad time management</w:t>
            </w:r>
          </w:p>
        </w:tc>
        <w:tc>
          <w:tcPr>
            <w:tcW w:w="1446" w:type="dxa"/>
          </w:tcPr>
          <w:p w14:paraId="71D71598" w14:textId="77777777" w:rsidR="0066049B" w:rsidRPr="00D537DA" w:rsidRDefault="0066049B" w:rsidP="0066049B">
            <w:pPr>
              <w:spacing w:before="240"/>
              <w:rPr>
                <w:rFonts w:cs="Arial"/>
                <w:szCs w:val="24"/>
              </w:rPr>
            </w:pPr>
            <w:r w:rsidRPr="00D537DA">
              <w:rPr>
                <w:rFonts w:cs="Arial"/>
                <w:szCs w:val="24"/>
              </w:rPr>
              <w:t>High</w:t>
            </w:r>
          </w:p>
        </w:tc>
        <w:tc>
          <w:tcPr>
            <w:tcW w:w="1134" w:type="dxa"/>
          </w:tcPr>
          <w:p w14:paraId="636460C7"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1CE1962D"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154AF4B2"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779A1AEA"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5D812B5B" w14:textId="77777777" w:rsidTr="00280128">
        <w:trPr>
          <w:trHeight w:val="704"/>
        </w:trPr>
        <w:tc>
          <w:tcPr>
            <w:tcW w:w="1129" w:type="dxa"/>
          </w:tcPr>
          <w:p w14:paraId="314A200D" w14:textId="77777777" w:rsidR="0066049B" w:rsidRPr="00D537DA" w:rsidRDefault="0066049B" w:rsidP="0066049B">
            <w:pPr>
              <w:spacing w:before="240"/>
              <w:rPr>
                <w:rFonts w:cs="Arial"/>
                <w:szCs w:val="24"/>
              </w:rPr>
            </w:pPr>
            <w:r w:rsidRPr="00D537DA">
              <w:rPr>
                <w:rFonts w:cs="Arial"/>
                <w:szCs w:val="24"/>
              </w:rPr>
              <w:t>R10</w:t>
            </w:r>
          </w:p>
        </w:tc>
        <w:tc>
          <w:tcPr>
            <w:tcW w:w="851" w:type="dxa"/>
          </w:tcPr>
          <w:p w14:paraId="03BC6DC4" w14:textId="77777777" w:rsidR="0066049B" w:rsidRPr="00D537DA" w:rsidRDefault="0066049B" w:rsidP="0066049B">
            <w:pPr>
              <w:spacing w:before="240"/>
              <w:rPr>
                <w:rFonts w:cs="Arial"/>
                <w:szCs w:val="24"/>
              </w:rPr>
            </w:pPr>
            <w:r w:rsidRPr="00D537DA">
              <w:rPr>
                <w:rFonts w:cs="Arial"/>
                <w:szCs w:val="24"/>
              </w:rPr>
              <w:t>10</w:t>
            </w:r>
          </w:p>
        </w:tc>
        <w:tc>
          <w:tcPr>
            <w:tcW w:w="1672" w:type="dxa"/>
          </w:tcPr>
          <w:p w14:paraId="6ECB9FEA" w14:textId="77777777" w:rsidR="0066049B" w:rsidRPr="00D537DA" w:rsidRDefault="0066049B" w:rsidP="0066049B">
            <w:pPr>
              <w:spacing w:before="240"/>
              <w:rPr>
                <w:rFonts w:cs="Arial"/>
                <w:szCs w:val="24"/>
              </w:rPr>
            </w:pPr>
            <w:r w:rsidRPr="00D537DA">
              <w:rPr>
                <w:rFonts w:cs="Arial"/>
                <w:szCs w:val="24"/>
              </w:rPr>
              <w:t>Difficultly meeting sponsor’s requirements</w:t>
            </w:r>
          </w:p>
        </w:tc>
        <w:tc>
          <w:tcPr>
            <w:tcW w:w="1446" w:type="dxa"/>
          </w:tcPr>
          <w:p w14:paraId="14C2B831" w14:textId="77777777" w:rsidR="0066049B" w:rsidRPr="00D537DA" w:rsidRDefault="0066049B" w:rsidP="0066049B">
            <w:pPr>
              <w:spacing w:before="240"/>
              <w:rPr>
                <w:rFonts w:cs="Arial"/>
                <w:szCs w:val="24"/>
              </w:rPr>
            </w:pPr>
            <w:r w:rsidRPr="00D537DA">
              <w:rPr>
                <w:rFonts w:cs="Arial"/>
                <w:szCs w:val="24"/>
              </w:rPr>
              <w:t>High</w:t>
            </w:r>
          </w:p>
        </w:tc>
        <w:tc>
          <w:tcPr>
            <w:tcW w:w="1134" w:type="dxa"/>
          </w:tcPr>
          <w:p w14:paraId="0D20DDBC"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40E73609" w14:textId="77777777" w:rsidR="0066049B" w:rsidRPr="00D537DA" w:rsidRDefault="0066049B" w:rsidP="0066049B">
            <w:pPr>
              <w:spacing w:before="240"/>
              <w:rPr>
                <w:rFonts w:cs="Arial"/>
                <w:szCs w:val="24"/>
              </w:rPr>
            </w:pPr>
            <w:r w:rsidRPr="00D537DA">
              <w:rPr>
                <w:rFonts w:cs="Arial"/>
                <w:szCs w:val="24"/>
              </w:rPr>
              <w:t>System</w:t>
            </w:r>
          </w:p>
        </w:tc>
        <w:tc>
          <w:tcPr>
            <w:tcW w:w="1105" w:type="dxa"/>
          </w:tcPr>
          <w:p w14:paraId="0110CEB7" w14:textId="77777777" w:rsidR="0066049B" w:rsidRPr="00D537DA" w:rsidRDefault="0066049B" w:rsidP="0066049B">
            <w:pPr>
              <w:spacing w:before="240"/>
              <w:rPr>
                <w:rFonts w:cs="Arial"/>
                <w:szCs w:val="24"/>
              </w:rPr>
            </w:pPr>
            <w:r w:rsidRPr="00D537DA">
              <w:rPr>
                <w:rFonts w:cs="Arial"/>
                <w:szCs w:val="24"/>
              </w:rPr>
              <w:t>Team</w:t>
            </w:r>
          </w:p>
        </w:tc>
        <w:tc>
          <w:tcPr>
            <w:tcW w:w="1026" w:type="dxa"/>
            <w:tcBorders>
              <w:bottom w:val="single" w:sz="4" w:space="0" w:color="auto"/>
            </w:tcBorders>
            <w:shd w:val="clear" w:color="auto" w:fill="FFFF00"/>
          </w:tcPr>
          <w:p w14:paraId="7CD6F4FB"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7376A22D" w14:textId="77777777" w:rsidTr="00280128">
        <w:trPr>
          <w:trHeight w:val="689"/>
        </w:trPr>
        <w:tc>
          <w:tcPr>
            <w:tcW w:w="1129" w:type="dxa"/>
          </w:tcPr>
          <w:p w14:paraId="3F693646" w14:textId="77777777" w:rsidR="0066049B" w:rsidRPr="00D537DA" w:rsidRDefault="0066049B" w:rsidP="0066049B">
            <w:pPr>
              <w:spacing w:before="240"/>
              <w:rPr>
                <w:rFonts w:cs="Arial"/>
                <w:szCs w:val="24"/>
              </w:rPr>
            </w:pPr>
            <w:r w:rsidRPr="00D537DA">
              <w:rPr>
                <w:rFonts w:cs="Arial"/>
                <w:szCs w:val="24"/>
              </w:rPr>
              <w:t>R11</w:t>
            </w:r>
          </w:p>
        </w:tc>
        <w:tc>
          <w:tcPr>
            <w:tcW w:w="851" w:type="dxa"/>
          </w:tcPr>
          <w:p w14:paraId="4253EAB4" w14:textId="77777777" w:rsidR="0066049B" w:rsidRPr="00D537DA" w:rsidRDefault="0066049B" w:rsidP="0066049B">
            <w:pPr>
              <w:spacing w:before="240"/>
              <w:rPr>
                <w:rFonts w:cs="Arial"/>
                <w:szCs w:val="24"/>
              </w:rPr>
            </w:pPr>
            <w:r w:rsidRPr="00D537DA">
              <w:rPr>
                <w:rFonts w:cs="Arial"/>
                <w:szCs w:val="24"/>
              </w:rPr>
              <w:t>11</w:t>
            </w:r>
          </w:p>
        </w:tc>
        <w:tc>
          <w:tcPr>
            <w:tcW w:w="1672" w:type="dxa"/>
          </w:tcPr>
          <w:p w14:paraId="285FDBFA" w14:textId="77777777" w:rsidR="0066049B" w:rsidRPr="00D537DA" w:rsidRDefault="0066049B" w:rsidP="0066049B">
            <w:pPr>
              <w:spacing w:before="240"/>
              <w:rPr>
                <w:rFonts w:cs="Arial"/>
                <w:szCs w:val="24"/>
              </w:rPr>
            </w:pPr>
            <w:r w:rsidRPr="00D537DA">
              <w:rPr>
                <w:rFonts w:cs="Arial"/>
                <w:szCs w:val="24"/>
              </w:rPr>
              <w:t xml:space="preserve">Difficulty creating a </w:t>
            </w:r>
            <w:r w:rsidRPr="00D537DA">
              <w:rPr>
                <w:rFonts w:cs="Arial"/>
                <w:szCs w:val="24"/>
              </w:rPr>
              <w:lastRenderedPageBreak/>
              <w:t>system that adjusts for many different screen sizes</w:t>
            </w:r>
          </w:p>
        </w:tc>
        <w:tc>
          <w:tcPr>
            <w:tcW w:w="1446" w:type="dxa"/>
          </w:tcPr>
          <w:p w14:paraId="0086BE78" w14:textId="77777777" w:rsidR="0066049B" w:rsidRPr="00D537DA" w:rsidRDefault="0066049B" w:rsidP="0066049B">
            <w:pPr>
              <w:spacing w:before="240"/>
              <w:rPr>
                <w:rFonts w:cs="Arial"/>
                <w:szCs w:val="24"/>
              </w:rPr>
            </w:pPr>
            <w:r w:rsidRPr="00D537DA">
              <w:rPr>
                <w:rFonts w:cs="Arial"/>
                <w:szCs w:val="24"/>
              </w:rPr>
              <w:lastRenderedPageBreak/>
              <w:t>Medium</w:t>
            </w:r>
          </w:p>
        </w:tc>
        <w:tc>
          <w:tcPr>
            <w:tcW w:w="1134" w:type="dxa"/>
          </w:tcPr>
          <w:p w14:paraId="4C45C15B" w14:textId="77777777" w:rsidR="0066049B" w:rsidRPr="00D537DA" w:rsidRDefault="0066049B" w:rsidP="0066049B">
            <w:pPr>
              <w:spacing w:before="240"/>
              <w:rPr>
                <w:rFonts w:cs="Arial"/>
                <w:szCs w:val="24"/>
              </w:rPr>
            </w:pPr>
            <w:r w:rsidRPr="00D537DA">
              <w:rPr>
                <w:rFonts w:cs="Arial"/>
                <w:szCs w:val="24"/>
              </w:rPr>
              <w:t>Medium</w:t>
            </w:r>
          </w:p>
        </w:tc>
        <w:tc>
          <w:tcPr>
            <w:tcW w:w="1418" w:type="dxa"/>
          </w:tcPr>
          <w:p w14:paraId="2B17B001" w14:textId="77777777" w:rsidR="0066049B" w:rsidRPr="00D537DA" w:rsidRDefault="0066049B" w:rsidP="0066049B">
            <w:pPr>
              <w:spacing w:before="240"/>
              <w:rPr>
                <w:rFonts w:cs="Arial"/>
                <w:szCs w:val="24"/>
              </w:rPr>
            </w:pPr>
            <w:r w:rsidRPr="00D537DA">
              <w:rPr>
                <w:rFonts w:cs="Arial"/>
                <w:szCs w:val="24"/>
              </w:rPr>
              <w:t>System</w:t>
            </w:r>
          </w:p>
        </w:tc>
        <w:tc>
          <w:tcPr>
            <w:tcW w:w="1105" w:type="dxa"/>
          </w:tcPr>
          <w:p w14:paraId="46C7E38A"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7D71026A"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62890B63" w14:textId="77777777" w:rsidTr="00280128">
        <w:trPr>
          <w:trHeight w:val="689"/>
        </w:trPr>
        <w:tc>
          <w:tcPr>
            <w:tcW w:w="1129" w:type="dxa"/>
          </w:tcPr>
          <w:p w14:paraId="29389A5A" w14:textId="77777777" w:rsidR="0066049B" w:rsidRPr="00D537DA" w:rsidRDefault="0066049B" w:rsidP="0066049B">
            <w:pPr>
              <w:spacing w:before="240"/>
              <w:rPr>
                <w:rFonts w:cs="Arial"/>
                <w:szCs w:val="24"/>
              </w:rPr>
            </w:pPr>
            <w:r w:rsidRPr="00D537DA">
              <w:rPr>
                <w:rFonts w:cs="Arial"/>
                <w:szCs w:val="24"/>
              </w:rPr>
              <w:lastRenderedPageBreak/>
              <w:t>R12</w:t>
            </w:r>
          </w:p>
        </w:tc>
        <w:tc>
          <w:tcPr>
            <w:tcW w:w="851" w:type="dxa"/>
          </w:tcPr>
          <w:p w14:paraId="7B8627DD" w14:textId="77777777" w:rsidR="0066049B" w:rsidRPr="00D537DA" w:rsidRDefault="0066049B" w:rsidP="0066049B">
            <w:pPr>
              <w:spacing w:before="240"/>
              <w:rPr>
                <w:rFonts w:cs="Arial"/>
                <w:szCs w:val="24"/>
              </w:rPr>
            </w:pPr>
            <w:r w:rsidRPr="00D537DA">
              <w:rPr>
                <w:rFonts w:cs="Arial"/>
                <w:szCs w:val="24"/>
              </w:rPr>
              <w:t>12</w:t>
            </w:r>
          </w:p>
        </w:tc>
        <w:tc>
          <w:tcPr>
            <w:tcW w:w="1672" w:type="dxa"/>
          </w:tcPr>
          <w:p w14:paraId="64B439D3" w14:textId="77777777" w:rsidR="0066049B" w:rsidRPr="00D537DA" w:rsidRDefault="0066049B" w:rsidP="0066049B">
            <w:pPr>
              <w:spacing w:before="240"/>
              <w:rPr>
                <w:rFonts w:cs="Arial"/>
                <w:szCs w:val="24"/>
              </w:rPr>
            </w:pPr>
            <w:r w:rsidRPr="00D537DA">
              <w:rPr>
                <w:rFonts w:cs="Arial"/>
                <w:szCs w:val="24"/>
              </w:rPr>
              <w:t>Technology is always changing</w:t>
            </w:r>
          </w:p>
        </w:tc>
        <w:tc>
          <w:tcPr>
            <w:tcW w:w="1446" w:type="dxa"/>
          </w:tcPr>
          <w:p w14:paraId="711B4D42" w14:textId="77777777" w:rsidR="0066049B" w:rsidRPr="00D537DA" w:rsidRDefault="0066049B" w:rsidP="0066049B">
            <w:pPr>
              <w:spacing w:before="240"/>
              <w:rPr>
                <w:rFonts w:cs="Arial"/>
                <w:szCs w:val="24"/>
              </w:rPr>
            </w:pPr>
            <w:r w:rsidRPr="00D537DA">
              <w:rPr>
                <w:rFonts w:cs="Arial"/>
                <w:szCs w:val="24"/>
              </w:rPr>
              <w:t>High</w:t>
            </w:r>
          </w:p>
        </w:tc>
        <w:tc>
          <w:tcPr>
            <w:tcW w:w="1134" w:type="dxa"/>
          </w:tcPr>
          <w:p w14:paraId="3F6FD59D"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4062AC98" w14:textId="77777777" w:rsidR="0066049B" w:rsidRPr="00D537DA" w:rsidRDefault="0066049B" w:rsidP="0066049B">
            <w:pPr>
              <w:spacing w:before="240"/>
              <w:rPr>
                <w:rFonts w:cs="Arial"/>
                <w:szCs w:val="24"/>
              </w:rPr>
            </w:pPr>
            <w:r w:rsidRPr="00D537DA">
              <w:rPr>
                <w:rFonts w:cs="Arial"/>
                <w:szCs w:val="24"/>
              </w:rPr>
              <w:t>Technology</w:t>
            </w:r>
          </w:p>
        </w:tc>
        <w:tc>
          <w:tcPr>
            <w:tcW w:w="1105" w:type="dxa"/>
          </w:tcPr>
          <w:p w14:paraId="248424C7"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7C83ACCC"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5E7DAB32" w14:textId="77777777" w:rsidTr="00280128">
        <w:trPr>
          <w:trHeight w:val="689"/>
        </w:trPr>
        <w:tc>
          <w:tcPr>
            <w:tcW w:w="1129" w:type="dxa"/>
          </w:tcPr>
          <w:p w14:paraId="3E86C9C7" w14:textId="77777777" w:rsidR="0066049B" w:rsidRPr="00D537DA" w:rsidRDefault="0066049B" w:rsidP="0066049B">
            <w:pPr>
              <w:spacing w:before="240"/>
              <w:rPr>
                <w:rFonts w:cs="Arial"/>
                <w:szCs w:val="24"/>
              </w:rPr>
            </w:pPr>
            <w:r w:rsidRPr="00D537DA">
              <w:rPr>
                <w:rFonts w:cs="Arial"/>
                <w:szCs w:val="24"/>
              </w:rPr>
              <w:t>R13</w:t>
            </w:r>
          </w:p>
        </w:tc>
        <w:tc>
          <w:tcPr>
            <w:tcW w:w="851" w:type="dxa"/>
          </w:tcPr>
          <w:p w14:paraId="53F7B7F3" w14:textId="77777777" w:rsidR="0066049B" w:rsidRPr="00D537DA" w:rsidRDefault="0066049B" w:rsidP="0066049B">
            <w:pPr>
              <w:spacing w:before="240"/>
              <w:rPr>
                <w:rFonts w:cs="Arial"/>
                <w:szCs w:val="24"/>
              </w:rPr>
            </w:pPr>
            <w:r w:rsidRPr="00D537DA">
              <w:rPr>
                <w:rFonts w:cs="Arial"/>
                <w:szCs w:val="24"/>
              </w:rPr>
              <w:t>13</w:t>
            </w:r>
          </w:p>
        </w:tc>
        <w:tc>
          <w:tcPr>
            <w:tcW w:w="1672" w:type="dxa"/>
          </w:tcPr>
          <w:p w14:paraId="6158CB41" w14:textId="77777777" w:rsidR="0066049B" w:rsidRPr="00D537DA" w:rsidRDefault="0066049B" w:rsidP="0066049B">
            <w:pPr>
              <w:spacing w:before="240"/>
              <w:rPr>
                <w:rFonts w:cs="Arial"/>
                <w:szCs w:val="24"/>
              </w:rPr>
            </w:pPr>
            <w:r w:rsidRPr="00D537DA">
              <w:rPr>
                <w:rFonts w:cs="Arial"/>
                <w:szCs w:val="24"/>
              </w:rPr>
              <w:t>Teachers might not have the skill to use the system</w:t>
            </w:r>
          </w:p>
        </w:tc>
        <w:tc>
          <w:tcPr>
            <w:tcW w:w="1446" w:type="dxa"/>
          </w:tcPr>
          <w:p w14:paraId="267A5E9F" w14:textId="77777777" w:rsidR="0066049B" w:rsidRPr="00D537DA" w:rsidRDefault="0066049B" w:rsidP="0066049B">
            <w:pPr>
              <w:spacing w:before="240"/>
              <w:rPr>
                <w:rFonts w:cs="Arial"/>
                <w:szCs w:val="24"/>
              </w:rPr>
            </w:pPr>
            <w:r w:rsidRPr="00D537DA">
              <w:rPr>
                <w:rFonts w:cs="Arial"/>
                <w:szCs w:val="24"/>
              </w:rPr>
              <w:t>High</w:t>
            </w:r>
          </w:p>
        </w:tc>
        <w:tc>
          <w:tcPr>
            <w:tcW w:w="1134" w:type="dxa"/>
          </w:tcPr>
          <w:p w14:paraId="3F8CC3B7"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163D280A"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4335B1F8"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7DF9429E"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6FADD77C" w14:textId="77777777" w:rsidTr="00280128">
        <w:trPr>
          <w:trHeight w:val="689"/>
        </w:trPr>
        <w:tc>
          <w:tcPr>
            <w:tcW w:w="1129" w:type="dxa"/>
          </w:tcPr>
          <w:p w14:paraId="161D8A7D" w14:textId="77777777" w:rsidR="0066049B" w:rsidRPr="00D537DA" w:rsidRDefault="0066049B" w:rsidP="0066049B">
            <w:pPr>
              <w:spacing w:before="240"/>
              <w:rPr>
                <w:rFonts w:cs="Arial"/>
                <w:szCs w:val="24"/>
              </w:rPr>
            </w:pPr>
            <w:r w:rsidRPr="00D537DA">
              <w:rPr>
                <w:rFonts w:cs="Arial"/>
                <w:szCs w:val="24"/>
              </w:rPr>
              <w:t>R14</w:t>
            </w:r>
          </w:p>
        </w:tc>
        <w:tc>
          <w:tcPr>
            <w:tcW w:w="851" w:type="dxa"/>
          </w:tcPr>
          <w:p w14:paraId="0656916A" w14:textId="77777777" w:rsidR="0066049B" w:rsidRPr="00D537DA" w:rsidRDefault="0066049B" w:rsidP="0066049B">
            <w:pPr>
              <w:spacing w:before="240"/>
              <w:rPr>
                <w:rFonts w:cs="Arial"/>
                <w:szCs w:val="24"/>
              </w:rPr>
            </w:pPr>
            <w:r w:rsidRPr="00D537DA">
              <w:rPr>
                <w:rFonts w:cs="Arial"/>
                <w:szCs w:val="24"/>
              </w:rPr>
              <w:t>14</w:t>
            </w:r>
          </w:p>
        </w:tc>
        <w:tc>
          <w:tcPr>
            <w:tcW w:w="1672" w:type="dxa"/>
          </w:tcPr>
          <w:p w14:paraId="4215453B" w14:textId="77777777" w:rsidR="0066049B" w:rsidRPr="00D537DA" w:rsidRDefault="0066049B" w:rsidP="0066049B">
            <w:pPr>
              <w:spacing w:before="240"/>
              <w:rPr>
                <w:rFonts w:cs="Arial"/>
                <w:szCs w:val="24"/>
              </w:rPr>
            </w:pPr>
            <w:r w:rsidRPr="00D537DA">
              <w:rPr>
                <w:rFonts w:cs="Arial"/>
                <w:szCs w:val="24"/>
              </w:rPr>
              <w:t>Conflict between the team and the sponsor</w:t>
            </w:r>
          </w:p>
        </w:tc>
        <w:tc>
          <w:tcPr>
            <w:tcW w:w="1446" w:type="dxa"/>
          </w:tcPr>
          <w:p w14:paraId="450DCB57" w14:textId="77777777" w:rsidR="0066049B" w:rsidRPr="00D537DA" w:rsidRDefault="0066049B" w:rsidP="0066049B">
            <w:pPr>
              <w:spacing w:before="240"/>
              <w:rPr>
                <w:rFonts w:cs="Arial"/>
                <w:szCs w:val="24"/>
              </w:rPr>
            </w:pPr>
            <w:r w:rsidRPr="00D537DA">
              <w:rPr>
                <w:rFonts w:cs="Arial"/>
                <w:szCs w:val="24"/>
              </w:rPr>
              <w:t>Medium</w:t>
            </w:r>
          </w:p>
        </w:tc>
        <w:tc>
          <w:tcPr>
            <w:tcW w:w="1134" w:type="dxa"/>
          </w:tcPr>
          <w:p w14:paraId="3D3E9974" w14:textId="77777777" w:rsidR="0066049B" w:rsidRPr="00D537DA" w:rsidRDefault="0066049B" w:rsidP="0066049B">
            <w:pPr>
              <w:spacing w:before="240"/>
              <w:rPr>
                <w:rFonts w:cs="Arial"/>
                <w:szCs w:val="24"/>
              </w:rPr>
            </w:pPr>
            <w:r w:rsidRPr="00D537DA">
              <w:rPr>
                <w:rFonts w:cs="Arial"/>
                <w:szCs w:val="24"/>
              </w:rPr>
              <w:t>Medium</w:t>
            </w:r>
          </w:p>
        </w:tc>
        <w:tc>
          <w:tcPr>
            <w:tcW w:w="1418" w:type="dxa"/>
          </w:tcPr>
          <w:p w14:paraId="2591D09B"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65FC9F80"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FFFF00"/>
          </w:tcPr>
          <w:p w14:paraId="277FDF7F"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1A2395EA" w14:textId="77777777" w:rsidTr="00280128">
        <w:trPr>
          <w:trHeight w:val="689"/>
        </w:trPr>
        <w:tc>
          <w:tcPr>
            <w:tcW w:w="1129" w:type="dxa"/>
          </w:tcPr>
          <w:p w14:paraId="7B30B3C4" w14:textId="77777777" w:rsidR="0066049B" w:rsidRPr="00D537DA" w:rsidRDefault="0066049B" w:rsidP="0066049B">
            <w:pPr>
              <w:spacing w:before="240"/>
              <w:rPr>
                <w:rFonts w:cs="Arial"/>
                <w:szCs w:val="24"/>
              </w:rPr>
            </w:pPr>
            <w:r w:rsidRPr="00D537DA">
              <w:rPr>
                <w:rFonts w:cs="Arial"/>
                <w:szCs w:val="24"/>
              </w:rPr>
              <w:t>R15</w:t>
            </w:r>
          </w:p>
        </w:tc>
        <w:tc>
          <w:tcPr>
            <w:tcW w:w="851" w:type="dxa"/>
          </w:tcPr>
          <w:p w14:paraId="166D72FF" w14:textId="77777777" w:rsidR="0066049B" w:rsidRPr="00D537DA" w:rsidRDefault="0066049B" w:rsidP="0066049B">
            <w:pPr>
              <w:spacing w:before="240"/>
              <w:rPr>
                <w:rFonts w:cs="Arial"/>
                <w:szCs w:val="24"/>
              </w:rPr>
            </w:pPr>
            <w:r w:rsidRPr="00D537DA">
              <w:rPr>
                <w:rFonts w:cs="Arial"/>
                <w:szCs w:val="24"/>
              </w:rPr>
              <w:t>15</w:t>
            </w:r>
          </w:p>
        </w:tc>
        <w:tc>
          <w:tcPr>
            <w:tcW w:w="1672" w:type="dxa"/>
          </w:tcPr>
          <w:p w14:paraId="7FE15FCC" w14:textId="77777777" w:rsidR="0066049B" w:rsidRPr="00D537DA" w:rsidRDefault="0066049B" w:rsidP="0066049B">
            <w:pPr>
              <w:spacing w:before="240"/>
              <w:rPr>
                <w:rFonts w:cs="Arial"/>
                <w:szCs w:val="24"/>
              </w:rPr>
            </w:pPr>
            <w:r w:rsidRPr="00D537DA">
              <w:rPr>
                <w:rFonts w:cs="Arial"/>
                <w:szCs w:val="24"/>
              </w:rPr>
              <w:t>Teachers reluctance to use the system</w:t>
            </w:r>
          </w:p>
        </w:tc>
        <w:tc>
          <w:tcPr>
            <w:tcW w:w="1446" w:type="dxa"/>
          </w:tcPr>
          <w:p w14:paraId="04251A09" w14:textId="77777777" w:rsidR="0066049B" w:rsidRPr="00D537DA" w:rsidRDefault="0066049B" w:rsidP="0066049B">
            <w:pPr>
              <w:spacing w:before="240"/>
              <w:rPr>
                <w:rFonts w:cs="Arial"/>
                <w:szCs w:val="24"/>
              </w:rPr>
            </w:pPr>
            <w:r w:rsidRPr="00D537DA">
              <w:rPr>
                <w:rFonts w:cs="Arial"/>
                <w:szCs w:val="24"/>
              </w:rPr>
              <w:t>Medium</w:t>
            </w:r>
          </w:p>
        </w:tc>
        <w:tc>
          <w:tcPr>
            <w:tcW w:w="1134" w:type="dxa"/>
          </w:tcPr>
          <w:p w14:paraId="1E6487BD" w14:textId="77777777" w:rsidR="0066049B" w:rsidRPr="00D537DA" w:rsidRDefault="0066049B" w:rsidP="0066049B">
            <w:pPr>
              <w:spacing w:before="240"/>
              <w:rPr>
                <w:rFonts w:cs="Arial"/>
                <w:szCs w:val="24"/>
              </w:rPr>
            </w:pPr>
            <w:r w:rsidRPr="00D537DA">
              <w:rPr>
                <w:rFonts w:cs="Arial"/>
                <w:szCs w:val="24"/>
              </w:rPr>
              <w:t>Medium</w:t>
            </w:r>
          </w:p>
        </w:tc>
        <w:tc>
          <w:tcPr>
            <w:tcW w:w="1418" w:type="dxa"/>
          </w:tcPr>
          <w:p w14:paraId="11B8278B"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60D1B6B7" w14:textId="77777777" w:rsidR="0066049B" w:rsidRPr="00D537DA" w:rsidRDefault="0066049B" w:rsidP="0066049B">
            <w:pPr>
              <w:spacing w:before="240"/>
              <w:rPr>
                <w:rFonts w:cs="Arial"/>
                <w:szCs w:val="24"/>
              </w:rPr>
            </w:pPr>
            <w:r w:rsidRPr="00D537DA">
              <w:rPr>
                <w:rFonts w:cs="Arial"/>
                <w:szCs w:val="24"/>
              </w:rPr>
              <w:t>External factors</w:t>
            </w:r>
          </w:p>
        </w:tc>
        <w:tc>
          <w:tcPr>
            <w:tcW w:w="1026" w:type="dxa"/>
            <w:tcBorders>
              <w:bottom w:val="single" w:sz="4" w:space="0" w:color="auto"/>
            </w:tcBorders>
            <w:shd w:val="clear" w:color="auto" w:fill="FFFF00"/>
          </w:tcPr>
          <w:p w14:paraId="685B85A9" w14:textId="77777777" w:rsidR="0066049B" w:rsidRPr="00D537DA" w:rsidRDefault="0066049B" w:rsidP="0066049B">
            <w:pPr>
              <w:spacing w:before="240"/>
              <w:rPr>
                <w:rFonts w:cs="Arial"/>
                <w:szCs w:val="24"/>
              </w:rPr>
            </w:pPr>
            <w:r w:rsidRPr="00D537DA">
              <w:rPr>
                <w:rFonts w:cs="Arial"/>
                <w:szCs w:val="24"/>
              </w:rPr>
              <w:t>Yellow</w:t>
            </w:r>
          </w:p>
        </w:tc>
      </w:tr>
      <w:tr w:rsidR="0066049B" w:rsidRPr="00D537DA" w14:paraId="39333D6E" w14:textId="77777777" w:rsidTr="00280128">
        <w:trPr>
          <w:trHeight w:val="673"/>
        </w:trPr>
        <w:tc>
          <w:tcPr>
            <w:tcW w:w="1129" w:type="dxa"/>
          </w:tcPr>
          <w:p w14:paraId="623AEC9A" w14:textId="77777777" w:rsidR="0066049B" w:rsidRPr="00D537DA" w:rsidRDefault="0066049B" w:rsidP="0066049B">
            <w:pPr>
              <w:spacing w:before="240"/>
              <w:rPr>
                <w:rFonts w:cs="Arial"/>
                <w:szCs w:val="24"/>
              </w:rPr>
            </w:pPr>
            <w:r w:rsidRPr="00D537DA">
              <w:rPr>
                <w:rFonts w:cs="Arial"/>
                <w:szCs w:val="24"/>
              </w:rPr>
              <w:t>R16</w:t>
            </w:r>
          </w:p>
        </w:tc>
        <w:tc>
          <w:tcPr>
            <w:tcW w:w="851" w:type="dxa"/>
          </w:tcPr>
          <w:p w14:paraId="0993AB70" w14:textId="77777777" w:rsidR="0066049B" w:rsidRPr="00D537DA" w:rsidRDefault="0066049B" w:rsidP="0066049B">
            <w:pPr>
              <w:spacing w:before="240"/>
              <w:rPr>
                <w:rFonts w:cs="Arial"/>
                <w:szCs w:val="24"/>
              </w:rPr>
            </w:pPr>
            <w:r w:rsidRPr="00D537DA">
              <w:rPr>
                <w:rFonts w:cs="Arial"/>
                <w:szCs w:val="24"/>
              </w:rPr>
              <w:t>16</w:t>
            </w:r>
          </w:p>
        </w:tc>
        <w:tc>
          <w:tcPr>
            <w:tcW w:w="1672" w:type="dxa"/>
          </w:tcPr>
          <w:p w14:paraId="012492DA" w14:textId="77777777" w:rsidR="0066049B" w:rsidRPr="00D537DA" w:rsidRDefault="0066049B" w:rsidP="0066049B">
            <w:pPr>
              <w:rPr>
                <w:szCs w:val="24"/>
              </w:rPr>
            </w:pPr>
            <w:r w:rsidRPr="00D537DA">
              <w:rPr>
                <w:szCs w:val="24"/>
              </w:rPr>
              <w:t>Team members may have to deal with personal issues</w:t>
            </w:r>
          </w:p>
        </w:tc>
        <w:tc>
          <w:tcPr>
            <w:tcW w:w="1446" w:type="dxa"/>
          </w:tcPr>
          <w:p w14:paraId="73225A48" w14:textId="77777777" w:rsidR="0066049B" w:rsidRPr="00D537DA" w:rsidRDefault="0066049B" w:rsidP="0066049B">
            <w:pPr>
              <w:spacing w:before="240"/>
              <w:rPr>
                <w:rFonts w:cs="Arial"/>
                <w:szCs w:val="24"/>
              </w:rPr>
            </w:pPr>
            <w:r w:rsidRPr="00D537DA">
              <w:rPr>
                <w:rFonts w:cs="Arial"/>
                <w:szCs w:val="24"/>
              </w:rPr>
              <w:t>Medium</w:t>
            </w:r>
          </w:p>
        </w:tc>
        <w:tc>
          <w:tcPr>
            <w:tcW w:w="1134" w:type="dxa"/>
          </w:tcPr>
          <w:p w14:paraId="07EE78FE"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62A45873"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55E22C1C"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73FE60"/>
          </w:tcPr>
          <w:p w14:paraId="60C3236F" w14:textId="77777777" w:rsidR="0066049B" w:rsidRPr="00D537DA" w:rsidRDefault="0066049B" w:rsidP="0066049B">
            <w:pPr>
              <w:spacing w:before="240"/>
              <w:rPr>
                <w:rFonts w:cs="Arial"/>
                <w:szCs w:val="24"/>
              </w:rPr>
            </w:pPr>
            <w:r w:rsidRPr="00D537DA">
              <w:rPr>
                <w:rFonts w:cs="Arial"/>
                <w:szCs w:val="24"/>
              </w:rPr>
              <w:t>Green</w:t>
            </w:r>
          </w:p>
        </w:tc>
      </w:tr>
      <w:tr w:rsidR="0066049B" w:rsidRPr="00D537DA" w14:paraId="15972DA0" w14:textId="77777777" w:rsidTr="00280128">
        <w:trPr>
          <w:trHeight w:val="689"/>
        </w:trPr>
        <w:tc>
          <w:tcPr>
            <w:tcW w:w="1129" w:type="dxa"/>
          </w:tcPr>
          <w:p w14:paraId="7DC87235" w14:textId="77777777" w:rsidR="0066049B" w:rsidRPr="00D537DA" w:rsidRDefault="0066049B" w:rsidP="0066049B">
            <w:pPr>
              <w:spacing w:before="240"/>
              <w:rPr>
                <w:rFonts w:cs="Arial"/>
                <w:szCs w:val="24"/>
              </w:rPr>
            </w:pPr>
            <w:r w:rsidRPr="00D537DA">
              <w:rPr>
                <w:rFonts w:cs="Arial"/>
                <w:szCs w:val="24"/>
              </w:rPr>
              <w:t>R17</w:t>
            </w:r>
          </w:p>
        </w:tc>
        <w:tc>
          <w:tcPr>
            <w:tcW w:w="851" w:type="dxa"/>
          </w:tcPr>
          <w:p w14:paraId="0DD265E0" w14:textId="77777777" w:rsidR="0066049B" w:rsidRPr="00D537DA" w:rsidRDefault="0066049B" w:rsidP="0066049B">
            <w:pPr>
              <w:spacing w:before="240"/>
              <w:rPr>
                <w:rFonts w:cs="Arial"/>
                <w:szCs w:val="24"/>
              </w:rPr>
            </w:pPr>
            <w:r w:rsidRPr="00D537DA">
              <w:rPr>
                <w:rFonts w:cs="Arial"/>
                <w:szCs w:val="24"/>
              </w:rPr>
              <w:t>17</w:t>
            </w:r>
          </w:p>
        </w:tc>
        <w:tc>
          <w:tcPr>
            <w:tcW w:w="1672" w:type="dxa"/>
          </w:tcPr>
          <w:p w14:paraId="5B9AF759" w14:textId="77777777" w:rsidR="0066049B" w:rsidRPr="00D537DA" w:rsidRDefault="0066049B" w:rsidP="0066049B">
            <w:pPr>
              <w:spacing w:before="240"/>
              <w:rPr>
                <w:rFonts w:cs="Arial"/>
                <w:szCs w:val="24"/>
              </w:rPr>
            </w:pPr>
            <w:r w:rsidRPr="00D537DA">
              <w:rPr>
                <w:rFonts w:cs="Arial"/>
                <w:szCs w:val="24"/>
              </w:rPr>
              <w:t>The sponsor may get sick at any time</w:t>
            </w:r>
          </w:p>
        </w:tc>
        <w:tc>
          <w:tcPr>
            <w:tcW w:w="1446" w:type="dxa"/>
          </w:tcPr>
          <w:p w14:paraId="630FFB47" w14:textId="77777777" w:rsidR="0066049B" w:rsidRPr="00D537DA" w:rsidRDefault="0066049B" w:rsidP="0066049B">
            <w:pPr>
              <w:spacing w:before="240"/>
              <w:rPr>
                <w:rFonts w:cs="Arial"/>
                <w:szCs w:val="24"/>
              </w:rPr>
            </w:pPr>
            <w:r w:rsidRPr="00D537DA">
              <w:rPr>
                <w:rFonts w:cs="Arial"/>
                <w:szCs w:val="24"/>
              </w:rPr>
              <w:t>Low</w:t>
            </w:r>
          </w:p>
        </w:tc>
        <w:tc>
          <w:tcPr>
            <w:tcW w:w="1134" w:type="dxa"/>
          </w:tcPr>
          <w:p w14:paraId="7727CCD9" w14:textId="77777777" w:rsidR="0066049B" w:rsidRPr="00D537DA" w:rsidRDefault="0066049B" w:rsidP="0066049B">
            <w:pPr>
              <w:spacing w:before="240"/>
              <w:rPr>
                <w:rFonts w:cs="Arial"/>
                <w:szCs w:val="24"/>
              </w:rPr>
            </w:pPr>
            <w:r w:rsidRPr="00D537DA">
              <w:rPr>
                <w:rFonts w:cs="Arial"/>
                <w:szCs w:val="24"/>
              </w:rPr>
              <w:t>Low</w:t>
            </w:r>
          </w:p>
        </w:tc>
        <w:tc>
          <w:tcPr>
            <w:tcW w:w="1418" w:type="dxa"/>
          </w:tcPr>
          <w:p w14:paraId="4CEA9CEA"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5F928F0D"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73FE60"/>
          </w:tcPr>
          <w:p w14:paraId="1486E1F5" w14:textId="77777777" w:rsidR="0066049B" w:rsidRPr="00D537DA" w:rsidRDefault="0066049B" w:rsidP="0066049B">
            <w:pPr>
              <w:spacing w:before="240"/>
              <w:rPr>
                <w:rFonts w:cs="Arial"/>
                <w:szCs w:val="24"/>
              </w:rPr>
            </w:pPr>
            <w:r w:rsidRPr="00D537DA">
              <w:rPr>
                <w:rFonts w:cs="Arial"/>
                <w:szCs w:val="24"/>
              </w:rPr>
              <w:t xml:space="preserve">Green </w:t>
            </w:r>
          </w:p>
        </w:tc>
      </w:tr>
      <w:tr w:rsidR="0066049B" w:rsidRPr="00D537DA" w14:paraId="264E22B8" w14:textId="77777777" w:rsidTr="00280128">
        <w:trPr>
          <w:trHeight w:val="689"/>
        </w:trPr>
        <w:tc>
          <w:tcPr>
            <w:tcW w:w="1129" w:type="dxa"/>
          </w:tcPr>
          <w:p w14:paraId="63BE20C0" w14:textId="77777777" w:rsidR="0066049B" w:rsidRPr="00D537DA" w:rsidRDefault="0066049B" w:rsidP="0066049B">
            <w:pPr>
              <w:spacing w:before="240"/>
              <w:rPr>
                <w:rFonts w:cs="Arial"/>
                <w:szCs w:val="24"/>
              </w:rPr>
            </w:pPr>
            <w:r w:rsidRPr="00D537DA">
              <w:rPr>
                <w:rFonts w:cs="Arial"/>
                <w:szCs w:val="24"/>
              </w:rPr>
              <w:t>R18</w:t>
            </w:r>
          </w:p>
        </w:tc>
        <w:tc>
          <w:tcPr>
            <w:tcW w:w="851" w:type="dxa"/>
          </w:tcPr>
          <w:p w14:paraId="0FFB467C" w14:textId="77777777" w:rsidR="0066049B" w:rsidRPr="00D537DA" w:rsidRDefault="0066049B" w:rsidP="0066049B">
            <w:pPr>
              <w:spacing w:before="240"/>
              <w:rPr>
                <w:rFonts w:cs="Arial"/>
                <w:szCs w:val="24"/>
              </w:rPr>
            </w:pPr>
            <w:r w:rsidRPr="00D537DA">
              <w:rPr>
                <w:rFonts w:cs="Arial"/>
                <w:szCs w:val="24"/>
              </w:rPr>
              <w:t>18</w:t>
            </w:r>
          </w:p>
        </w:tc>
        <w:tc>
          <w:tcPr>
            <w:tcW w:w="1672" w:type="dxa"/>
          </w:tcPr>
          <w:p w14:paraId="35CBC9A1" w14:textId="77777777" w:rsidR="0066049B" w:rsidRPr="00D537DA" w:rsidRDefault="0066049B" w:rsidP="0066049B">
            <w:pPr>
              <w:spacing w:before="240"/>
              <w:rPr>
                <w:rFonts w:cs="Arial"/>
                <w:szCs w:val="24"/>
              </w:rPr>
            </w:pPr>
            <w:r w:rsidRPr="00D537DA">
              <w:rPr>
                <w:rFonts w:cs="Arial"/>
                <w:szCs w:val="24"/>
              </w:rPr>
              <w:t>Team members may get sick at any time</w:t>
            </w:r>
          </w:p>
        </w:tc>
        <w:tc>
          <w:tcPr>
            <w:tcW w:w="1446" w:type="dxa"/>
          </w:tcPr>
          <w:p w14:paraId="6603035F" w14:textId="77777777" w:rsidR="0066049B" w:rsidRPr="00D537DA" w:rsidRDefault="0066049B" w:rsidP="0066049B">
            <w:pPr>
              <w:spacing w:before="240"/>
              <w:rPr>
                <w:rFonts w:cs="Arial"/>
                <w:szCs w:val="24"/>
              </w:rPr>
            </w:pPr>
            <w:r w:rsidRPr="00D537DA">
              <w:rPr>
                <w:rFonts w:cs="Arial"/>
                <w:szCs w:val="24"/>
              </w:rPr>
              <w:t>Medium</w:t>
            </w:r>
          </w:p>
        </w:tc>
        <w:tc>
          <w:tcPr>
            <w:tcW w:w="1134" w:type="dxa"/>
          </w:tcPr>
          <w:p w14:paraId="1CA54435" w14:textId="77777777" w:rsidR="0066049B" w:rsidRPr="00D537DA" w:rsidRDefault="0066049B" w:rsidP="0066049B">
            <w:pPr>
              <w:spacing w:before="240"/>
              <w:rPr>
                <w:rFonts w:cs="Arial"/>
                <w:szCs w:val="24"/>
              </w:rPr>
            </w:pPr>
            <w:r w:rsidRPr="00D537DA">
              <w:rPr>
                <w:rFonts w:cs="Arial"/>
                <w:szCs w:val="24"/>
              </w:rPr>
              <w:t>Medium</w:t>
            </w:r>
          </w:p>
        </w:tc>
        <w:tc>
          <w:tcPr>
            <w:tcW w:w="1418" w:type="dxa"/>
          </w:tcPr>
          <w:p w14:paraId="0B365FED" w14:textId="77777777" w:rsidR="0066049B" w:rsidRPr="00D537DA" w:rsidRDefault="0066049B" w:rsidP="0066049B">
            <w:pPr>
              <w:spacing w:before="240"/>
              <w:rPr>
                <w:rFonts w:cs="Arial"/>
                <w:szCs w:val="24"/>
              </w:rPr>
            </w:pPr>
            <w:r w:rsidRPr="00D537DA">
              <w:rPr>
                <w:rFonts w:cs="Arial"/>
                <w:szCs w:val="24"/>
              </w:rPr>
              <w:t>People</w:t>
            </w:r>
          </w:p>
        </w:tc>
        <w:tc>
          <w:tcPr>
            <w:tcW w:w="1105" w:type="dxa"/>
          </w:tcPr>
          <w:p w14:paraId="400AC331" w14:textId="77777777" w:rsidR="0066049B" w:rsidRPr="00D537DA" w:rsidRDefault="0066049B" w:rsidP="0066049B">
            <w:pPr>
              <w:spacing w:before="240"/>
              <w:rPr>
                <w:rFonts w:cs="Arial"/>
                <w:szCs w:val="24"/>
              </w:rPr>
            </w:pPr>
            <w:r w:rsidRPr="00D537DA">
              <w:rPr>
                <w:rFonts w:cs="Arial"/>
                <w:szCs w:val="24"/>
              </w:rPr>
              <w:t>Team</w:t>
            </w:r>
          </w:p>
        </w:tc>
        <w:tc>
          <w:tcPr>
            <w:tcW w:w="1026" w:type="dxa"/>
            <w:shd w:val="clear" w:color="auto" w:fill="73FE60"/>
          </w:tcPr>
          <w:p w14:paraId="77EEFC33" w14:textId="77777777" w:rsidR="0066049B" w:rsidRPr="00D537DA" w:rsidRDefault="0066049B" w:rsidP="0066049B">
            <w:pPr>
              <w:spacing w:before="240"/>
              <w:rPr>
                <w:rFonts w:cs="Arial"/>
                <w:szCs w:val="24"/>
              </w:rPr>
            </w:pPr>
            <w:r w:rsidRPr="00D537DA">
              <w:rPr>
                <w:rFonts w:cs="Arial"/>
                <w:szCs w:val="24"/>
              </w:rPr>
              <w:t>Green</w:t>
            </w:r>
          </w:p>
        </w:tc>
      </w:tr>
    </w:tbl>
    <w:p w14:paraId="72E8A51D" w14:textId="41D2603C" w:rsidR="005C735C" w:rsidRDefault="00280128" w:rsidP="00280128">
      <w:pPr>
        <w:spacing w:before="240"/>
        <w:jc w:val="center"/>
      </w:pPr>
      <w:r>
        <w:rPr>
          <w:i/>
          <w:iCs/>
          <w:color w:val="404040" w:themeColor="text1" w:themeTint="BF"/>
        </w:rPr>
        <w:t>Table 14</w:t>
      </w:r>
      <w:r w:rsidR="0066049B" w:rsidRPr="00D537DA">
        <w:rPr>
          <w:i/>
          <w:iCs/>
          <w:color w:val="404040" w:themeColor="text1" w:themeTint="BF"/>
        </w:rPr>
        <w:t>.2 Risk assessment table</w:t>
      </w:r>
      <w:r w:rsidR="005C735C">
        <w:br w:type="page"/>
      </w:r>
    </w:p>
    <w:p w14:paraId="1672A048" w14:textId="4385EA31" w:rsidR="00280128" w:rsidRDefault="00F30356" w:rsidP="00280128">
      <w:pPr>
        <w:pStyle w:val="Heading1"/>
        <w:spacing w:after="240"/>
      </w:pPr>
      <w:bookmarkStart w:id="902" w:name="_Toc418840367"/>
      <w:r>
        <w:lastRenderedPageBreak/>
        <w:t>15</w:t>
      </w:r>
      <w:r w:rsidR="00280128">
        <w:t>. Project Quality Management</w:t>
      </w:r>
      <w:bookmarkEnd w:id="902"/>
    </w:p>
    <w:p w14:paraId="467BA74C" w14:textId="433D257E" w:rsidR="00280128" w:rsidRDefault="00EE743E" w:rsidP="00280128">
      <w:pPr>
        <w:pStyle w:val="Heading2"/>
      </w:pPr>
      <w:bookmarkStart w:id="903" w:name="_Toc418840368"/>
      <w:r>
        <w:t>15</w:t>
      </w:r>
      <w:r w:rsidR="00280128">
        <w:t>.1 Version History</w:t>
      </w:r>
      <w:bookmarkEnd w:id="903"/>
    </w:p>
    <w:p w14:paraId="10CDF0D8" w14:textId="77777777" w:rsidR="00280128" w:rsidRDefault="00280128" w:rsidP="00280128">
      <w:pPr>
        <w:rPr>
          <w:szCs w:val="24"/>
        </w:rPr>
      </w:pPr>
      <w:r>
        <w:rPr>
          <w:szCs w:val="24"/>
        </w:rPr>
        <w:t>It is important to create and store different versions of the eduActiv System during development, to remove errors and to ensure quality control and efficiency over the database and user interface (UI) design. Version control allows for the documenting of version history, including development and distribution, throughout the project lifecycle up to the final review and approval.</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1985"/>
        <w:gridCol w:w="1559"/>
        <w:gridCol w:w="1559"/>
        <w:gridCol w:w="1418"/>
        <w:gridCol w:w="1843"/>
      </w:tblGrid>
      <w:tr w:rsidR="00280128" w:rsidRPr="007D76B6" w14:paraId="2F31CD1F" w14:textId="77777777" w:rsidTr="006E6FF3">
        <w:trPr>
          <w:trHeight w:val="847"/>
        </w:trPr>
        <w:tc>
          <w:tcPr>
            <w:tcW w:w="1242" w:type="dxa"/>
            <w:shd w:val="clear" w:color="auto" w:fill="FCF5FD"/>
          </w:tcPr>
          <w:p w14:paraId="479D46F7" w14:textId="77777777" w:rsidR="00280128" w:rsidRPr="007D76B6" w:rsidRDefault="00280128" w:rsidP="00280128">
            <w:pPr>
              <w:pStyle w:val="Subtitle"/>
              <w:spacing w:before="240"/>
              <w:rPr>
                <w:rStyle w:val="SubtleEmphasis"/>
              </w:rPr>
            </w:pPr>
            <w:r>
              <w:rPr>
                <w:rStyle w:val="SubtleEmphasis"/>
              </w:rPr>
              <w:t>Version #</w:t>
            </w:r>
          </w:p>
        </w:tc>
        <w:tc>
          <w:tcPr>
            <w:tcW w:w="1985" w:type="dxa"/>
            <w:shd w:val="clear" w:color="auto" w:fill="FCF5FD"/>
          </w:tcPr>
          <w:p w14:paraId="77B849EB" w14:textId="2EE6F518" w:rsidR="00280128" w:rsidRPr="007D76B6" w:rsidRDefault="00A8540C" w:rsidP="00280128">
            <w:pPr>
              <w:pStyle w:val="Subtitle"/>
              <w:spacing w:before="240"/>
              <w:rPr>
                <w:rStyle w:val="SubtleEmphasis"/>
              </w:rPr>
            </w:pPr>
            <w:r>
              <w:rPr>
                <w:rStyle w:val="SubtleEmphasis"/>
              </w:rPr>
              <w:t>Impleme</w:t>
            </w:r>
            <w:r w:rsidR="00280128">
              <w:rPr>
                <w:rStyle w:val="SubtleEmphasis"/>
              </w:rPr>
              <w:t>nted by</w:t>
            </w:r>
          </w:p>
        </w:tc>
        <w:tc>
          <w:tcPr>
            <w:tcW w:w="1559" w:type="dxa"/>
            <w:shd w:val="clear" w:color="auto" w:fill="FCF5FD"/>
          </w:tcPr>
          <w:p w14:paraId="73F8B48E" w14:textId="77777777" w:rsidR="00280128" w:rsidRPr="007D76B6" w:rsidRDefault="00280128" w:rsidP="00280128">
            <w:pPr>
              <w:pStyle w:val="Subtitle"/>
              <w:spacing w:before="240"/>
              <w:rPr>
                <w:rStyle w:val="SubtleEmphasis"/>
              </w:rPr>
            </w:pPr>
            <w:r>
              <w:rPr>
                <w:rStyle w:val="SubtleEmphasis"/>
              </w:rPr>
              <w:t>Revision Date</w:t>
            </w:r>
          </w:p>
        </w:tc>
        <w:tc>
          <w:tcPr>
            <w:tcW w:w="1559" w:type="dxa"/>
            <w:shd w:val="clear" w:color="auto" w:fill="FCF5FD"/>
          </w:tcPr>
          <w:p w14:paraId="273392EA" w14:textId="77777777" w:rsidR="00280128" w:rsidRDefault="00280128" w:rsidP="00280128">
            <w:pPr>
              <w:pStyle w:val="Subtitle"/>
              <w:spacing w:before="240"/>
              <w:rPr>
                <w:rStyle w:val="SubtleEmphasis"/>
              </w:rPr>
            </w:pPr>
            <w:r>
              <w:rPr>
                <w:rStyle w:val="SubtleEmphasis"/>
              </w:rPr>
              <w:t>Approved by</w:t>
            </w:r>
          </w:p>
        </w:tc>
        <w:tc>
          <w:tcPr>
            <w:tcW w:w="1418" w:type="dxa"/>
            <w:shd w:val="clear" w:color="auto" w:fill="FCF5FD"/>
          </w:tcPr>
          <w:p w14:paraId="0097E112" w14:textId="77777777" w:rsidR="00280128" w:rsidRDefault="00280128" w:rsidP="00280128">
            <w:pPr>
              <w:pStyle w:val="Subtitle"/>
              <w:spacing w:before="240"/>
              <w:rPr>
                <w:rStyle w:val="SubtleEmphasis"/>
              </w:rPr>
            </w:pPr>
            <w:r>
              <w:rPr>
                <w:rStyle w:val="SubtleEmphasis"/>
              </w:rPr>
              <w:t>Approval Date</w:t>
            </w:r>
          </w:p>
        </w:tc>
        <w:tc>
          <w:tcPr>
            <w:tcW w:w="1843" w:type="dxa"/>
            <w:shd w:val="clear" w:color="auto" w:fill="FCF5FD"/>
          </w:tcPr>
          <w:p w14:paraId="5DA21CA5" w14:textId="77777777" w:rsidR="00280128" w:rsidRDefault="00280128" w:rsidP="00280128">
            <w:pPr>
              <w:pStyle w:val="Subtitle"/>
              <w:spacing w:before="240"/>
              <w:rPr>
                <w:rStyle w:val="SubtleEmphasis"/>
              </w:rPr>
            </w:pPr>
            <w:r>
              <w:rPr>
                <w:rStyle w:val="SubtleEmphasis"/>
              </w:rPr>
              <w:t>Reason</w:t>
            </w:r>
          </w:p>
        </w:tc>
      </w:tr>
      <w:tr w:rsidR="00280128" w:rsidRPr="008B7A81" w14:paraId="3F80B4C2" w14:textId="77777777" w:rsidTr="006E6FF3">
        <w:tc>
          <w:tcPr>
            <w:tcW w:w="1242" w:type="dxa"/>
          </w:tcPr>
          <w:p w14:paraId="2496E1C6" w14:textId="77777777" w:rsidR="00280128" w:rsidRPr="00E43C0F" w:rsidRDefault="00280128" w:rsidP="00280128">
            <w:pPr>
              <w:spacing w:before="240"/>
              <w:jc w:val="center"/>
              <w:rPr>
                <w:rFonts w:cs="Arial"/>
                <w:b/>
              </w:rPr>
            </w:pPr>
            <w:r w:rsidRPr="00E43C0F">
              <w:rPr>
                <w:rFonts w:cs="Arial"/>
                <w:b/>
              </w:rPr>
              <w:t>1.0</w:t>
            </w:r>
          </w:p>
        </w:tc>
        <w:tc>
          <w:tcPr>
            <w:tcW w:w="1985" w:type="dxa"/>
          </w:tcPr>
          <w:p w14:paraId="4B6035A8" w14:textId="77777777" w:rsidR="00280128" w:rsidRPr="008B7A81" w:rsidRDefault="00280128" w:rsidP="00280128">
            <w:pPr>
              <w:spacing w:before="240"/>
              <w:jc w:val="center"/>
              <w:rPr>
                <w:rFonts w:cs="Arial"/>
              </w:rPr>
            </w:pPr>
            <w:r>
              <w:rPr>
                <w:rFonts w:cs="Arial"/>
              </w:rPr>
              <w:t>E-Bots</w:t>
            </w:r>
          </w:p>
        </w:tc>
        <w:tc>
          <w:tcPr>
            <w:tcW w:w="1559" w:type="dxa"/>
          </w:tcPr>
          <w:p w14:paraId="44F747DF" w14:textId="77777777" w:rsidR="00280128" w:rsidRPr="008B7A81" w:rsidRDefault="00280128" w:rsidP="00280128">
            <w:pPr>
              <w:spacing w:before="240"/>
              <w:jc w:val="center"/>
              <w:rPr>
                <w:rFonts w:cs="Arial"/>
              </w:rPr>
            </w:pPr>
            <w:r>
              <w:rPr>
                <w:rFonts w:cs="Arial"/>
              </w:rPr>
              <w:t>15/06/2015</w:t>
            </w:r>
          </w:p>
        </w:tc>
        <w:tc>
          <w:tcPr>
            <w:tcW w:w="1559" w:type="dxa"/>
          </w:tcPr>
          <w:p w14:paraId="5D8D07AF" w14:textId="77777777" w:rsidR="00280128" w:rsidRPr="008B7A81" w:rsidRDefault="00280128" w:rsidP="00280128">
            <w:pPr>
              <w:spacing w:before="240"/>
              <w:jc w:val="center"/>
              <w:rPr>
                <w:rFonts w:cs="Arial"/>
              </w:rPr>
            </w:pPr>
            <w:r>
              <w:rPr>
                <w:rFonts w:cs="Arial"/>
              </w:rPr>
              <w:t>Team, Project Manager (Elsje Scott) &amp; Teenactiv (sponsor)</w:t>
            </w:r>
          </w:p>
        </w:tc>
        <w:tc>
          <w:tcPr>
            <w:tcW w:w="1418" w:type="dxa"/>
          </w:tcPr>
          <w:p w14:paraId="066C9DF8" w14:textId="77777777" w:rsidR="00280128" w:rsidRPr="008B7A81" w:rsidRDefault="00280128" w:rsidP="00280128">
            <w:pPr>
              <w:spacing w:before="240"/>
              <w:jc w:val="center"/>
              <w:rPr>
                <w:rFonts w:cs="Arial"/>
              </w:rPr>
            </w:pPr>
            <w:r>
              <w:rPr>
                <w:rFonts w:cs="Arial"/>
              </w:rPr>
              <w:t>15/06/2015</w:t>
            </w:r>
          </w:p>
        </w:tc>
        <w:tc>
          <w:tcPr>
            <w:tcW w:w="1843" w:type="dxa"/>
          </w:tcPr>
          <w:p w14:paraId="0FF4DAF5" w14:textId="77777777" w:rsidR="00280128" w:rsidRPr="008B7A81" w:rsidRDefault="00280128" w:rsidP="00280128">
            <w:pPr>
              <w:spacing w:before="240"/>
              <w:jc w:val="center"/>
              <w:rPr>
                <w:rFonts w:cs="Arial"/>
              </w:rPr>
            </w:pPr>
            <w:r>
              <w:rPr>
                <w:rFonts w:cs="Arial"/>
              </w:rPr>
              <w:t>First Version</w:t>
            </w:r>
          </w:p>
        </w:tc>
      </w:tr>
      <w:tr w:rsidR="00280128" w:rsidRPr="008B7A81" w14:paraId="1E671D58" w14:textId="77777777" w:rsidTr="006E6FF3">
        <w:tc>
          <w:tcPr>
            <w:tcW w:w="1242" w:type="dxa"/>
          </w:tcPr>
          <w:p w14:paraId="47A34274" w14:textId="77777777" w:rsidR="00280128" w:rsidRPr="00E43C0F" w:rsidRDefault="00280128" w:rsidP="00280128">
            <w:pPr>
              <w:spacing w:before="240"/>
              <w:jc w:val="center"/>
              <w:rPr>
                <w:rFonts w:cs="Arial"/>
                <w:b/>
              </w:rPr>
            </w:pPr>
            <w:r w:rsidRPr="00E43C0F">
              <w:rPr>
                <w:rFonts w:cs="Arial"/>
                <w:b/>
              </w:rPr>
              <w:t>1.1</w:t>
            </w:r>
          </w:p>
        </w:tc>
        <w:tc>
          <w:tcPr>
            <w:tcW w:w="1985" w:type="dxa"/>
          </w:tcPr>
          <w:p w14:paraId="5D393D05" w14:textId="77777777" w:rsidR="00280128" w:rsidRPr="008B7A81" w:rsidRDefault="00280128" w:rsidP="00280128">
            <w:pPr>
              <w:spacing w:before="240"/>
              <w:jc w:val="center"/>
              <w:rPr>
                <w:rFonts w:cs="Arial"/>
              </w:rPr>
            </w:pPr>
            <w:r>
              <w:rPr>
                <w:rFonts w:cs="Arial"/>
              </w:rPr>
              <w:t>E-Bots</w:t>
            </w:r>
          </w:p>
        </w:tc>
        <w:tc>
          <w:tcPr>
            <w:tcW w:w="1559" w:type="dxa"/>
          </w:tcPr>
          <w:p w14:paraId="77E6E3B2" w14:textId="77777777" w:rsidR="00280128" w:rsidRPr="008B7A81" w:rsidRDefault="00280128" w:rsidP="00280128">
            <w:pPr>
              <w:spacing w:before="240"/>
              <w:jc w:val="center"/>
              <w:rPr>
                <w:rFonts w:cs="Arial"/>
              </w:rPr>
            </w:pPr>
            <w:r>
              <w:rPr>
                <w:rFonts w:cs="Arial"/>
              </w:rPr>
              <w:t>19/07/2015</w:t>
            </w:r>
          </w:p>
        </w:tc>
        <w:tc>
          <w:tcPr>
            <w:tcW w:w="1559" w:type="dxa"/>
          </w:tcPr>
          <w:p w14:paraId="6FBA1FAB" w14:textId="77777777" w:rsidR="00280128" w:rsidRPr="008B7A81" w:rsidRDefault="00280128" w:rsidP="00280128">
            <w:pPr>
              <w:spacing w:before="240"/>
              <w:jc w:val="center"/>
              <w:rPr>
                <w:rFonts w:cs="Arial"/>
              </w:rPr>
            </w:pPr>
            <w:r>
              <w:rPr>
                <w:rFonts w:cs="Arial"/>
              </w:rPr>
              <w:t>Team</w:t>
            </w:r>
          </w:p>
        </w:tc>
        <w:tc>
          <w:tcPr>
            <w:tcW w:w="1418" w:type="dxa"/>
          </w:tcPr>
          <w:p w14:paraId="525DD4A3" w14:textId="77777777" w:rsidR="00280128" w:rsidRPr="008B7A81" w:rsidRDefault="00280128" w:rsidP="00280128">
            <w:pPr>
              <w:spacing w:before="240"/>
              <w:jc w:val="center"/>
              <w:rPr>
                <w:rFonts w:cs="Arial"/>
              </w:rPr>
            </w:pPr>
            <w:r>
              <w:rPr>
                <w:rFonts w:cs="Arial"/>
              </w:rPr>
              <w:t>22/07/2015</w:t>
            </w:r>
          </w:p>
        </w:tc>
        <w:tc>
          <w:tcPr>
            <w:tcW w:w="1843" w:type="dxa"/>
          </w:tcPr>
          <w:p w14:paraId="74B3523E" w14:textId="77777777" w:rsidR="00280128" w:rsidRPr="008B7A81" w:rsidRDefault="00280128" w:rsidP="00280128">
            <w:pPr>
              <w:spacing w:before="240"/>
              <w:jc w:val="center"/>
              <w:rPr>
                <w:rFonts w:cs="Arial"/>
              </w:rPr>
            </w:pPr>
            <w:r>
              <w:rPr>
                <w:rFonts w:cs="Arial"/>
              </w:rPr>
              <w:t>Correction of errors</w:t>
            </w:r>
          </w:p>
        </w:tc>
      </w:tr>
      <w:tr w:rsidR="00280128" w:rsidRPr="008B7A81" w14:paraId="0D8C7426" w14:textId="77777777" w:rsidTr="006E6FF3">
        <w:tc>
          <w:tcPr>
            <w:tcW w:w="1242" w:type="dxa"/>
          </w:tcPr>
          <w:p w14:paraId="74DD8684" w14:textId="77777777" w:rsidR="00280128" w:rsidRPr="00E43C0F" w:rsidRDefault="00280128" w:rsidP="00280128">
            <w:pPr>
              <w:spacing w:before="240"/>
              <w:jc w:val="center"/>
              <w:rPr>
                <w:rFonts w:cs="Arial"/>
                <w:b/>
              </w:rPr>
            </w:pPr>
            <w:r w:rsidRPr="00E43C0F">
              <w:rPr>
                <w:rFonts w:cs="Arial"/>
                <w:b/>
              </w:rPr>
              <w:t>1.2</w:t>
            </w:r>
          </w:p>
        </w:tc>
        <w:tc>
          <w:tcPr>
            <w:tcW w:w="1985" w:type="dxa"/>
          </w:tcPr>
          <w:p w14:paraId="717E7614" w14:textId="77777777" w:rsidR="00280128" w:rsidRPr="008B7A81" w:rsidRDefault="00280128" w:rsidP="00280128">
            <w:pPr>
              <w:spacing w:before="240"/>
              <w:jc w:val="center"/>
              <w:rPr>
                <w:rFonts w:cs="Arial"/>
              </w:rPr>
            </w:pPr>
            <w:r>
              <w:rPr>
                <w:rFonts w:cs="Arial"/>
              </w:rPr>
              <w:t>E-Bots</w:t>
            </w:r>
          </w:p>
        </w:tc>
        <w:tc>
          <w:tcPr>
            <w:tcW w:w="1559" w:type="dxa"/>
          </w:tcPr>
          <w:p w14:paraId="1B84CE7C" w14:textId="77777777" w:rsidR="00280128" w:rsidRPr="008B7A81" w:rsidRDefault="00280128" w:rsidP="00280128">
            <w:pPr>
              <w:spacing w:before="240"/>
              <w:jc w:val="center"/>
              <w:rPr>
                <w:rFonts w:cs="Arial"/>
              </w:rPr>
            </w:pPr>
            <w:r>
              <w:rPr>
                <w:rFonts w:cs="Arial"/>
              </w:rPr>
              <w:t>29/07/2015</w:t>
            </w:r>
          </w:p>
        </w:tc>
        <w:tc>
          <w:tcPr>
            <w:tcW w:w="1559" w:type="dxa"/>
          </w:tcPr>
          <w:p w14:paraId="50F23034" w14:textId="77777777" w:rsidR="00280128" w:rsidRPr="008B7A81" w:rsidRDefault="00280128" w:rsidP="00280128">
            <w:pPr>
              <w:spacing w:before="240"/>
              <w:jc w:val="center"/>
              <w:rPr>
                <w:rFonts w:cs="Arial"/>
              </w:rPr>
            </w:pPr>
            <w:r>
              <w:rPr>
                <w:rFonts w:cs="Arial"/>
              </w:rPr>
              <w:t>Team</w:t>
            </w:r>
          </w:p>
        </w:tc>
        <w:tc>
          <w:tcPr>
            <w:tcW w:w="1418" w:type="dxa"/>
          </w:tcPr>
          <w:p w14:paraId="76302DD4" w14:textId="77777777" w:rsidR="00280128" w:rsidRPr="008B7A81" w:rsidRDefault="00280128" w:rsidP="00280128">
            <w:pPr>
              <w:spacing w:before="240"/>
              <w:jc w:val="center"/>
              <w:rPr>
                <w:rFonts w:cs="Arial"/>
              </w:rPr>
            </w:pPr>
            <w:r>
              <w:rPr>
                <w:rFonts w:cs="Arial"/>
              </w:rPr>
              <w:t>07/08/2015</w:t>
            </w:r>
          </w:p>
        </w:tc>
        <w:tc>
          <w:tcPr>
            <w:tcW w:w="1843" w:type="dxa"/>
          </w:tcPr>
          <w:p w14:paraId="315B1048" w14:textId="77777777" w:rsidR="00280128" w:rsidRPr="008B7A81" w:rsidRDefault="00280128" w:rsidP="00280128">
            <w:pPr>
              <w:spacing w:before="240"/>
              <w:jc w:val="center"/>
              <w:rPr>
                <w:rFonts w:cs="Arial"/>
              </w:rPr>
            </w:pPr>
            <w:r>
              <w:rPr>
                <w:rFonts w:cs="Arial"/>
              </w:rPr>
              <w:t>Database changes</w:t>
            </w:r>
          </w:p>
        </w:tc>
      </w:tr>
      <w:tr w:rsidR="00280128" w:rsidRPr="008B7A81" w14:paraId="3AE0BC2C" w14:textId="77777777" w:rsidTr="006E6FF3">
        <w:tc>
          <w:tcPr>
            <w:tcW w:w="1242" w:type="dxa"/>
          </w:tcPr>
          <w:p w14:paraId="60508F0C" w14:textId="77777777" w:rsidR="00280128" w:rsidRPr="00E43C0F" w:rsidRDefault="00280128" w:rsidP="00280128">
            <w:pPr>
              <w:spacing w:before="240"/>
              <w:jc w:val="center"/>
              <w:rPr>
                <w:rFonts w:cs="Arial"/>
                <w:b/>
              </w:rPr>
            </w:pPr>
            <w:r w:rsidRPr="00E43C0F">
              <w:rPr>
                <w:rFonts w:cs="Arial"/>
                <w:b/>
              </w:rPr>
              <w:t>1.3</w:t>
            </w:r>
          </w:p>
        </w:tc>
        <w:tc>
          <w:tcPr>
            <w:tcW w:w="1985" w:type="dxa"/>
          </w:tcPr>
          <w:p w14:paraId="0D8CB6E0" w14:textId="77777777" w:rsidR="00280128" w:rsidRPr="008B7A81" w:rsidRDefault="00280128" w:rsidP="00280128">
            <w:pPr>
              <w:spacing w:before="240"/>
              <w:jc w:val="center"/>
              <w:rPr>
                <w:rFonts w:cs="Arial"/>
              </w:rPr>
            </w:pPr>
            <w:r>
              <w:rPr>
                <w:rFonts w:cs="Arial"/>
              </w:rPr>
              <w:t>E-Bots</w:t>
            </w:r>
          </w:p>
        </w:tc>
        <w:tc>
          <w:tcPr>
            <w:tcW w:w="1559" w:type="dxa"/>
          </w:tcPr>
          <w:p w14:paraId="6A5057FC" w14:textId="77777777" w:rsidR="00280128" w:rsidRPr="008B7A81" w:rsidRDefault="00280128" w:rsidP="00280128">
            <w:pPr>
              <w:spacing w:before="240"/>
              <w:jc w:val="center"/>
              <w:rPr>
                <w:rFonts w:cs="Arial"/>
              </w:rPr>
            </w:pPr>
            <w:r>
              <w:rPr>
                <w:rFonts w:cs="Arial"/>
              </w:rPr>
              <w:t>10/08/2015</w:t>
            </w:r>
          </w:p>
        </w:tc>
        <w:tc>
          <w:tcPr>
            <w:tcW w:w="1559" w:type="dxa"/>
          </w:tcPr>
          <w:p w14:paraId="274C499F" w14:textId="77777777" w:rsidR="00280128" w:rsidRPr="008B7A81" w:rsidRDefault="00280128" w:rsidP="00280128">
            <w:pPr>
              <w:spacing w:before="240"/>
              <w:jc w:val="center"/>
              <w:rPr>
                <w:rFonts w:cs="Arial"/>
              </w:rPr>
            </w:pPr>
            <w:r>
              <w:rPr>
                <w:rFonts w:cs="Arial"/>
              </w:rPr>
              <w:t xml:space="preserve">Team &amp; Teenactiv </w:t>
            </w:r>
          </w:p>
        </w:tc>
        <w:tc>
          <w:tcPr>
            <w:tcW w:w="1418" w:type="dxa"/>
          </w:tcPr>
          <w:p w14:paraId="34B121E5" w14:textId="77777777" w:rsidR="00280128" w:rsidRPr="008B7A81" w:rsidRDefault="00280128" w:rsidP="00280128">
            <w:pPr>
              <w:spacing w:before="240"/>
              <w:jc w:val="center"/>
              <w:rPr>
                <w:rFonts w:cs="Arial"/>
              </w:rPr>
            </w:pPr>
            <w:r>
              <w:rPr>
                <w:rFonts w:cs="Arial"/>
              </w:rPr>
              <w:t>15/08/2015</w:t>
            </w:r>
          </w:p>
        </w:tc>
        <w:tc>
          <w:tcPr>
            <w:tcW w:w="1843" w:type="dxa"/>
          </w:tcPr>
          <w:p w14:paraId="0A6E0C76" w14:textId="77777777" w:rsidR="00280128" w:rsidRPr="008B7A81" w:rsidRDefault="00280128" w:rsidP="00280128">
            <w:pPr>
              <w:spacing w:before="240"/>
              <w:jc w:val="center"/>
              <w:rPr>
                <w:rFonts w:cs="Arial"/>
              </w:rPr>
            </w:pPr>
            <w:r>
              <w:rPr>
                <w:rFonts w:cs="Arial"/>
              </w:rPr>
              <w:t>User interface (UI) improvements</w:t>
            </w:r>
          </w:p>
        </w:tc>
      </w:tr>
      <w:tr w:rsidR="00280128" w:rsidRPr="008B7A81" w14:paraId="4C565BDB" w14:textId="77777777" w:rsidTr="006E6FF3">
        <w:tc>
          <w:tcPr>
            <w:tcW w:w="1242" w:type="dxa"/>
          </w:tcPr>
          <w:p w14:paraId="5A9FAB64" w14:textId="77777777" w:rsidR="00280128" w:rsidRPr="00E43C0F" w:rsidRDefault="00280128" w:rsidP="00280128">
            <w:pPr>
              <w:spacing w:before="240"/>
              <w:jc w:val="center"/>
              <w:rPr>
                <w:rFonts w:cs="Arial"/>
                <w:b/>
              </w:rPr>
            </w:pPr>
            <w:r w:rsidRPr="00E43C0F">
              <w:rPr>
                <w:rFonts w:cs="Arial"/>
                <w:b/>
              </w:rPr>
              <w:t>1.4</w:t>
            </w:r>
          </w:p>
        </w:tc>
        <w:tc>
          <w:tcPr>
            <w:tcW w:w="1985" w:type="dxa"/>
          </w:tcPr>
          <w:p w14:paraId="3A7EF924" w14:textId="77777777" w:rsidR="00280128" w:rsidRPr="008B7A81" w:rsidRDefault="00280128" w:rsidP="00280128">
            <w:pPr>
              <w:spacing w:before="240"/>
              <w:jc w:val="center"/>
              <w:rPr>
                <w:rFonts w:cs="Arial"/>
              </w:rPr>
            </w:pPr>
            <w:r>
              <w:rPr>
                <w:rFonts w:cs="Arial"/>
              </w:rPr>
              <w:t>E-Bots</w:t>
            </w:r>
          </w:p>
        </w:tc>
        <w:tc>
          <w:tcPr>
            <w:tcW w:w="1559" w:type="dxa"/>
          </w:tcPr>
          <w:p w14:paraId="34289D71" w14:textId="77777777" w:rsidR="00280128" w:rsidRPr="008B7A81" w:rsidRDefault="00280128" w:rsidP="00280128">
            <w:pPr>
              <w:spacing w:before="240"/>
              <w:jc w:val="center"/>
              <w:rPr>
                <w:rFonts w:cs="Arial"/>
              </w:rPr>
            </w:pPr>
            <w:r>
              <w:rPr>
                <w:rFonts w:cs="Arial"/>
              </w:rPr>
              <w:t>16/08/2015</w:t>
            </w:r>
          </w:p>
        </w:tc>
        <w:tc>
          <w:tcPr>
            <w:tcW w:w="1559" w:type="dxa"/>
          </w:tcPr>
          <w:p w14:paraId="152CB6D8" w14:textId="77777777" w:rsidR="00280128" w:rsidRPr="008B7A81" w:rsidRDefault="00280128" w:rsidP="00280128">
            <w:pPr>
              <w:spacing w:before="240"/>
              <w:jc w:val="center"/>
              <w:rPr>
                <w:rFonts w:cs="Arial"/>
              </w:rPr>
            </w:pPr>
            <w:r>
              <w:rPr>
                <w:rFonts w:cs="Arial"/>
              </w:rPr>
              <w:t>Team</w:t>
            </w:r>
          </w:p>
        </w:tc>
        <w:tc>
          <w:tcPr>
            <w:tcW w:w="1418" w:type="dxa"/>
          </w:tcPr>
          <w:p w14:paraId="6F6F382F" w14:textId="77777777" w:rsidR="00280128" w:rsidRPr="008B7A81" w:rsidRDefault="00280128" w:rsidP="00280128">
            <w:pPr>
              <w:spacing w:before="240"/>
              <w:jc w:val="center"/>
              <w:rPr>
                <w:rFonts w:cs="Arial"/>
              </w:rPr>
            </w:pPr>
            <w:r>
              <w:rPr>
                <w:rFonts w:cs="Arial"/>
              </w:rPr>
              <w:t>23/08/2015</w:t>
            </w:r>
          </w:p>
        </w:tc>
        <w:tc>
          <w:tcPr>
            <w:tcW w:w="1843" w:type="dxa"/>
          </w:tcPr>
          <w:p w14:paraId="18CB5A5D" w14:textId="77777777" w:rsidR="00280128" w:rsidRPr="008B7A81" w:rsidRDefault="00280128" w:rsidP="00280128">
            <w:pPr>
              <w:spacing w:before="240"/>
              <w:jc w:val="center"/>
              <w:rPr>
                <w:rFonts w:cs="Arial"/>
              </w:rPr>
            </w:pPr>
            <w:r>
              <w:rPr>
                <w:rFonts w:cs="Arial"/>
              </w:rPr>
              <w:t>Assessment Included</w:t>
            </w:r>
          </w:p>
        </w:tc>
      </w:tr>
      <w:tr w:rsidR="00280128" w:rsidRPr="008B7A81" w14:paraId="6B384A22" w14:textId="77777777" w:rsidTr="006E6FF3">
        <w:tc>
          <w:tcPr>
            <w:tcW w:w="1242" w:type="dxa"/>
          </w:tcPr>
          <w:p w14:paraId="280EB1A2" w14:textId="77777777" w:rsidR="00280128" w:rsidRPr="00E43C0F" w:rsidRDefault="00280128" w:rsidP="00280128">
            <w:pPr>
              <w:spacing w:before="240"/>
              <w:jc w:val="center"/>
              <w:rPr>
                <w:rFonts w:cs="Arial"/>
                <w:b/>
              </w:rPr>
            </w:pPr>
            <w:r w:rsidRPr="00E43C0F">
              <w:rPr>
                <w:rFonts w:cs="Arial"/>
                <w:b/>
              </w:rPr>
              <w:t>1.5</w:t>
            </w:r>
          </w:p>
        </w:tc>
        <w:tc>
          <w:tcPr>
            <w:tcW w:w="1985" w:type="dxa"/>
          </w:tcPr>
          <w:p w14:paraId="56C15BDB" w14:textId="77777777" w:rsidR="00280128" w:rsidRPr="008B7A81" w:rsidRDefault="00280128" w:rsidP="00280128">
            <w:pPr>
              <w:spacing w:before="240"/>
              <w:jc w:val="center"/>
              <w:rPr>
                <w:rFonts w:cs="Arial"/>
              </w:rPr>
            </w:pPr>
            <w:r>
              <w:rPr>
                <w:rFonts w:cs="Arial"/>
              </w:rPr>
              <w:t>E-Bots</w:t>
            </w:r>
          </w:p>
        </w:tc>
        <w:tc>
          <w:tcPr>
            <w:tcW w:w="1559" w:type="dxa"/>
          </w:tcPr>
          <w:p w14:paraId="52EDCFC0" w14:textId="77777777" w:rsidR="00280128" w:rsidRPr="008B7A81" w:rsidRDefault="00280128" w:rsidP="00280128">
            <w:pPr>
              <w:spacing w:before="240"/>
              <w:jc w:val="center"/>
              <w:rPr>
                <w:rFonts w:cs="Arial"/>
              </w:rPr>
            </w:pPr>
            <w:r>
              <w:rPr>
                <w:rFonts w:cs="Arial"/>
              </w:rPr>
              <w:t>24/08/2015</w:t>
            </w:r>
          </w:p>
        </w:tc>
        <w:tc>
          <w:tcPr>
            <w:tcW w:w="1559" w:type="dxa"/>
          </w:tcPr>
          <w:p w14:paraId="0847E7DF" w14:textId="77777777" w:rsidR="00280128" w:rsidRPr="008B7A81" w:rsidRDefault="00280128" w:rsidP="00280128">
            <w:pPr>
              <w:spacing w:before="240"/>
              <w:jc w:val="center"/>
              <w:rPr>
                <w:rFonts w:cs="Arial"/>
              </w:rPr>
            </w:pPr>
            <w:r>
              <w:rPr>
                <w:rFonts w:cs="Arial"/>
              </w:rPr>
              <w:t>Team</w:t>
            </w:r>
          </w:p>
        </w:tc>
        <w:tc>
          <w:tcPr>
            <w:tcW w:w="1418" w:type="dxa"/>
          </w:tcPr>
          <w:p w14:paraId="499717CC" w14:textId="77777777" w:rsidR="00280128" w:rsidRPr="008B7A81" w:rsidRDefault="00280128" w:rsidP="00280128">
            <w:pPr>
              <w:spacing w:before="240"/>
              <w:jc w:val="center"/>
              <w:rPr>
                <w:rFonts w:cs="Arial"/>
              </w:rPr>
            </w:pPr>
            <w:r>
              <w:rPr>
                <w:rFonts w:cs="Arial"/>
              </w:rPr>
              <w:t>30/08/2015</w:t>
            </w:r>
          </w:p>
        </w:tc>
        <w:tc>
          <w:tcPr>
            <w:tcW w:w="1843" w:type="dxa"/>
          </w:tcPr>
          <w:p w14:paraId="4478D961" w14:textId="77777777" w:rsidR="00280128" w:rsidRPr="008B7A81" w:rsidRDefault="00280128" w:rsidP="00280128">
            <w:pPr>
              <w:spacing w:before="240"/>
              <w:jc w:val="center"/>
              <w:rPr>
                <w:rFonts w:cs="Arial"/>
              </w:rPr>
            </w:pPr>
            <w:r>
              <w:rPr>
                <w:rFonts w:cs="Arial"/>
              </w:rPr>
              <w:t>Gamification included</w:t>
            </w:r>
          </w:p>
        </w:tc>
      </w:tr>
      <w:tr w:rsidR="00280128" w:rsidRPr="008B7A81" w14:paraId="2F03006C" w14:textId="77777777" w:rsidTr="006E6FF3">
        <w:tc>
          <w:tcPr>
            <w:tcW w:w="1242" w:type="dxa"/>
          </w:tcPr>
          <w:p w14:paraId="6980E9C5" w14:textId="77777777" w:rsidR="00280128" w:rsidRPr="00E43C0F" w:rsidRDefault="00280128" w:rsidP="00280128">
            <w:pPr>
              <w:spacing w:before="240"/>
              <w:jc w:val="center"/>
              <w:rPr>
                <w:rFonts w:cs="Arial"/>
                <w:b/>
              </w:rPr>
            </w:pPr>
            <w:r>
              <w:rPr>
                <w:rFonts w:cs="Arial"/>
                <w:b/>
              </w:rPr>
              <w:t>1</w:t>
            </w:r>
            <w:r w:rsidRPr="00E43C0F">
              <w:rPr>
                <w:rFonts w:cs="Arial"/>
                <w:b/>
              </w:rPr>
              <w:t>.</w:t>
            </w:r>
            <w:r>
              <w:rPr>
                <w:rFonts w:cs="Arial"/>
                <w:b/>
              </w:rPr>
              <w:t>6</w:t>
            </w:r>
          </w:p>
        </w:tc>
        <w:tc>
          <w:tcPr>
            <w:tcW w:w="1985" w:type="dxa"/>
          </w:tcPr>
          <w:p w14:paraId="1195084E" w14:textId="77777777" w:rsidR="00280128" w:rsidRPr="008B7A81" w:rsidRDefault="00280128" w:rsidP="00280128">
            <w:pPr>
              <w:spacing w:before="240"/>
              <w:jc w:val="center"/>
              <w:rPr>
                <w:rFonts w:cs="Arial"/>
              </w:rPr>
            </w:pPr>
            <w:r>
              <w:rPr>
                <w:rFonts w:cs="Arial"/>
              </w:rPr>
              <w:t>E-Bots</w:t>
            </w:r>
          </w:p>
        </w:tc>
        <w:tc>
          <w:tcPr>
            <w:tcW w:w="1559" w:type="dxa"/>
          </w:tcPr>
          <w:p w14:paraId="1D6C54BB" w14:textId="77777777" w:rsidR="00280128" w:rsidRPr="008B7A81" w:rsidRDefault="00280128" w:rsidP="00280128">
            <w:pPr>
              <w:spacing w:before="240"/>
              <w:jc w:val="center"/>
              <w:rPr>
                <w:rFonts w:cs="Arial"/>
              </w:rPr>
            </w:pPr>
            <w:r>
              <w:rPr>
                <w:rFonts w:cs="Arial"/>
              </w:rPr>
              <w:t>01/09/2015</w:t>
            </w:r>
          </w:p>
        </w:tc>
        <w:tc>
          <w:tcPr>
            <w:tcW w:w="1559" w:type="dxa"/>
          </w:tcPr>
          <w:p w14:paraId="5FFB4CD8" w14:textId="77777777" w:rsidR="00280128" w:rsidRPr="008B7A81" w:rsidRDefault="00280128" w:rsidP="00280128">
            <w:pPr>
              <w:spacing w:before="240"/>
              <w:jc w:val="center"/>
              <w:rPr>
                <w:rFonts w:cs="Arial"/>
              </w:rPr>
            </w:pPr>
            <w:r>
              <w:rPr>
                <w:rFonts w:cs="Arial"/>
              </w:rPr>
              <w:t>Team</w:t>
            </w:r>
          </w:p>
        </w:tc>
        <w:tc>
          <w:tcPr>
            <w:tcW w:w="1418" w:type="dxa"/>
          </w:tcPr>
          <w:p w14:paraId="46BFDC2D" w14:textId="77777777" w:rsidR="00280128" w:rsidRPr="008B7A81" w:rsidRDefault="00280128" w:rsidP="00280128">
            <w:pPr>
              <w:spacing w:before="240"/>
              <w:jc w:val="center"/>
              <w:rPr>
                <w:rFonts w:cs="Arial"/>
              </w:rPr>
            </w:pPr>
            <w:r>
              <w:rPr>
                <w:rFonts w:cs="Arial"/>
              </w:rPr>
              <w:t>05/09/2015</w:t>
            </w:r>
          </w:p>
        </w:tc>
        <w:tc>
          <w:tcPr>
            <w:tcW w:w="1843" w:type="dxa"/>
          </w:tcPr>
          <w:p w14:paraId="496E7ECB" w14:textId="77777777" w:rsidR="00280128" w:rsidRPr="008B7A81" w:rsidRDefault="00280128" w:rsidP="00280128">
            <w:pPr>
              <w:spacing w:before="240"/>
              <w:jc w:val="center"/>
              <w:rPr>
                <w:rFonts w:cs="Arial"/>
              </w:rPr>
            </w:pPr>
            <w:r>
              <w:rPr>
                <w:rFonts w:cs="Arial"/>
              </w:rPr>
              <w:t>Reports included</w:t>
            </w:r>
          </w:p>
        </w:tc>
      </w:tr>
      <w:tr w:rsidR="00280128" w:rsidRPr="008B7A81" w14:paraId="46A3C52B" w14:textId="77777777" w:rsidTr="006E6FF3">
        <w:tc>
          <w:tcPr>
            <w:tcW w:w="1242" w:type="dxa"/>
          </w:tcPr>
          <w:p w14:paraId="2133FE70" w14:textId="77777777" w:rsidR="00280128" w:rsidRPr="00E43C0F" w:rsidRDefault="00280128" w:rsidP="00280128">
            <w:pPr>
              <w:spacing w:before="240"/>
              <w:jc w:val="center"/>
              <w:rPr>
                <w:rFonts w:cs="Arial"/>
                <w:b/>
              </w:rPr>
            </w:pPr>
            <w:r>
              <w:rPr>
                <w:rFonts w:cs="Arial"/>
                <w:b/>
              </w:rPr>
              <w:t>2.0</w:t>
            </w:r>
          </w:p>
        </w:tc>
        <w:tc>
          <w:tcPr>
            <w:tcW w:w="1985" w:type="dxa"/>
          </w:tcPr>
          <w:p w14:paraId="62B4C1F0" w14:textId="77777777" w:rsidR="00280128" w:rsidRDefault="00280128" w:rsidP="00280128">
            <w:pPr>
              <w:spacing w:before="240"/>
              <w:jc w:val="center"/>
              <w:rPr>
                <w:rFonts w:cs="Arial"/>
              </w:rPr>
            </w:pPr>
            <w:r>
              <w:rPr>
                <w:rFonts w:cs="Arial"/>
              </w:rPr>
              <w:t>E-Bots</w:t>
            </w:r>
          </w:p>
        </w:tc>
        <w:tc>
          <w:tcPr>
            <w:tcW w:w="1559" w:type="dxa"/>
          </w:tcPr>
          <w:p w14:paraId="4B80F751" w14:textId="77777777" w:rsidR="00280128" w:rsidRPr="008B7A81" w:rsidRDefault="00280128" w:rsidP="00280128">
            <w:pPr>
              <w:spacing w:before="240"/>
              <w:jc w:val="center"/>
              <w:rPr>
                <w:rFonts w:cs="Arial"/>
              </w:rPr>
            </w:pPr>
            <w:r>
              <w:rPr>
                <w:rFonts w:cs="Arial"/>
              </w:rPr>
              <w:t>05/09/2015</w:t>
            </w:r>
          </w:p>
        </w:tc>
        <w:tc>
          <w:tcPr>
            <w:tcW w:w="1559" w:type="dxa"/>
          </w:tcPr>
          <w:p w14:paraId="2D9CC42E" w14:textId="77777777" w:rsidR="00280128" w:rsidRPr="008B7A81" w:rsidRDefault="00280128" w:rsidP="00280128">
            <w:pPr>
              <w:spacing w:before="240"/>
              <w:jc w:val="center"/>
              <w:rPr>
                <w:rFonts w:cs="Arial"/>
              </w:rPr>
            </w:pPr>
            <w:r>
              <w:rPr>
                <w:rFonts w:cs="Arial"/>
              </w:rPr>
              <w:t>Team, Elsje Scott &amp; Teenactiv</w:t>
            </w:r>
          </w:p>
        </w:tc>
        <w:tc>
          <w:tcPr>
            <w:tcW w:w="1418" w:type="dxa"/>
          </w:tcPr>
          <w:p w14:paraId="721EE5CF" w14:textId="77777777" w:rsidR="00280128" w:rsidRPr="008B7A81" w:rsidRDefault="00280128" w:rsidP="00280128">
            <w:pPr>
              <w:spacing w:before="240"/>
              <w:jc w:val="center"/>
              <w:rPr>
                <w:rFonts w:cs="Arial"/>
              </w:rPr>
            </w:pPr>
            <w:r>
              <w:rPr>
                <w:rFonts w:cs="Arial"/>
              </w:rPr>
              <w:t>07/09/2015</w:t>
            </w:r>
          </w:p>
        </w:tc>
        <w:tc>
          <w:tcPr>
            <w:tcW w:w="1843" w:type="dxa"/>
          </w:tcPr>
          <w:p w14:paraId="266332E2" w14:textId="77777777" w:rsidR="00280128" w:rsidRDefault="00280128" w:rsidP="00280128">
            <w:pPr>
              <w:spacing w:before="240"/>
              <w:jc w:val="center"/>
              <w:rPr>
                <w:rFonts w:cs="Arial"/>
              </w:rPr>
            </w:pPr>
            <w:r>
              <w:rPr>
                <w:rFonts w:cs="Arial"/>
              </w:rPr>
              <w:t>Final version – full functionality</w:t>
            </w:r>
          </w:p>
        </w:tc>
      </w:tr>
    </w:tbl>
    <w:p w14:paraId="13CFDDE3" w14:textId="5435E4BF" w:rsidR="00280128" w:rsidRDefault="00EE743E" w:rsidP="00280128">
      <w:pPr>
        <w:pStyle w:val="Heading2"/>
        <w:spacing w:after="240"/>
      </w:pPr>
      <w:bookmarkStart w:id="904" w:name="_Toc418840369"/>
      <w:r>
        <w:lastRenderedPageBreak/>
        <w:t>15</w:t>
      </w:r>
      <w:r w:rsidR="00280128">
        <w:t>.2 Introduction</w:t>
      </w:r>
      <w:bookmarkEnd w:id="904"/>
    </w:p>
    <w:p w14:paraId="28800A15" w14:textId="18F27A6B" w:rsidR="00280128" w:rsidRDefault="00EE743E" w:rsidP="00280128">
      <w:pPr>
        <w:pStyle w:val="Heading3"/>
      </w:pPr>
      <w:bookmarkStart w:id="905" w:name="_Toc418840370"/>
      <w:r>
        <w:t>15</w:t>
      </w:r>
      <w:r w:rsidR="00280128">
        <w:t>.2.1 Purpose of the Project Quality Management Plan</w:t>
      </w:r>
      <w:bookmarkEnd w:id="905"/>
    </w:p>
    <w:p w14:paraId="530F9F72" w14:textId="27833D26" w:rsidR="00280128" w:rsidRDefault="00280128" w:rsidP="00280128">
      <w:pPr>
        <w:pStyle w:val="BodyText"/>
        <w:rPr>
          <w:rFonts w:ascii="Cambria" w:hAnsi="Cambria" w:cs="Arial"/>
          <w:iCs/>
        </w:rPr>
      </w:pPr>
      <w:r w:rsidRPr="00C80FD2">
        <w:rPr>
          <w:rFonts w:ascii="Cambria" w:hAnsi="Cambria" w:cs="Arial"/>
          <w:iCs/>
        </w:rPr>
        <w:t>The purpose of the Project Quality Management Plan is to document the processes and responsibilities that are required throughout the development lifecycle to keep control of and manage the quality for the eduActiv project.</w:t>
      </w:r>
      <w:r>
        <w:rPr>
          <w:rFonts w:ascii="Cambria" w:hAnsi="Cambria" w:cs="Arial"/>
          <w:iCs/>
        </w:rPr>
        <w:t xml:space="preserve"> The eduActiv Project Quality Management Plan</w:t>
      </w:r>
      <w:r w:rsidRPr="00C80FD2">
        <w:rPr>
          <w:rFonts w:ascii="Cambria" w:hAnsi="Cambria" w:cs="Arial"/>
          <w:iCs/>
        </w:rPr>
        <w:t xml:space="preserve"> consists of the project’s quality </w:t>
      </w:r>
      <w:r>
        <w:rPr>
          <w:rFonts w:ascii="Cambria" w:hAnsi="Cambria" w:cs="Arial"/>
          <w:iCs/>
        </w:rPr>
        <w:t>framework</w:t>
      </w:r>
      <w:r w:rsidRPr="00C80FD2">
        <w:rPr>
          <w:rFonts w:ascii="Cambria" w:hAnsi="Cambria" w:cs="Arial"/>
          <w:iCs/>
        </w:rPr>
        <w:t>,</w:t>
      </w:r>
      <w:r>
        <w:rPr>
          <w:rFonts w:ascii="Cambria" w:hAnsi="Cambria" w:cs="Arial"/>
          <w:iCs/>
        </w:rPr>
        <w:t xml:space="preserve"> guidelines, application and roles and responsibilities to ensure consistency and quality from start to finish. I</w:t>
      </w:r>
      <w:r w:rsidR="00C664AD">
        <w:rPr>
          <w:rFonts w:ascii="Cambria" w:hAnsi="Cambria" w:cs="Arial"/>
          <w:iCs/>
        </w:rPr>
        <w:t>t consists of 3 sections namely</w:t>
      </w:r>
      <w:r>
        <w:rPr>
          <w:rFonts w:ascii="Cambria" w:hAnsi="Cambria" w:cs="Arial"/>
          <w:iCs/>
        </w:rPr>
        <w:t xml:space="preserve"> Quality Planning (QP), Quality Assurance (QA) and Quality Control (QC).</w:t>
      </w:r>
    </w:p>
    <w:p w14:paraId="1964ADC3" w14:textId="1BA9B15F" w:rsidR="00280128" w:rsidRPr="00C80FD2" w:rsidRDefault="00280128" w:rsidP="00280128">
      <w:pPr>
        <w:pStyle w:val="BodyText"/>
        <w:rPr>
          <w:rFonts w:ascii="Cambria" w:hAnsi="Cambria" w:cs="Arial"/>
          <w:iCs/>
        </w:rPr>
      </w:pPr>
      <w:r>
        <w:rPr>
          <w:rFonts w:ascii="Cambria" w:hAnsi="Cambria" w:cs="Arial"/>
          <w:iCs/>
        </w:rPr>
        <w:t>The plan was created duri</w:t>
      </w:r>
      <w:r w:rsidR="00C664AD">
        <w:rPr>
          <w:rFonts w:ascii="Cambria" w:hAnsi="Cambria" w:cs="Arial"/>
          <w:iCs/>
        </w:rPr>
        <w:t>ng the p</w:t>
      </w:r>
      <w:r>
        <w:rPr>
          <w:rFonts w:ascii="Cambria" w:hAnsi="Cambria" w:cs="Arial"/>
          <w:iCs/>
        </w:rPr>
        <w:t xml:space="preserve">lanning phase and involves the tasks that are relevant from the initiation phase right through to the implementation phase. Those who will use the Project Quality Management Plan include the development team, project manager and sponsor, as well as other leaders involved in the support of the project plan. </w:t>
      </w:r>
    </w:p>
    <w:p w14:paraId="516E8886" w14:textId="5C73944A" w:rsidR="00280128" w:rsidRDefault="00280128" w:rsidP="00280128">
      <w:pPr>
        <w:pStyle w:val="Heading2"/>
        <w:spacing w:after="240"/>
      </w:pPr>
      <w:r>
        <w:br w:type="page"/>
      </w:r>
    </w:p>
    <w:p w14:paraId="6C3A202F" w14:textId="2747C5B7" w:rsidR="00280128" w:rsidRDefault="00EE743E" w:rsidP="00280128">
      <w:pPr>
        <w:pStyle w:val="Heading2"/>
        <w:spacing w:after="240"/>
      </w:pPr>
      <w:bookmarkStart w:id="906" w:name="_Toc418840371"/>
      <w:r>
        <w:lastRenderedPageBreak/>
        <w:t>15</w:t>
      </w:r>
      <w:r w:rsidR="00280128">
        <w:t>.3</w:t>
      </w:r>
      <w:r w:rsidR="00280128" w:rsidRPr="00AC5D55">
        <w:t>.</w:t>
      </w:r>
      <w:r w:rsidR="00280128">
        <w:t xml:space="preserve"> Project Quality Management Overview</w:t>
      </w:r>
      <w:bookmarkEnd w:id="906"/>
      <w:r w:rsidR="00280128">
        <w:t xml:space="preserve"> </w:t>
      </w:r>
    </w:p>
    <w:p w14:paraId="0CF1ADFA" w14:textId="2D7CB8F7" w:rsidR="00280128" w:rsidRPr="0090705E" w:rsidRDefault="00EE743E" w:rsidP="00280128">
      <w:pPr>
        <w:pStyle w:val="Heading3"/>
        <w:rPr>
          <w:rFonts w:cs="Arial"/>
        </w:rPr>
      </w:pPr>
      <w:bookmarkStart w:id="907" w:name="_Toc418840372"/>
      <w:r>
        <w:t>15</w:t>
      </w:r>
      <w:r w:rsidR="00280128">
        <w:t>.3.1</w:t>
      </w:r>
      <w:r w:rsidR="00280128" w:rsidRPr="0090705E">
        <w:t xml:space="preserve"> </w:t>
      </w:r>
      <w:bookmarkStart w:id="908" w:name="_Toc136837056"/>
      <w:r w:rsidR="00280128">
        <w:rPr>
          <w:rFonts w:cs="Arial"/>
        </w:rPr>
        <w:t>Organis</w:t>
      </w:r>
      <w:r w:rsidR="00280128" w:rsidRPr="0090705E">
        <w:rPr>
          <w:rFonts w:cs="Arial"/>
        </w:rPr>
        <w:t>ation, Responsibilities, and Interfaces</w:t>
      </w:r>
      <w:bookmarkEnd w:id="907"/>
      <w:bookmarkEnd w:id="908"/>
    </w:p>
    <w:p w14:paraId="2EAC0FE3" w14:textId="77777777" w:rsidR="00280128" w:rsidRPr="0090705E" w:rsidRDefault="00280128" w:rsidP="00280128">
      <w:r w:rsidRPr="0090705E">
        <w:rPr>
          <w:rFonts w:cs="Arial"/>
          <w:szCs w:val="24"/>
        </w:rPr>
        <w:t>This section describes the primary roles and responsibilities of the project team</w:t>
      </w:r>
      <w:r>
        <w:rPr>
          <w:rFonts w:cs="Arial"/>
          <w:szCs w:val="24"/>
        </w:rPr>
        <w:t>, project manager and the sponsor</w:t>
      </w:r>
      <w:r w:rsidRPr="0090705E">
        <w:rPr>
          <w:rFonts w:cs="Arial"/>
          <w:szCs w:val="24"/>
        </w:rPr>
        <w:t xml:space="preserve">.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2063"/>
        <w:gridCol w:w="5670"/>
      </w:tblGrid>
      <w:tr w:rsidR="00280128" w:rsidRPr="0090705E" w14:paraId="7923E9BC" w14:textId="77777777" w:rsidTr="00A8540C">
        <w:trPr>
          <w:trHeight w:val="510"/>
        </w:trPr>
        <w:tc>
          <w:tcPr>
            <w:tcW w:w="2156" w:type="dxa"/>
            <w:shd w:val="clear" w:color="auto" w:fill="FCF5FD"/>
          </w:tcPr>
          <w:p w14:paraId="19EA368F" w14:textId="77777777" w:rsidR="00280128" w:rsidRPr="0090705E" w:rsidRDefault="00280128" w:rsidP="00280128">
            <w:pPr>
              <w:pStyle w:val="Subtitle"/>
              <w:spacing w:before="240"/>
              <w:rPr>
                <w:rStyle w:val="SubtleEmphasis"/>
              </w:rPr>
            </w:pPr>
            <w:r w:rsidRPr="0090705E">
              <w:rPr>
                <w:rStyle w:val="SubtleEmphasis"/>
              </w:rPr>
              <w:t>Role</w:t>
            </w:r>
          </w:p>
        </w:tc>
        <w:tc>
          <w:tcPr>
            <w:tcW w:w="2063" w:type="dxa"/>
            <w:shd w:val="clear" w:color="auto" w:fill="FCF5FD"/>
          </w:tcPr>
          <w:p w14:paraId="493BBD2D" w14:textId="77777777" w:rsidR="00280128" w:rsidRPr="0090705E" w:rsidRDefault="00280128" w:rsidP="00280128">
            <w:pPr>
              <w:pStyle w:val="Subtitle"/>
              <w:spacing w:before="240"/>
              <w:rPr>
                <w:rStyle w:val="SubtleEmphasis"/>
              </w:rPr>
            </w:pPr>
            <w:r w:rsidRPr="0090705E">
              <w:rPr>
                <w:rStyle w:val="SubtleEmphasis"/>
              </w:rPr>
              <w:t>Name</w:t>
            </w:r>
          </w:p>
        </w:tc>
        <w:tc>
          <w:tcPr>
            <w:tcW w:w="5670" w:type="dxa"/>
            <w:shd w:val="clear" w:color="auto" w:fill="FCF5FD"/>
          </w:tcPr>
          <w:p w14:paraId="13D54E27" w14:textId="77777777" w:rsidR="00280128" w:rsidRPr="0090705E" w:rsidRDefault="00280128" w:rsidP="00280128">
            <w:pPr>
              <w:pStyle w:val="Subtitle"/>
              <w:spacing w:before="240"/>
              <w:rPr>
                <w:rStyle w:val="SubtleEmphasis"/>
              </w:rPr>
            </w:pPr>
            <w:r w:rsidRPr="0090705E">
              <w:rPr>
                <w:rStyle w:val="SubtleEmphasis"/>
              </w:rPr>
              <w:t>Quality Responsibility</w:t>
            </w:r>
          </w:p>
        </w:tc>
      </w:tr>
      <w:tr w:rsidR="00280128" w:rsidRPr="0090705E" w14:paraId="1DF378E9" w14:textId="77777777" w:rsidTr="00A8540C">
        <w:trPr>
          <w:trHeight w:val="1007"/>
        </w:trPr>
        <w:tc>
          <w:tcPr>
            <w:tcW w:w="2156" w:type="dxa"/>
          </w:tcPr>
          <w:p w14:paraId="71CABAA5" w14:textId="77777777" w:rsidR="00280128" w:rsidRPr="0090705E" w:rsidRDefault="00280128" w:rsidP="00280128">
            <w:pPr>
              <w:spacing w:before="240"/>
              <w:rPr>
                <w:rFonts w:cs="Arial"/>
              </w:rPr>
            </w:pPr>
            <w:r>
              <w:rPr>
                <w:rFonts w:cs="Arial"/>
              </w:rPr>
              <w:t xml:space="preserve">Team </w:t>
            </w:r>
            <w:r w:rsidRPr="0090705E">
              <w:rPr>
                <w:rFonts w:cs="Arial"/>
              </w:rPr>
              <w:t>Manager</w:t>
            </w:r>
          </w:p>
        </w:tc>
        <w:tc>
          <w:tcPr>
            <w:tcW w:w="2063" w:type="dxa"/>
          </w:tcPr>
          <w:p w14:paraId="096734C5" w14:textId="77777777" w:rsidR="00280128" w:rsidRPr="0090705E" w:rsidRDefault="00280128" w:rsidP="00280128">
            <w:pPr>
              <w:spacing w:before="240"/>
              <w:rPr>
                <w:rFonts w:cs="Arial"/>
              </w:rPr>
            </w:pPr>
            <w:r w:rsidRPr="0090705E">
              <w:rPr>
                <w:rFonts w:cs="Arial"/>
              </w:rPr>
              <w:t>Frauke Dietz</w:t>
            </w:r>
          </w:p>
        </w:tc>
        <w:tc>
          <w:tcPr>
            <w:tcW w:w="5670" w:type="dxa"/>
          </w:tcPr>
          <w:p w14:paraId="57602189" w14:textId="77777777" w:rsidR="00280128" w:rsidRPr="0090705E" w:rsidRDefault="00280128" w:rsidP="00280128">
            <w:pPr>
              <w:spacing w:before="240"/>
              <w:rPr>
                <w:rFonts w:cs="Arial"/>
              </w:rPr>
            </w:pPr>
            <w:r>
              <w:rPr>
                <w:rFonts w:cs="Arial"/>
              </w:rPr>
              <w:t>Delegate responsibilities and ensure overall quality and effort</w:t>
            </w:r>
          </w:p>
        </w:tc>
      </w:tr>
      <w:tr w:rsidR="00280128" w:rsidRPr="0090705E" w14:paraId="571C9A93" w14:textId="77777777" w:rsidTr="00A8540C">
        <w:tc>
          <w:tcPr>
            <w:tcW w:w="2156" w:type="dxa"/>
          </w:tcPr>
          <w:p w14:paraId="20724AF4" w14:textId="77777777" w:rsidR="00280128" w:rsidRDefault="00280128" w:rsidP="00280128">
            <w:pPr>
              <w:spacing w:before="240"/>
              <w:rPr>
                <w:rFonts w:cs="Arial"/>
              </w:rPr>
            </w:pPr>
            <w:r>
              <w:rPr>
                <w:rFonts w:cs="Arial"/>
              </w:rPr>
              <w:t>Operations Officer</w:t>
            </w:r>
          </w:p>
        </w:tc>
        <w:tc>
          <w:tcPr>
            <w:tcW w:w="2063" w:type="dxa"/>
          </w:tcPr>
          <w:p w14:paraId="5BB230FB" w14:textId="77777777" w:rsidR="00280128" w:rsidRPr="0090705E" w:rsidRDefault="00280128" w:rsidP="00280128">
            <w:pPr>
              <w:spacing w:before="240"/>
              <w:rPr>
                <w:rFonts w:cs="Arial"/>
              </w:rPr>
            </w:pPr>
            <w:r>
              <w:rPr>
                <w:rFonts w:cs="Arial"/>
              </w:rPr>
              <w:t>Michelle Huggins</w:t>
            </w:r>
          </w:p>
        </w:tc>
        <w:tc>
          <w:tcPr>
            <w:tcW w:w="5670" w:type="dxa"/>
          </w:tcPr>
          <w:p w14:paraId="5E0DEBD1" w14:textId="77777777" w:rsidR="00280128" w:rsidRDefault="00280128" w:rsidP="00280128">
            <w:pPr>
              <w:spacing w:before="240"/>
              <w:rPr>
                <w:rFonts w:cs="Arial"/>
              </w:rPr>
            </w:pPr>
            <w:r>
              <w:rPr>
                <w:rFonts w:cs="Arial"/>
              </w:rPr>
              <w:t>Ensure compliance with work requirements</w:t>
            </w:r>
          </w:p>
        </w:tc>
      </w:tr>
      <w:tr w:rsidR="00280128" w:rsidRPr="0090705E" w14:paraId="4B87F792" w14:textId="77777777" w:rsidTr="00A8540C">
        <w:tc>
          <w:tcPr>
            <w:tcW w:w="2156" w:type="dxa"/>
          </w:tcPr>
          <w:p w14:paraId="7F62D795" w14:textId="77777777" w:rsidR="00280128" w:rsidRPr="0090705E" w:rsidRDefault="00280128" w:rsidP="00280128">
            <w:pPr>
              <w:spacing w:before="240"/>
              <w:rPr>
                <w:rFonts w:cs="Arial"/>
              </w:rPr>
            </w:pPr>
            <w:r>
              <w:rPr>
                <w:rFonts w:cs="Arial"/>
              </w:rPr>
              <w:t>External communications officer</w:t>
            </w:r>
          </w:p>
        </w:tc>
        <w:tc>
          <w:tcPr>
            <w:tcW w:w="2063" w:type="dxa"/>
          </w:tcPr>
          <w:p w14:paraId="0DF57BB3" w14:textId="77777777" w:rsidR="00280128" w:rsidRDefault="00280128" w:rsidP="00280128">
            <w:pPr>
              <w:spacing w:before="240"/>
              <w:rPr>
                <w:rFonts w:cs="Arial"/>
              </w:rPr>
            </w:pPr>
            <w:r w:rsidRPr="0090705E">
              <w:rPr>
                <w:rFonts w:cs="Arial"/>
              </w:rPr>
              <w:t>Genya Gluckman</w:t>
            </w:r>
          </w:p>
        </w:tc>
        <w:tc>
          <w:tcPr>
            <w:tcW w:w="5670" w:type="dxa"/>
          </w:tcPr>
          <w:p w14:paraId="1D972C37" w14:textId="72FEF8BD" w:rsidR="00280128" w:rsidRDefault="00280128" w:rsidP="00280128">
            <w:pPr>
              <w:spacing w:before="240"/>
              <w:rPr>
                <w:rFonts w:cs="Arial"/>
              </w:rPr>
            </w:pPr>
            <w:r>
              <w:rPr>
                <w:rFonts w:cs="Arial"/>
              </w:rPr>
              <w:t xml:space="preserve">Organisation of meetings and correspondence between team and </w:t>
            </w:r>
            <w:r w:rsidR="001556EF">
              <w:rPr>
                <w:rFonts w:cs="Arial"/>
              </w:rPr>
              <w:t>sponsor</w:t>
            </w:r>
          </w:p>
        </w:tc>
      </w:tr>
      <w:tr w:rsidR="00280128" w:rsidRPr="0090705E" w14:paraId="5AC8D108" w14:textId="77777777" w:rsidTr="00A8540C">
        <w:tc>
          <w:tcPr>
            <w:tcW w:w="2156" w:type="dxa"/>
          </w:tcPr>
          <w:p w14:paraId="3A3181B8" w14:textId="77777777" w:rsidR="00280128" w:rsidRPr="0090705E" w:rsidRDefault="00280128" w:rsidP="00280128">
            <w:pPr>
              <w:spacing w:before="240"/>
              <w:rPr>
                <w:rFonts w:cs="Arial"/>
              </w:rPr>
            </w:pPr>
            <w:r>
              <w:rPr>
                <w:rFonts w:cs="Arial"/>
              </w:rPr>
              <w:t>Internal communications officer</w:t>
            </w:r>
          </w:p>
        </w:tc>
        <w:tc>
          <w:tcPr>
            <w:tcW w:w="2063" w:type="dxa"/>
          </w:tcPr>
          <w:p w14:paraId="184A35FB" w14:textId="77777777" w:rsidR="00280128" w:rsidRPr="0090705E" w:rsidRDefault="00280128" w:rsidP="00280128">
            <w:pPr>
              <w:spacing w:before="240"/>
              <w:rPr>
                <w:rFonts w:cs="Arial"/>
              </w:rPr>
            </w:pPr>
            <w:r w:rsidRPr="0090705E">
              <w:rPr>
                <w:rFonts w:cs="Arial"/>
              </w:rPr>
              <w:t>Lyandra Jones</w:t>
            </w:r>
          </w:p>
        </w:tc>
        <w:tc>
          <w:tcPr>
            <w:tcW w:w="5670" w:type="dxa"/>
          </w:tcPr>
          <w:p w14:paraId="72059242" w14:textId="77777777" w:rsidR="00280128" w:rsidRDefault="00280128" w:rsidP="00280128">
            <w:pPr>
              <w:spacing w:before="240"/>
              <w:rPr>
                <w:rFonts w:cs="Arial"/>
              </w:rPr>
            </w:pPr>
            <w:r>
              <w:rPr>
                <w:rFonts w:cs="Arial"/>
              </w:rPr>
              <w:t>Organisation of meetings with team and project manager, ensure all team members contribute</w:t>
            </w:r>
          </w:p>
        </w:tc>
      </w:tr>
      <w:tr w:rsidR="00280128" w:rsidRPr="0090705E" w14:paraId="3724A232" w14:textId="77777777" w:rsidTr="00A8540C">
        <w:tc>
          <w:tcPr>
            <w:tcW w:w="2156" w:type="dxa"/>
          </w:tcPr>
          <w:p w14:paraId="6507FED7" w14:textId="77777777" w:rsidR="00280128" w:rsidRPr="0090705E" w:rsidRDefault="00280128" w:rsidP="00280128">
            <w:pPr>
              <w:spacing w:before="240"/>
              <w:rPr>
                <w:rFonts w:cs="Arial"/>
              </w:rPr>
            </w:pPr>
            <w:r>
              <w:rPr>
                <w:rFonts w:cs="Arial"/>
              </w:rPr>
              <w:t>Quality officer</w:t>
            </w:r>
          </w:p>
        </w:tc>
        <w:tc>
          <w:tcPr>
            <w:tcW w:w="2063" w:type="dxa"/>
          </w:tcPr>
          <w:p w14:paraId="7EC85D43" w14:textId="77777777" w:rsidR="00280128" w:rsidRPr="0090705E" w:rsidRDefault="00280128" w:rsidP="00280128">
            <w:pPr>
              <w:spacing w:before="240"/>
              <w:rPr>
                <w:rFonts w:cs="Arial"/>
              </w:rPr>
            </w:pPr>
            <w:r w:rsidRPr="0090705E">
              <w:rPr>
                <w:rFonts w:cs="Arial"/>
              </w:rPr>
              <w:t>Courtney Scholtz</w:t>
            </w:r>
          </w:p>
        </w:tc>
        <w:tc>
          <w:tcPr>
            <w:tcW w:w="5670" w:type="dxa"/>
          </w:tcPr>
          <w:p w14:paraId="67AEC767" w14:textId="01A18CF5" w:rsidR="00280128" w:rsidRDefault="00280128" w:rsidP="00280128">
            <w:pPr>
              <w:spacing w:before="240"/>
              <w:rPr>
                <w:rFonts w:cs="Arial"/>
              </w:rPr>
            </w:pPr>
            <w:r>
              <w:rPr>
                <w:rFonts w:cs="Arial"/>
              </w:rPr>
              <w:t xml:space="preserve">Review documents to ensure high quality </w:t>
            </w:r>
          </w:p>
        </w:tc>
      </w:tr>
      <w:tr w:rsidR="00280128" w:rsidRPr="0090705E" w14:paraId="06F46138" w14:textId="77777777" w:rsidTr="00A8540C">
        <w:tc>
          <w:tcPr>
            <w:tcW w:w="2156" w:type="dxa"/>
          </w:tcPr>
          <w:p w14:paraId="136F2199" w14:textId="77777777" w:rsidR="00280128" w:rsidRDefault="00280128" w:rsidP="00280128">
            <w:pPr>
              <w:spacing w:before="240"/>
              <w:rPr>
                <w:rFonts w:cs="Arial"/>
              </w:rPr>
            </w:pPr>
            <w:r>
              <w:rPr>
                <w:rFonts w:cs="Arial"/>
              </w:rPr>
              <w:t>Chief Programmer</w:t>
            </w:r>
          </w:p>
        </w:tc>
        <w:tc>
          <w:tcPr>
            <w:tcW w:w="2063" w:type="dxa"/>
          </w:tcPr>
          <w:p w14:paraId="29689E5C" w14:textId="77777777" w:rsidR="00280128" w:rsidRPr="0090705E" w:rsidRDefault="00280128" w:rsidP="00280128">
            <w:pPr>
              <w:spacing w:before="240"/>
              <w:rPr>
                <w:rFonts w:cs="Arial"/>
              </w:rPr>
            </w:pPr>
            <w:r w:rsidRPr="0090705E">
              <w:rPr>
                <w:rFonts w:cs="Arial"/>
              </w:rPr>
              <w:t>Lyandra Jones</w:t>
            </w:r>
          </w:p>
        </w:tc>
        <w:tc>
          <w:tcPr>
            <w:tcW w:w="5670" w:type="dxa"/>
          </w:tcPr>
          <w:p w14:paraId="2D8FF69B" w14:textId="2877CB1F" w:rsidR="00280128" w:rsidRDefault="00280128" w:rsidP="00280128">
            <w:pPr>
              <w:spacing w:before="240"/>
              <w:rPr>
                <w:rFonts w:cs="Arial"/>
              </w:rPr>
            </w:pPr>
            <w:r>
              <w:rPr>
                <w:rFonts w:cs="Arial"/>
              </w:rPr>
              <w:t xml:space="preserve">Provide </w:t>
            </w:r>
            <w:r w:rsidR="001556EF">
              <w:rPr>
                <w:rFonts w:cs="Arial"/>
              </w:rPr>
              <w:t>assistance</w:t>
            </w:r>
            <w:r>
              <w:rPr>
                <w:rFonts w:cs="Arial"/>
              </w:rPr>
              <w:t xml:space="preserve"> with programming concerns and ensure all programming is of a high standard. Ensure full functionality of a working system</w:t>
            </w:r>
          </w:p>
        </w:tc>
      </w:tr>
      <w:tr w:rsidR="00280128" w:rsidRPr="0090705E" w14:paraId="3594A854" w14:textId="77777777" w:rsidTr="00A8540C">
        <w:tc>
          <w:tcPr>
            <w:tcW w:w="2156" w:type="dxa"/>
          </w:tcPr>
          <w:p w14:paraId="68424AB4" w14:textId="77777777" w:rsidR="00280128" w:rsidRPr="0090705E" w:rsidRDefault="00280128" w:rsidP="00280128">
            <w:pPr>
              <w:spacing w:before="240"/>
              <w:rPr>
                <w:rFonts w:cs="Arial"/>
              </w:rPr>
            </w:pPr>
            <w:r>
              <w:rPr>
                <w:rFonts w:cs="Arial"/>
              </w:rPr>
              <w:t>Chief Researcher</w:t>
            </w:r>
          </w:p>
        </w:tc>
        <w:tc>
          <w:tcPr>
            <w:tcW w:w="2063" w:type="dxa"/>
          </w:tcPr>
          <w:p w14:paraId="5238BF6B" w14:textId="77777777" w:rsidR="00280128" w:rsidRPr="0090705E" w:rsidRDefault="00280128" w:rsidP="00280128">
            <w:pPr>
              <w:spacing w:before="240"/>
              <w:rPr>
                <w:rFonts w:cs="Arial"/>
              </w:rPr>
            </w:pPr>
            <w:r w:rsidRPr="0090705E">
              <w:rPr>
                <w:rFonts w:cs="Arial"/>
              </w:rPr>
              <w:t>Frauke Dietz</w:t>
            </w:r>
          </w:p>
        </w:tc>
        <w:tc>
          <w:tcPr>
            <w:tcW w:w="5670" w:type="dxa"/>
          </w:tcPr>
          <w:p w14:paraId="66145884" w14:textId="6D55616C" w:rsidR="00280128" w:rsidRPr="0090705E" w:rsidRDefault="00280128" w:rsidP="00A8540C">
            <w:pPr>
              <w:spacing w:before="240"/>
              <w:rPr>
                <w:rFonts w:cs="Arial"/>
              </w:rPr>
            </w:pPr>
            <w:r>
              <w:rPr>
                <w:rFonts w:cs="Arial"/>
              </w:rPr>
              <w:t xml:space="preserve">Ensure all assumed knowledge is correct and that new knowledge gained is accurate </w:t>
            </w:r>
          </w:p>
        </w:tc>
      </w:tr>
      <w:tr w:rsidR="00280128" w:rsidRPr="0090705E" w14:paraId="5549C003" w14:textId="77777777" w:rsidTr="00A8540C">
        <w:tc>
          <w:tcPr>
            <w:tcW w:w="2156" w:type="dxa"/>
          </w:tcPr>
          <w:p w14:paraId="230A7955" w14:textId="35419C79" w:rsidR="00280128" w:rsidRDefault="00280128" w:rsidP="00280128">
            <w:pPr>
              <w:spacing w:before="240"/>
              <w:rPr>
                <w:rFonts w:cs="Arial"/>
              </w:rPr>
            </w:pPr>
            <w:r>
              <w:rPr>
                <w:rFonts w:cs="Arial"/>
              </w:rPr>
              <w:t xml:space="preserve">Chief </w:t>
            </w:r>
            <w:r w:rsidR="001556EF">
              <w:rPr>
                <w:rFonts w:cs="Arial"/>
              </w:rPr>
              <w:t>Documenter</w:t>
            </w:r>
          </w:p>
        </w:tc>
        <w:tc>
          <w:tcPr>
            <w:tcW w:w="2063" w:type="dxa"/>
          </w:tcPr>
          <w:p w14:paraId="63DD6B0C" w14:textId="77777777" w:rsidR="00280128" w:rsidRPr="0090705E" w:rsidRDefault="00280128" w:rsidP="00280128">
            <w:pPr>
              <w:spacing w:before="240"/>
              <w:rPr>
                <w:rFonts w:cs="Arial"/>
              </w:rPr>
            </w:pPr>
            <w:r w:rsidRPr="0090705E">
              <w:rPr>
                <w:rFonts w:cs="Arial"/>
              </w:rPr>
              <w:t>Courtney Scholtz</w:t>
            </w:r>
          </w:p>
        </w:tc>
        <w:tc>
          <w:tcPr>
            <w:tcW w:w="5670" w:type="dxa"/>
          </w:tcPr>
          <w:p w14:paraId="40609BE7" w14:textId="30365320" w:rsidR="00280128" w:rsidRDefault="00280128" w:rsidP="00280128">
            <w:pPr>
              <w:spacing w:before="240"/>
              <w:rPr>
                <w:rFonts w:cs="Arial"/>
              </w:rPr>
            </w:pPr>
            <w:r>
              <w:rPr>
                <w:rFonts w:cs="Arial"/>
              </w:rPr>
              <w:t xml:space="preserve">Provide </w:t>
            </w:r>
            <w:r w:rsidR="001556EF">
              <w:rPr>
                <w:rFonts w:cs="Arial"/>
              </w:rPr>
              <w:t>assistance</w:t>
            </w:r>
            <w:r>
              <w:rPr>
                <w:rFonts w:cs="Arial"/>
              </w:rPr>
              <w:t xml:space="preserve"> with document related concerns and ensure all documentation is of a high standard</w:t>
            </w:r>
          </w:p>
        </w:tc>
      </w:tr>
      <w:tr w:rsidR="00280128" w:rsidRPr="0090705E" w14:paraId="053BE9E0" w14:textId="77777777" w:rsidTr="00A8540C">
        <w:tc>
          <w:tcPr>
            <w:tcW w:w="2156" w:type="dxa"/>
          </w:tcPr>
          <w:p w14:paraId="09581DCB" w14:textId="77777777" w:rsidR="00280128" w:rsidRDefault="00280128" w:rsidP="00280128">
            <w:pPr>
              <w:spacing w:before="240"/>
              <w:rPr>
                <w:rFonts w:cs="Arial"/>
              </w:rPr>
            </w:pPr>
            <w:r>
              <w:rPr>
                <w:rFonts w:cs="Arial"/>
              </w:rPr>
              <w:t>Documentation Collaborator</w:t>
            </w:r>
          </w:p>
        </w:tc>
        <w:tc>
          <w:tcPr>
            <w:tcW w:w="2063" w:type="dxa"/>
          </w:tcPr>
          <w:p w14:paraId="147B9B0A" w14:textId="77777777" w:rsidR="00280128" w:rsidRPr="0090705E" w:rsidRDefault="00280128" w:rsidP="00280128">
            <w:pPr>
              <w:spacing w:before="240"/>
              <w:rPr>
                <w:rFonts w:cs="Arial"/>
              </w:rPr>
            </w:pPr>
            <w:r w:rsidRPr="0090705E">
              <w:rPr>
                <w:rFonts w:cs="Arial"/>
              </w:rPr>
              <w:t>Genya Gluckman</w:t>
            </w:r>
          </w:p>
        </w:tc>
        <w:tc>
          <w:tcPr>
            <w:tcW w:w="5670" w:type="dxa"/>
          </w:tcPr>
          <w:p w14:paraId="64F77B23" w14:textId="77777777" w:rsidR="00280128" w:rsidRDefault="00280128" w:rsidP="00280128">
            <w:pPr>
              <w:spacing w:before="240"/>
              <w:rPr>
                <w:rFonts w:cs="Arial"/>
              </w:rPr>
            </w:pPr>
            <w:r>
              <w:rPr>
                <w:rFonts w:cs="Arial"/>
              </w:rPr>
              <w:t>Compile the documents and ensure that the documentation is of a high standard</w:t>
            </w:r>
          </w:p>
        </w:tc>
      </w:tr>
      <w:tr w:rsidR="00280128" w:rsidRPr="0090705E" w14:paraId="57EDAAA0" w14:textId="77777777" w:rsidTr="00A8540C">
        <w:tc>
          <w:tcPr>
            <w:tcW w:w="2156" w:type="dxa"/>
          </w:tcPr>
          <w:p w14:paraId="6687E906" w14:textId="77777777" w:rsidR="00280128" w:rsidRDefault="00280128" w:rsidP="00280128">
            <w:pPr>
              <w:spacing w:before="240"/>
              <w:rPr>
                <w:rFonts w:cs="Arial"/>
              </w:rPr>
            </w:pPr>
            <w:r>
              <w:rPr>
                <w:rFonts w:cs="Arial"/>
              </w:rPr>
              <w:t>Project Manager</w:t>
            </w:r>
          </w:p>
        </w:tc>
        <w:tc>
          <w:tcPr>
            <w:tcW w:w="2063" w:type="dxa"/>
          </w:tcPr>
          <w:p w14:paraId="0703834B" w14:textId="77777777" w:rsidR="00280128" w:rsidRPr="0090705E" w:rsidRDefault="00280128" w:rsidP="00280128">
            <w:pPr>
              <w:spacing w:before="240"/>
              <w:rPr>
                <w:rFonts w:cs="Arial"/>
              </w:rPr>
            </w:pPr>
            <w:r w:rsidRPr="0090705E">
              <w:rPr>
                <w:rFonts w:cs="Arial"/>
              </w:rPr>
              <w:t>Elsje Scott</w:t>
            </w:r>
          </w:p>
        </w:tc>
        <w:tc>
          <w:tcPr>
            <w:tcW w:w="5670" w:type="dxa"/>
          </w:tcPr>
          <w:p w14:paraId="2CD08E3E" w14:textId="32E1C269" w:rsidR="00280128" w:rsidRDefault="00C664AD" w:rsidP="00C664AD">
            <w:pPr>
              <w:spacing w:before="240"/>
              <w:rPr>
                <w:rFonts w:cs="Arial"/>
              </w:rPr>
            </w:pPr>
            <w:r>
              <w:rPr>
                <w:rFonts w:cs="Arial"/>
              </w:rPr>
              <w:t>Provide g</w:t>
            </w:r>
            <w:r w:rsidR="00280128">
              <w:rPr>
                <w:rFonts w:cs="Arial"/>
              </w:rPr>
              <w:t>uidance to</w:t>
            </w:r>
            <w:r>
              <w:rPr>
                <w:rFonts w:cs="Arial"/>
              </w:rPr>
              <w:t xml:space="preserve"> ensure that the project is of </w:t>
            </w:r>
            <w:r w:rsidR="00280128">
              <w:rPr>
                <w:rFonts w:cs="Arial"/>
              </w:rPr>
              <w:t xml:space="preserve">the required standard </w:t>
            </w:r>
          </w:p>
        </w:tc>
      </w:tr>
      <w:tr w:rsidR="00280128" w:rsidRPr="0090705E" w14:paraId="51943422" w14:textId="77777777" w:rsidTr="00A8540C">
        <w:tc>
          <w:tcPr>
            <w:tcW w:w="2156" w:type="dxa"/>
          </w:tcPr>
          <w:p w14:paraId="53B7AE9D" w14:textId="77777777" w:rsidR="00280128" w:rsidRPr="0090705E" w:rsidRDefault="00280128" w:rsidP="00280128">
            <w:pPr>
              <w:spacing w:before="240"/>
              <w:rPr>
                <w:rFonts w:cs="Arial"/>
              </w:rPr>
            </w:pPr>
            <w:r w:rsidRPr="0090705E">
              <w:rPr>
                <w:rFonts w:cs="Arial"/>
              </w:rPr>
              <w:t>Project Sponsor</w:t>
            </w:r>
          </w:p>
        </w:tc>
        <w:tc>
          <w:tcPr>
            <w:tcW w:w="2063" w:type="dxa"/>
          </w:tcPr>
          <w:p w14:paraId="48B2ABDB" w14:textId="77777777" w:rsidR="00280128" w:rsidRPr="0090705E" w:rsidRDefault="00280128" w:rsidP="00280128">
            <w:pPr>
              <w:spacing w:before="240"/>
              <w:rPr>
                <w:rFonts w:cs="Arial"/>
              </w:rPr>
            </w:pPr>
            <w:r w:rsidRPr="0090705E">
              <w:rPr>
                <w:rFonts w:cs="Arial"/>
              </w:rPr>
              <w:t>Carsten Gertz (Teenactiv)</w:t>
            </w:r>
          </w:p>
        </w:tc>
        <w:tc>
          <w:tcPr>
            <w:tcW w:w="5670" w:type="dxa"/>
          </w:tcPr>
          <w:p w14:paraId="0977BCD7" w14:textId="77777777" w:rsidR="00280128" w:rsidRPr="0090705E" w:rsidRDefault="00280128" w:rsidP="00280128">
            <w:pPr>
              <w:spacing w:before="240"/>
              <w:rPr>
                <w:rFonts w:cs="Arial"/>
              </w:rPr>
            </w:pPr>
            <w:r>
              <w:rPr>
                <w:rFonts w:cs="Arial"/>
              </w:rPr>
              <w:t>Provide quality requirements and provide support to meet these requirements</w:t>
            </w:r>
          </w:p>
        </w:tc>
      </w:tr>
    </w:tbl>
    <w:p w14:paraId="60C12AE4" w14:textId="14AEFF0B" w:rsidR="00280128" w:rsidRPr="0090705E" w:rsidRDefault="00EE743E" w:rsidP="00280128">
      <w:pPr>
        <w:pStyle w:val="Heading3"/>
      </w:pPr>
      <w:bookmarkStart w:id="909" w:name="_Toc136837057"/>
      <w:bookmarkStart w:id="910" w:name="_Toc418840373"/>
      <w:r>
        <w:lastRenderedPageBreak/>
        <w:t>15</w:t>
      </w:r>
      <w:r w:rsidR="00280128">
        <w:t>.3.2</w:t>
      </w:r>
      <w:r w:rsidR="00280128" w:rsidRPr="0090705E">
        <w:t xml:space="preserve"> Tools, Environment, and Interfaces</w:t>
      </w:r>
      <w:bookmarkEnd w:id="909"/>
      <w:bookmarkEnd w:id="910"/>
    </w:p>
    <w:p w14:paraId="6D97502E" w14:textId="77777777" w:rsidR="00280128" w:rsidRPr="0090705E" w:rsidRDefault="00280128" w:rsidP="00280128">
      <w:pPr>
        <w:rPr>
          <w:rFonts w:cs="Arial"/>
          <w:szCs w:val="24"/>
        </w:rPr>
      </w:pPr>
      <w:r>
        <w:rPr>
          <w:rFonts w:cs="Arial"/>
          <w:szCs w:val="24"/>
        </w:rPr>
        <w:t>The table below describes</w:t>
      </w:r>
      <w:r w:rsidRPr="0090705E">
        <w:rPr>
          <w:rFonts w:cs="Arial"/>
          <w:szCs w:val="24"/>
        </w:rPr>
        <w:t xml:space="preserve"> </w:t>
      </w:r>
      <w:r>
        <w:rPr>
          <w:rFonts w:cs="Arial"/>
          <w:szCs w:val="24"/>
        </w:rPr>
        <w:t xml:space="preserve">the </w:t>
      </w:r>
      <w:r w:rsidRPr="0090705E">
        <w:rPr>
          <w:rFonts w:cs="Arial"/>
          <w:szCs w:val="24"/>
        </w:rPr>
        <w:t>data elements that will be used to measure project quality and level of conformance to define</w:t>
      </w:r>
      <w:r>
        <w:rPr>
          <w:rFonts w:cs="Arial"/>
          <w:szCs w:val="24"/>
        </w:rPr>
        <w:t>d</w:t>
      </w:r>
      <w:r w:rsidRPr="0090705E">
        <w:rPr>
          <w:rFonts w:cs="Arial"/>
          <w:szCs w:val="24"/>
        </w:rPr>
        <w:t xml:space="preserve"> quality standards.</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7"/>
        <w:gridCol w:w="6757"/>
      </w:tblGrid>
      <w:tr w:rsidR="00280128" w:rsidRPr="0090705E" w14:paraId="0F26DE91" w14:textId="77777777" w:rsidTr="00A8540C">
        <w:trPr>
          <w:trHeight w:val="510"/>
        </w:trPr>
        <w:tc>
          <w:tcPr>
            <w:tcW w:w="2707" w:type="dxa"/>
            <w:shd w:val="clear" w:color="auto" w:fill="FCF5FD"/>
          </w:tcPr>
          <w:p w14:paraId="60EBEF5E" w14:textId="77777777" w:rsidR="00280128" w:rsidRPr="0090705E" w:rsidRDefault="00280128" w:rsidP="00280128">
            <w:pPr>
              <w:pStyle w:val="Subtitle"/>
              <w:spacing w:before="240"/>
              <w:rPr>
                <w:rStyle w:val="SubtleEmphasis"/>
              </w:rPr>
            </w:pPr>
            <w:r w:rsidRPr="0090705E">
              <w:rPr>
                <w:rStyle w:val="SubtleEmphasis"/>
              </w:rPr>
              <w:t>Tool</w:t>
            </w:r>
          </w:p>
        </w:tc>
        <w:tc>
          <w:tcPr>
            <w:tcW w:w="6757" w:type="dxa"/>
            <w:shd w:val="clear" w:color="auto" w:fill="FCF5FD"/>
          </w:tcPr>
          <w:p w14:paraId="564AD053" w14:textId="77777777" w:rsidR="00280128" w:rsidRPr="0090705E" w:rsidRDefault="00280128" w:rsidP="00280128">
            <w:pPr>
              <w:pStyle w:val="Subtitle"/>
              <w:spacing w:before="240"/>
              <w:rPr>
                <w:rStyle w:val="SubtleEmphasis"/>
              </w:rPr>
            </w:pPr>
            <w:r w:rsidRPr="0090705E">
              <w:rPr>
                <w:rStyle w:val="SubtleEmphasis"/>
              </w:rPr>
              <w:t>Description</w:t>
            </w:r>
          </w:p>
        </w:tc>
      </w:tr>
      <w:tr w:rsidR="00280128" w:rsidRPr="0090705E" w14:paraId="59C709EE" w14:textId="77777777" w:rsidTr="00280128">
        <w:tc>
          <w:tcPr>
            <w:tcW w:w="2707" w:type="dxa"/>
          </w:tcPr>
          <w:p w14:paraId="61350F0E" w14:textId="77777777" w:rsidR="00280128" w:rsidRPr="0090705E" w:rsidRDefault="00280128" w:rsidP="00280128">
            <w:pPr>
              <w:spacing w:before="240"/>
              <w:rPr>
                <w:rFonts w:cs="Arial"/>
              </w:rPr>
            </w:pPr>
            <w:r w:rsidRPr="0090705E">
              <w:rPr>
                <w:rFonts w:cs="Arial"/>
              </w:rPr>
              <w:t>Benchmarking</w:t>
            </w:r>
          </w:p>
        </w:tc>
        <w:tc>
          <w:tcPr>
            <w:tcW w:w="6757" w:type="dxa"/>
          </w:tcPr>
          <w:p w14:paraId="4B8F76A2" w14:textId="6D33D99B" w:rsidR="00280128" w:rsidRPr="0090705E" w:rsidRDefault="00280128" w:rsidP="00280128">
            <w:pPr>
              <w:spacing w:before="240"/>
              <w:rPr>
                <w:rFonts w:cs="Arial"/>
              </w:rPr>
            </w:pPr>
            <w:r w:rsidRPr="0090705E">
              <w:rPr>
                <w:rFonts w:cs="Arial"/>
              </w:rPr>
              <w:t xml:space="preserve">Industry </w:t>
            </w:r>
            <w:r w:rsidR="001556EF" w:rsidRPr="0090705E">
              <w:rPr>
                <w:rFonts w:cs="Arial"/>
              </w:rPr>
              <w:t>recognised</w:t>
            </w:r>
            <w:r w:rsidRPr="0090705E">
              <w:rPr>
                <w:rFonts w:cs="Arial"/>
              </w:rPr>
              <w:t xml:space="preserve"> benchmarks</w:t>
            </w:r>
          </w:p>
        </w:tc>
      </w:tr>
      <w:tr w:rsidR="00280128" w:rsidRPr="0090705E" w14:paraId="34A47B79" w14:textId="77777777" w:rsidTr="00280128">
        <w:tc>
          <w:tcPr>
            <w:tcW w:w="2707" w:type="dxa"/>
          </w:tcPr>
          <w:p w14:paraId="43D4CA93" w14:textId="77777777" w:rsidR="00280128" w:rsidRPr="0090705E" w:rsidRDefault="00280128" w:rsidP="00280128">
            <w:pPr>
              <w:spacing w:before="240"/>
              <w:rPr>
                <w:rFonts w:cs="Arial"/>
              </w:rPr>
            </w:pPr>
            <w:r w:rsidRPr="0090705E">
              <w:rPr>
                <w:rFonts w:cs="Arial"/>
              </w:rPr>
              <w:t>Coding standards</w:t>
            </w:r>
          </w:p>
        </w:tc>
        <w:tc>
          <w:tcPr>
            <w:tcW w:w="6757" w:type="dxa"/>
          </w:tcPr>
          <w:p w14:paraId="556C3E72" w14:textId="77777777" w:rsidR="00280128" w:rsidRPr="0090705E" w:rsidRDefault="00280128" w:rsidP="00280128">
            <w:pPr>
              <w:spacing w:before="240"/>
              <w:rPr>
                <w:rFonts w:cs="Arial"/>
              </w:rPr>
            </w:pPr>
            <w:r w:rsidRPr="0090705E">
              <w:rPr>
                <w:rFonts w:cs="Arial"/>
              </w:rPr>
              <w:t>Follow industry standards</w:t>
            </w:r>
          </w:p>
        </w:tc>
      </w:tr>
      <w:tr w:rsidR="00280128" w:rsidRPr="0090705E" w14:paraId="1B4F4EB4" w14:textId="77777777" w:rsidTr="00280128">
        <w:tc>
          <w:tcPr>
            <w:tcW w:w="2707" w:type="dxa"/>
          </w:tcPr>
          <w:p w14:paraId="2521A58E" w14:textId="77777777" w:rsidR="00280128" w:rsidRPr="0090705E" w:rsidRDefault="00280128" w:rsidP="00280128">
            <w:pPr>
              <w:spacing w:before="240"/>
              <w:rPr>
                <w:rFonts w:cs="Arial"/>
              </w:rPr>
            </w:pPr>
            <w:r w:rsidRPr="0090705E">
              <w:rPr>
                <w:rFonts w:cs="Arial"/>
              </w:rPr>
              <w:t>GUI style guide</w:t>
            </w:r>
          </w:p>
        </w:tc>
        <w:tc>
          <w:tcPr>
            <w:tcW w:w="6757" w:type="dxa"/>
          </w:tcPr>
          <w:p w14:paraId="16D8EED6" w14:textId="77777777" w:rsidR="00280128" w:rsidRPr="0090705E" w:rsidRDefault="00280128" w:rsidP="00280128">
            <w:pPr>
              <w:spacing w:before="240"/>
              <w:rPr>
                <w:rFonts w:cs="Arial"/>
              </w:rPr>
            </w:pPr>
            <w:r w:rsidRPr="0090705E">
              <w:rPr>
                <w:rFonts w:cs="Arial"/>
              </w:rPr>
              <w:t xml:space="preserve">Adhere to conventional GUI </w:t>
            </w:r>
            <w:r>
              <w:rPr>
                <w:rFonts w:cs="Arial"/>
              </w:rPr>
              <w:t xml:space="preserve">(graphical user interface) </w:t>
            </w:r>
            <w:r w:rsidRPr="0090705E">
              <w:rPr>
                <w:rFonts w:cs="Arial"/>
              </w:rPr>
              <w:t>standards</w:t>
            </w:r>
          </w:p>
        </w:tc>
      </w:tr>
      <w:tr w:rsidR="00280128" w:rsidRPr="0090705E" w14:paraId="0DA6986B" w14:textId="77777777" w:rsidTr="00280128">
        <w:tc>
          <w:tcPr>
            <w:tcW w:w="2707" w:type="dxa"/>
          </w:tcPr>
          <w:p w14:paraId="4C8B0364" w14:textId="77777777" w:rsidR="00280128" w:rsidRPr="0090705E" w:rsidRDefault="00280128" w:rsidP="00280128">
            <w:pPr>
              <w:spacing w:before="240"/>
              <w:rPr>
                <w:rFonts w:cs="Arial"/>
              </w:rPr>
            </w:pPr>
            <w:r w:rsidRPr="0090705E">
              <w:rPr>
                <w:rFonts w:cs="Arial"/>
              </w:rPr>
              <w:t>Project auditing</w:t>
            </w:r>
          </w:p>
        </w:tc>
        <w:tc>
          <w:tcPr>
            <w:tcW w:w="6757" w:type="dxa"/>
          </w:tcPr>
          <w:p w14:paraId="0C0DEF6B" w14:textId="77777777" w:rsidR="00280128" w:rsidRPr="0090705E" w:rsidRDefault="00280128" w:rsidP="00280128">
            <w:pPr>
              <w:spacing w:before="240"/>
              <w:rPr>
                <w:rFonts w:cs="Arial"/>
              </w:rPr>
            </w:pPr>
            <w:r w:rsidRPr="0090705E">
              <w:rPr>
                <w:rFonts w:cs="Arial"/>
              </w:rPr>
              <w:t>Adhere to good coding standards</w:t>
            </w:r>
          </w:p>
        </w:tc>
      </w:tr>
      <w:tr w:rsidR="00280128" w:rsidRPr="0090705E" w14:paraId="1BD878E0" w14:textId="77777777" w:rsidTr="00280128">
        <w:tc>
          <w:tcPr>
            <w:tcW w:w="2707" w:type="dxa"/>
          </w:tcPr>
          <w:p w14:paraId="4B31EB5B" w14:textId="77777777" w:rsidR="00280128" w:rsidRPr="0090705E" w:rsidRDefault="00280128" w:rsidP="00280128">
            <w:pPr>
              <w:spacing w:before="240"/>
              <w:rPr>
                <w:rFonts w:cs="Arial"/>
              </w:rPr>
            </w:pPr>
            <w:r w:rsidRPr="0090705E">
              <w:rPr>
                <w:rFonts w:cs="Arial"/>
              </w:rPr>
              <w:t>ISO standards</w:t>
            </w:r>
          </w:p>
        </w:tc>
        <w:tc>
          <w:tcPr>
            <w:tcW w:w="6757" w:type="dxa"/>
          </w:tcPr>
          <w:p w14:paraId="551EDB86" w14:textId="77777777" w:rsidR="00280128" w:rsidRPr="0090705E" w:rsidRDefault="00280128" w:rsidP="00280128">
            <w:pPr>
              <w:spacing w:before="240"/>
              <w:rPr>
                <w:rFonts w:cs="Arial"/>
              </w:rPr>
            </w:pPr>
            <w:r w:rsidRPr="0090705E">
              <w:rPr>
                <w:rFonts w:cs="Arial"/>
              </w:rPr>
              <w:t>Document adheres to ISO (International Organization of Standardization)</w:t>
            </w:r>
          </w:p>
        </w:tc>
      </w:tr>
      <w:tr w:rsidR="00280128" w:rsidRPr="0090705E" w14:paraId="679B2AA0" w14:textId="77777777" w:rsidTr="00280128">
        <w:tc>
          <w:tcPr>
            <w:tcW w:w="2707" w:type="dxa"/>
          </w:tcPr>
          <w:p w14:paraId="5AA1F101" w14:textId="77777777" w:rsidR="00280128" w:rsidRPr="0090705E" w:rsidRDefault="00280128" w:rsidP="00280128">
            <w:pPr>
              <w:spacing w:before="240"/>
              <w:rPr>
                <w:rFonts w:cs="Arial"/>
              </w:rPr>
            </w:pPr>
            <w:r w:rsidRPr="0090705E">
              <w:rPr>
                <w:rFonts w:cs="Arial"/>
              </w:rPr>
              <w:t>Technical documents</w:t>
            </w:r>
          </w:p>
        </w:tc>
        <w:tc>
          <w:tcPr>
            <w:tcW w:w="6757" w:type="dxa"/>
          </w:tcPr>
          <w:p w14:paraId="11A7A615" w14:textId="375CC6D0" w:rsidR="00280128" w:rsidRPr="0090705E" w:rsidRDefault="00280128" w:rsidP="00C664AD">
            <w:pPr>
              <w:spacing w:before="240"/>
              <w:rPr>
                <w:rFonts w:cs="Arial"/>
              </w:rPr>
            </w:pPr>
            <w:r w:rsidRPr="0090705E">
              <w:rPr>
                <w:rFonts w:cs="Arial"/>
              </w:rPr>
              <w:t>Adhere to set procedures for document</w:t>
            </w:r>
            <w:r w:rsidR="001556EF">
              <w:rPr>
                <w:rFonts w:cs="Arial"/>
              </w:rPr>
              <w:t>at</w:t>
            </w:r>
            <w:r w:rsidRPr="0090705E">
              <w:rPr>
                <w:rFonts w:cs="Arial"/>
              </w:rPr>
              <w:t>i</w:t>
            </w:r>
            <w:r w:rsidR="001556EF">
              <w:rPr>
                <w:rFonts w:cs="Arial"/>
              </w:rPr>
              <w:t>on</w:t>
            </w:r>
          </w:p>
        </w:tc>
      </w:tr>
      <w:tr w:rsidR="00280128" w:rsidRPr="0090705E" w14:paraId="2D05D0A9" w14:textId="77777777" w:rsidTr="00280128">
        <w:tc>
          <w:tcPr>
            <w:tcW w:w="2707" w:type="dxa"/>
          </w:tcPr>
          <w:p w14:paraId="46BF2267" w14:textId="77777777" w:rsidR="00280128" w:rsidRPr="0090705E" w:rsidRDefault="00280128" w:rsidP="00280128">
            <w:pPr>
              <w:spacing w:before="240"/>
              <w:rPr>
                <w:rFonts w:cs="Arial"/>
              </w:rPr>
            </w:pPr>
            <w:r w:rsidRPr="0090705E">
              <w:rPr>
                <w:rFonts w:cs="Arial"/>
              </w:rPr>
              <w:t>Database design guide</w:t>
            </w:r>
          </w:p>
        </w:tc>
        <w:tc>
          <w:tcPr>
            <w:tcW w:w="6757" w:type="dxa"/>
          </w:tcPr>
          <w:p w14:paraId="2D97A0F0" w14:textId="77777777" w:rsidR="00280128" w:rsidRPr="0090705E" w:rsidRDefault="00280128" w:rsidP="00280128">
            <w:pPr>
              <w:spacing w:before="240"/>
              <w:rPr>
                <w:rFonts w:cs="Arial"/>
              </w:rPr>
            </w:pPr>
            <w:r w:rsidRPr="0090705E">
              <w:rPr>
                <w:rFonts w:cs="Arial"/>
              </w:rPr>
              <w:t>Adhere to databas</w:t>
            </w:r>
            <w:r>
              <w:rPr>
                <w:rFonts w:cs="Arial"/>
              </w:rPr>
              <w:t>e design standards including normalis</w:t>
            </w:r>
            <w:r w:rsidRPr="0090705E">
              <w:rPr>
                <w:rFonts w:cs="Arial"/>
              </w:rPr>
              <w:t>ation steps</w:t>
            </w:r>
          </w:p>
        </w:tc>
      </w:tr>
    </w:tbl>
    <w:p w14:paraId="5322A315" w14:textId="77777777" w:rsidR="00280128" w:rsidRPr="0090705E" w:rsidRDefault="00280128" w:rsidP="00280128">
      <w:pPr>
        <w:ind w:left="360"/>
        <w:rPr>
          <w:szCs w:val="24"/>
        </w:rPr>
      </w:pPr>
    </w:p>
    <w:p w14:paraId="72D7459A" w14:textId="2FC39A91" w:rsidR="00280128" w:rsidRPr="0090705E" w:rsidRDefault="00EE743E" w:rsidP="00280128">
      <w:pPr>
        <w:pStyle w:val="Heading2"/>
        <w:spacing w:after="240"/>
      </w:pPr>
      <w:bookmarkStart w:id="911" w:name="_Toc418840374"/>
      <w:r>
        <w:t>15</w:t>
      </w:r>
      <w:r w:rsidR="00280128">
        <w:t>.4</w:t>
      </w:r>
      <w:r w:rsidR="00280128" w:rsidRPr="0090705E">
        <w:t>. Project Quality Management</w:t>
      </w:r>
      <w:bookmarkEnd w:id="911"/>
      <w:r w:rsidR="00280128" w:rsidRPr="0090705E">
        <w:t xml:space="preserve"> </w:t>
      </w:r>
    </w:p>
    <w:p w14:paraId="47961124" w14:textId="7D43F1C0" w:rsidR="00280128" w:rsidRPr="0090705E" w:rsidRDefault="00280128" w:rsidP="00280128">
      <w:pPr>
        <w:rPr>
          <w:szCs w:val="24"/>
        </w:rPr>
      </w:pPr>
      <w:r w:rsidRPr="0090705E">
        <w:rPr>
          <w:szCs w:val="24"/>
        </w:rPr>
        <w:t xml:space="preserve">At the highest levels, Quality Management involves planning, doing, checking and acting to improve project quality standards. </w:t>
      </w:r>
      <w:r>
        <w:rPr>
          <w:szCs w:val="24"/>
        </w:rPr>
        <w:t>The Project Management Institute’s</w:t>
      </w:r>
      <w:r w:rsidRPr="0090705E">
        <w:rPr>
          <w:szCs w:val="24"/>
        </w:rPr>
        <w:t xml:space="preserve"> PMBOK</w:t>
      </w:r>
      <w:r>
        <w:rPr>
          <w:szCs w:val="24"/>
        </w:rPr>
        <w:t xml:space="preserve"> Guide (Project Management Body Of Knowledge)</w:t>
      </w:r>
      <w:r w:rsidRPr="0090705E">
        <w:rPr>
          <w:szCs w:val="24"/>
        </w:rPr>
        <w:t xml:space="preserve"> breaks the practi</w:t>
      </w:r>
      <w:r>
        <w:rPr>
          <w:szCs w:val="24"/>
        </w:rPr>
        <w:t>c</w:t>
      </w:r>
      <w:r w:rsidRPr="0090705E">
        <w:rPr>
          <w:szCs w:val="24"/>
        </w:rPr>
        <w:t>e of Quality Management into three process groups: Quality Planning (QP), Quality Assurance (QA) and Quality Contro</w:t>
      </w:r>
      <w:r>
        <w:rPr>
          <w:szCs w:val="24"/>
        </w:rPr>
        <w:t>l</w:t>
      </w:r>
      <w:r w:rsidRPr="0090705E">
        <w:rPr>
          <w:szCs w:val="24"/>
        </w:rPr>
        <w:t xml:space="preserve"> (QC). In the next section</w:t>
      </w:r>
      <w:r>
        <w:rPr>
          <w:szCs w:val="24"/>
        </w:rPr>
        <w:t>,</w:t>
      </w:r>
      <w:r w:rsidRPr="0090705E">
        <w:rPr>
          <w:szCs w:val="24"/>
        </w:rPr>
        <w:t xml:space="preserve"> the way in which the project will apply each of these practi</w:t>
      </w:r>
      <w:r>
        <w:rPr>
          <w:szCs w:val="24"/>
        </w:rPr>
        <w:t>c</w:t>
      </w:r>
      <w:r w:rsidRPr="0090705E">
        <w:rPr>
          <w:szCs w:val="24"/>
        </w:rPr>
        <w:t>e groups will be defined, as well as h</w:t>
      </w:r>
      <w:r>
        <w:rPr>
          <w:szCs w:val="24"/>
        </w:rPr>
        <w:t>o</w:t>
      </w:r>
      <w:r w:rsidRPr="0090705E">
        <w:rPr>
          <w:szCs w:val="24"/>
        </w:rPr>
        <w:t>w they will be mon</w:t>
      </w:r>
      <w:r>
        <w:rPr>
          <w:szCs w:val="24"/>
        </w:rPr>
        <w:t>i</w:t>
      </w:r>
      <w:r w:rsidRPr="0090705E">
        <w:rPr>
          <w:szCs w:val="24"/>
        </w:rPr>
        <w:t>tore</w:t>
      </w:r>
      <w:r>
        <w:rPr>
          <w:szCs w:val="24"/>
        </w:rPr>
        <w:t>d</w:t>
      </w:r>
      <w:r w:rsidR="00C664AD">
        <w:rPr>
          <w:szCs w:val="24"/>
        </w:rPr>
        <w:t>. T</w:t>
      </w:r>
      <w:r>
        <w:rPr>
          <w:szCs w:val="24"/>
        </w:rPr>
        <w:t xml:space="preserve">he </w:t>
      </w:r>
      <w:r w:rsidRPr="0090705E">
        <w:rPr>
          <w:szCs w:val="24"/>
        </w:rPr>
        <w:t>control quality standards</w:t>
      </w:r>
      <w:r w:rsidR="0008464D">
        <w:rPr>
          <w:szCs w:val="24"/>
        </w:rPr>
        <w:t xml:space="preserve"> will also be defined</w:t>
      </w:r>
      <w:r w:rsidRPr="0090705E">
        <w:rPr>
          <w:szCs w:val="24"/>
        </w:rPr>
        <w:t>.</w:t>
      </w:r>
    </w:p>
    <w:p w14:paraId="631C7701" w14:textId="7718F5F6" w:rsidR="00280128" w:rsidRPr="0090705E" w:rsidRDefault="00EE743E" w:rsidP="00280128">
      <w:pPr>
        <w:pStyle w:val="Heading3"/>
      </w:pPr>
      <w:bookmarkStart w:id="912" w:name="_Toc418840375"/>
      <w:r>
        <w:t>15</w:t>
      </w:r>
      <w:r w:rsidR="00280128" w:rsidRPr="0090705E">
        <w:t>.</w:t>
      </w:r>
      <w:r w:rsidR="00280128">
        <w:t>4.</w:t>
      </w:r>
      <w:r w:rsidR="00280128" w:rsidRPr="0090705E">
        <w:t>1 Quality Planning</w:t>
      </w:r>
      <w:r w:rsidR="00280128">
        <w:t xml:space="preserve"> (QP)</w:t>
      </w:r>
      <w:bookmarkEnd w:id="912"/>
    </w:p>
    <w:p w14:paraId="560E54E7" w14:textId="07FF9028" w:rsidR="00280128" w:rsidRPr="0090705E" w:rsidRDefault="00280128" w:rsidP="00280128">
      <w:pPr>
        <w:rPr>
          <w:rFonts w:cs="Arial"/>
          <w:szCs w:val="24"/>
        </w:rPr>
      </w:pPr>
      <w:r w:rsidRPr="0090705E">
        <w:rPr>
          <w:szCs w:val="24"/>
        </w:rPr>
        <w:t>Quality planning is the process by which quality standards are relevant to the project and how the activities performed aim to satisfy them. These activities include</w:t>
      </w:r>
      <w:r>
        <w:rPr>
          <w:szCs w:val="24"/>
        </w:rPr>
        <w:t>:</w:t>
      </w:r>
      <w:r w:rsidRPr="0090705E">
        <w:rPr>
          <w:szCs w:val="24"/>
        </w:rPr>
        <w:t xml:space="preserve"> appropriate quality metrics and measures for standards for project processes, product </w:t>
      </w:r>
      <w:r w:rsidR="001556EF" w:rsidRPr="0090705E">
        <w:rPr>
          <w:szCs w:val="24"/>
        </w:rPr>
        <w:t>functionality</w:t>
      </w:r>
      <w:r w:rsidRPr="0090705E">
        <w:rPr>
          <w:szCs w:val="24"/>
        </w:rPr>
        <w:t xml:space="preserve">, regulatory compliance requirements, project deliverables, project </w:t>
      </w:r>
      <w:r w:rsidRPr="0090705E">
        <w:rPr>
          <w:rFonts w:cs="Arial"/>
          <w:szCs w:val="24"/>
        </w:rPr>
        <w:t>manage</w:t>
      </w:r>
      <w:r>
        <w:rPr>
          <w:rFonts w:cs="Arial"/>
          <w:szCs w:val="24"/>
        </w:rPr>
        <w:t>ment performance, documentation, and</w:t>
      </w:r>
      <w:r w:rsidRPr="0090705E">
        <w:rPr>
          <w:rFonts w:cs="Arial"/>
          <w:szCs w:val="24"/>
        </w:rPr>
        <w:t xml:space="preserve"> testing. Quality planning also aims to identify the acceptance criteria for project deliverables and product performance.</w:t>
      </w:r>
    </w:p>
    <w:p w14:paraId="7EDBFF33" w14:textId="77777777" w:rsidR="00280128" w:rsidRPr="0090705E" w:rsidRDefault="00280128" w:rsidP="00280128">
      <w:pPr>
        <w:rPr>
          <w:rFonts w:cs="Arial"/>
          <w:szCs w:val="24"/>
        </w:rPr>
      </w:pPr>
      <w:r w:rsidRPr="0090705E">
        <w:rPr>
          <w:rFonts w:cs="Arial"/>
          <w:szCs w:val="24"/>
        </w:rPr>
        <w:lastRenderedPageBreak/>
        <w:t xml:space="preserve">Quality planning can be performed through </w:t>
      </w:r>
      <w:r>
        <w:rPr>
          <w:rFonts w:cs="Arial"/>
          <w:szCs w:val="24"/>
        </w:rPr>
        <w:t xml:space="preserve">adhering to </w:t>
      </w:r>
      <w:r w:rsidRPr="0090705E">
        <w:rPr>
          <w:rFonts w:cs="Arial"/>
          <w:szCs w:val="24"/>
        </w:rPr>
        <w:t xml:space="preserve">industry recognised standards relating to GUI style, database design and coding practices. The project will also be audited </w:t>
      </w:r>
      <w:r>
        <w:rPr>
          <w:rFonts w:cs="Arial"/>
          <w:szCs w:val="24"/>
        </w:rPr>
        <w:t xml:space="preserve">to ensure </w:t>
      </w:r>
      <w:r w:rsidRPr="0090705E">
        <w:rPr>
          <w:rFonts w:cs="Arial"/>
          <w:szCs w:val="24"/>
        </w:rPr>
        <w:t xml:space="preserve">that coding standards are </w:t>
      </w:r>
      <w:r>
        <w:rPr>
          <w:rFonts w:cs="Arial"/>
          <w:szCs w:val="24"/>
        </w:rPr>
        <w:t xml:space="preserve">being </w:t>
      </w:r>
      <w:r w:rsidRPr="0090705E">
        <w:rPr>
          <w:rFonts w:cs="Arial"/>
          <w:szCs w:val="24"/>
        </w:rPr>
        <w:t>adhered to.</w:t>
      </w:r>
    </w:p>
    <w:p w14:paraId="58DA4D33" w14:textId="77777777" w:rsidR="00280128" w:rsidRPr="0090705E" w:rsidRDefault="00280128" w:rsidP="00280128">
      <w:pPr>
        <w:rPr>
          <w:rFonts w:cs="Arial"/>
          <w:szCs w:val="24"/>
        </w:rPr>
      </w:pPr>
      <w:r w:rsidRPr="0090705E">
        <w:rPr>
          <w:rFonts w:cs="Arial"/>
          <w:szCs w:val="24"/>
        </w:rPr>
        <w:t xml:space="preserve">If these standards are adhered to properly there is a higher chance of user </w:t>
      </w:r>
      <w:r>
        <w:rPr>
          <w:rFonts w:cs="Arial"/>
          <w:szCs w:val="24"/>
        </w:rPr>
        <w:t xml:space="preserve">acceptance, error-free code and </w:t>
      </w:r>
      <w:r w:rsidRPr="0090705E">
        <w:rPr>
          <w:rFonts w:cs="Arial"/>
          <w:szCs w:val="24"/>
        </w:rPr>
        <w:t>effective</w:t>
      </w:r>
      <w:r>
        <w:rPr>
          <w:rFonts w:cs="Arial"/>
          <w:szCs w:val="24"/>
        </w:rPr>
        <w:t xml:space="preserve"> interactions between</w:t>
      </w:r>
      <w:r w:rsidRPr="0090705E">
        <w:rPr>
          <w:rFonts w:cs="Arial"/>
          <w:szCs w:val="24"/>
        </w:rPr>
        <w:t xml:space="preserve"> the subsystems.</w:t>
      </w:r>
    </w:p>
    <w:p w14:paraId="49D0792A" w14:textId="1C878439" w:rsidR="00280128" w:rsidRPr="0090705E" w:rsidRDefault="00C27F13" w:rsidP="00280128">
      <w:pPr>
        <w:pStyle w:val="Heading4"/>
        <w:ind w:left="720"/>
      </w:pPr>
      <w:r>
        <w:t>1</w:t>
      </w:r>
      <w:r w:rsidR="00EE743E">
        <w:t>5</w:t>
      </w:r>
      <w:r w:rsidR="00280128" w:rsidRPr="0090705E">
        <w:t>.</w:t>
      </w:r>
      <w:r w:rsidR="00280128">
        <w:t>4</w:t>
      </w:r>
      <w:r w:rsidR="00280128" w:rsidRPr="0090705E">
        <w:t>.1</w:t>
      </w:r>
      <w:r w:rsidR="00280128">
        <w:t>.1 Defining</w:t>
      </w:r>
      <w:r w:rsidR="00280128" w:rsidRPr="0090705E">
        <w:t xml:space="preserve"> Project Quality</w:t>
      </w:r>
    </w:p>
    <w:p w14:paraId="5DC51FB7" w14:textId="77777777" w:rsidR="00280128" w:rsidRPr="0090705E" w:rsidRDefault="00280128" w:rsidP="00280128">
      <w:pPr>
        <w:ind w:left="720"/>
        <w:rPr>
          <w:szCs w:val="24"/>
        </w:rPr>
      </w:pPr>
      <w:r w:rsidRPr="0090705E">
        <w:rPr>
          <w:szCs w:val="24"/>
        </w:rPr>
        <w:t>Teenactiv is expected to provide us with all the necessary information that E-Bots will need in order to build the web application and database. This project aims to meet all the user requirements and standards as specified by Teenactiv.</w:t>
      </w:r>
    </w:p>
    <w:p w14:paraId="6E5E990D" w14:textId="77777777" w:rsidR="00280128" w:rsidRPr="0090705E" w:rsidRDefault="00280128" w:rsidP="00280128">
      <w:pPr>
        <w:ind w:left="720"/>
        <w:rPr>
          <w:szCs w:val="24"/>
        </w:rPr>
      </w:pPr>
      <w:r w:rsidRPr="0090705E">
        <w:rPr>
          <w:szCs w:val="24"/>
        </w:rPr>
        <w:t xml:space="preserve">Any additional aspects that need to be considered such as laws, rules or standards associated with the project should be discussed by the E-Bots team with the project manager (Elsje Scott) as well as </w:t>
      </w:r>
      <w:r>
        <w:rPr>
          <w:szCs w:val="24"/>
        </w:rPr>
        <w:t xml:space="preserve">with </w:t>
      </w:r>
      <w:r w:rsidRPr="0090705E">
        <w:rPr>
          <w:szCs w:val="24"/>
        </w:rPr>
        <w:t>Teenactiv.</w:t>
      </w:r>
    </w:p>
    <w:p w14:paraId="3E22854E" w14:textId="77777777" w:rsidR="00280128" w:rsidRPr="0090705E" w:rsidRDefault="00280128" w:rsidP="00280128">
      <w:pPr>
        <w:ind w:left="720"/>
        <w:rPr>
          <w:szCs w:val="24"/>
        </w:rPr>
      </w:pPr>
      <w:r w:rsidRPr="0090705E">
        <w:rPr>
          <w:szCs w:val="24"/>
        </w:rPr>
        <w:t>The goal of this project is to provide teachers with a user friendly platform on which they can earn their CP</w:t>
      </w:r>
      <w:r>
        <w:rPr>
          <w:szCs w:val="24"/>
        </w:rPr>
        <w:t>TD points. Below</w:t>
      </w:r>
      <w:r w:rsidRPr="0090705E">
        <w:rPr>
          <w:szCs w:val="24"/>
        </w:rPr>
        <w:t xml:space="preserve"> </w:t>
      </w:r>
      <w:r>
        <w:rPr>
          <w:szCs w:val="24"/>
        </w:rPr>
        <w:t>is</w:t>
      </w:r>
      <w:r w:rsidRPr="0090705E">
        <w:rPr>
          <w:szCs w:val="24"/>
        </w:rPr>
        <w:t xml:space="preserve"> a list of the important success factors:</w:t>
      </w:r>
    </w:p>
    <w:p w14:paraId="4D60C54C" w14:textId="77777777" w:rsidR="00280128" w:rsidRPr="0090705E" w:rsidRDefault="00280128" w:rsidP="00280128">
      <w:pPr>
        <w:pStyle w:val="ListParagraph"/>
        <w:numPr>
          <w:ilvl w:val="0"/>
          <w:numId w:val="30"/>
        </w:numPr>
        <w:ind w:left="1440"/>
        <w:rPr>
          <w:szCs w:val="24"/>
        </w:rPr>
      </w:pPr>
      <w:r w:rsidRPr="0090705E">
        <w:rPr>
          <w:szCs w:val="24"/>
        </w:rPr>
        <w:t>User acceptance</w:t>
      </w:r>
    </w:p>
    <w:p w14:paraId="147DC4C9" w14:textId="77777777" w:rsidR="00280128" w:rsidRPr="0090705E" w:rsidRDefault="00280128" w:rsidP="00280128">
      <w:pPr>
        <w:pStyle w:val="ListParagraph"/>
        <w:numPr>
          <w:ilvl w:val="0"/>
          <w:numId w:val="30"/>
        </w:numPr>
        <w:ind w:left="1440"/>
        <w:rPr>
          <w:szCs w:val="24"/>
        </w:rPr>
      </w:pPr>
      <w:r w:rsidRPr="0090705E">
        <w:rPr>
          <w:szCs w:val="24"/>
        </w:rPr>
        <w:t>Sufficient resources</w:t>
      </w:r>
    </w:p>
    <w:p w14:paraId="37F31422" w14:textId="77777777" w:rsidR="00280128" w:rsidRPr="0090705E" w:rsidRDefault="00280128" w:rsidP="00280128">
      <w:pPr>
        <w:pStyle w:val="ListParagraph"/>
        <w:numPr>
          <w:ilvl w:val="0"/>
          <w:numId w:val="30"/>
        </w:numPr>
        <w:ind w:left="1440"/>
        <w:rPr>
          <w:szCs w:val="24"/>
        </w:rPr>
      </w:pPr>
      <w:r w:rsidRPr="0090705E">
        <w:rPr>
          <w:szCs w:val="24"/>
        </w:rPr>
        <w:t>Efficient data capturing</w:t>
      </w:r>
    </w:p>
    <w:p w14:paraId="03583046" w14:textId="77777777" w:rsidR="00280128" w:rsidRPr="0090705E" w:rsidRDefault="00280128" w:rsidP="00280128">
      <w:pPr>
        <w:pStyle w:val="ListParagraph"/>
        <w:numPr>
          <w:ilvl w:val="0"/>
          <w:numId w:val="30"/>
        </w:numPr>
        <w:ind w:left="1440"/>
        <w:rPr>
          <w:szCs w:val="24"/>
        </w:rPr>
      </w:pPr>
      <w:r w:rsidRPr="0090705E">
        <w:rPr>
          <w:szCs w:val="24"/>
        </w:rPr>
        <w:t>An intuitive design</w:t>
      </w:r>
    </w:p>
    <w:p w14:paraId="6940B1B0" w14:textId="77777777" w:rsidR="00280128" w:rsidRPr="0090705E" w:rsidRDefault="00280128" w:rsidP="00280128">
      <w:pPr>
        <w:pStyle w:val="ListParagraph"/>
        <w:numPr>
          <w:ilvl w:val="0"/>
          <w:numId w:val="30"/>
        </w:numPr>
        <w:ind w:left="1440"/>
        <w:rPr>
          <w:szCs w:val="24"/>
        </w:rPr>
      </w:pPr>
      <w:r w:rsidRPr="0090705E">
        <w:rPr>
          <w:szCs w:val="24"/>
        </w:rPr>
        <w:t>Supply accurate reports</w:t>
      </w:r>
    </w:p>
    <w:p w14:paraId="71ED98FB" w14:textId="77777777" w:rsidR="00280128" w:rsidRPr="0090705E" w:rsidRDefault="00280128" w:rsidP="00280128">
      <w:pPr>
        <w:pStyle w:val="ListParagraph"/>
        <w:numPr>
          <w:ilvl w:val="0"/>
          <w:numId w:val="30"/>
        </w:numPr>
        <w:ind w:left="1440"/>
        <w:rPr>
          <w:szCs w:val="24"/>
        </w:rPr>
      </w:pPr>
      <w:r w:rsidRPr="0090705E">
        <w:rPr>
          <w:szCs w:val="24"/>
        </w:rPr>
        <w:t>Ensure that reminders are sent</w:t>
      </w:r>
      <w:r>
        <w:rPr>
          <w:szCs w:val="24"/>
        </w:rPr>
        <w:t xml:space="preserve"> out </w:t>
      </w:r>
      <w:r w:rsidRPr="0090705E">
        <w:rPr>
          <w:szCs w:val="24"/>
        </w:rPr>
        <w:t>about looming deadlines</w:t>
      </w:r>
    </w:p>
    <w:p w14:paraId="4312D28A" w14:textId="77777777" w:rsidR="00280128" w:rsidRPr="0090705E" w:rsidRDefault="00280128" w:rsidP="00280128">
      <w:pPr>
        <w:spacing w:before="100" w:beforeAutospacing="1" w:after="100" w:afterAutospacing="1" w:line="240" w:lineRule="auto"/>
        <w:ind w:left="1080"/>
        <w:rPr>
          <w:rFonts w:cs="Times New Roman"/>
          <w:szCs w:val="24"/>
        </w:rPr>
      </w:pPr>
      <w:r w:rsidRPr="0090705E">
        <w:rPr>
          <w:rFonts w:cs="Times New Roman"/>
          <w:szCs w:val="24"/>
        </w:rPr>
        <w:t xml:space="preserve">The documentation and all the deliverables produced by E-Bots will be submitted to the project manager (Elsje Scott) and the project sponsor (Carsten Gertz) on a weekly basis to evaluate and assess whether the level of quality of the project is appropriate, and whether or not E-Bots is on the right track. The feedback that the project manager and project sponsor provide will be used to improve the level of quality of the project and to ensure that the project is still within the scope and predetermined requirements set out by Teenactiv. </w:t>
      </w:r>
    </w:p>
    <w:p w14:paraId="4423CDA0" w14:textId="0B01C269" w:rsidR="00280128" w:rsidRPr="0090705E" w:rsidRDefault="00C27F13" w:rsidP="00280128">
      <w:pPr>
        <w:pStyle w:val="Heading4"/>
        <w:ind w:left="720"/>
      </w:pPr>
      <w:r>
        <w:t>1</w:t>
      </w:r>
      <w:r w:rsidR="00EE743E">
        <w:t>5</w:t>
      </w:r>
      <w:r w:rsidR="00280128">
        <w:t>.4.1.2 Measuring</w:t>
      </w:r>
      <w:r w:rsidR="00280128" w:rsidRPr="0090705E">
        <w:t xml:space="preserve"> Project Quality</w:t>
      </w:r>
    </w:p>
    <w:p w14:paraId="2C9456A2" w14:textId="54D0C982" w:rsidR="00280128" w:rsidRPr="0090705E" w:rsidRDefault="00280128" w:rsidP="00280128">
      <w:pPr>
        <w:ind w:left="720"/>
        <w:rPr>
          <w:szCs w:val="24"/>
        </w:rPr>
      </w:pPr>
      <w:r w:rsidRPr="0090705E">
        <w:rPr>
          <w:szCs w:val="24"/>
        </w:rPr>
        <w:t xml:space="preserve">Numerous methods will be used in order to ensure </w:t>
      </w:r>
      <w:r>
        <w:rPr>
          <w:szCs w:val="24"/>
        </w:rPr>
        <w:t>that a</w:t>
      </w:r>
      <w:r w:rsidRPr="0090705E">
        <w:rPr>
          <w:szCs w:val="24"/>
        </w:rPr>
        <w:t xml:space="preserve"> high-quality web-</w:t>
      </w:r>
      <w:r>
        <w:rPr>
          <w:szCs w:val="24"/>
        </w:rPr>
        <w:t xml:space="preserve">based </w:t>
      </w:r>
      <w:r w:rsidRPr="0090705E">
        <w:rPr>
          <w:szCs w:val="24"/>
        </w:rPr>
        <w:t>application</w:t>
      </w:r>
      <w:r>
        <w:rPr>
          <w:szCs w:val="24"/>
        </w:rPr>
        <w:t xml:space="preserve"> is delivered</w:t>
      </w:r>
      <w:r w:rsidRPr="0090705E">
        <w:rPr>
          <w:szCs w:val="24"/>
        </w:rPr>
        <w:t>. E-Bots will decide on ways in which to measure the results after applying these methods. This allows E-Bots to track whether the methods that are implemented are sufficiently uphol</w:t>
      </w:r>
      <w:r w:rsidR="0008464D">
        <w:rPr>
          <w:szCs w:val="24"/>
        </w:rPr>
        <w:t>ding the quality of the project</w:t>
      </w:r>
      <w:r w:rsidRPr="0090705E">
        <w:rPr>
          <w:szCs w:val="24"/>
        </w:rPr>
        <w:t>. Methods to be included:</w:t>
      </w:r>
    </w:p>
    <w:p w14:paraId="51CC40B8" w14:textId="77777777" w:rsidR="00280128" w:rsidRPr="0090705E" w:rsidRDefault="00280128" w:rsidP="00280128">
      <w:pPr>
        <w:pStyle w:val="ListParagraph"/>
        <w:numPr>
          <w:ilvl w:val="0"/>
          <w:numId w:val="30"/>
        </w:numPr>
        <w:ind w:left="1440"/>
        <w:rPr>
          <w:szCs w:val="24"/>
        </w:rPr>
      </w:pPr>
      <w:r w:rsidRPr="0090705E">
        <w:rPr>
          <w:szCs w:val="24"/>
        </w:rPr>
        <w:t>Unit testing</w:t>
      </w:r>
    </w:p>
    <w:p w14:paraId="23DBB1B4" w14:textId="77777777" w:rsidR="00280128" w:rsidRPr="0090705E" w:rsidRDefault="00280128" w:rsidP="00280128">
      <w:pPr>
        <w:pStyle w:val="ListParagraph"/>
        <w:numPr>
          <w:ilvl w:val="0"/>
          <w:numId w:val="30"/>
        </w:numPr>
        <w:ind w:left="1440"/>
        <w:rPr>
          <w:szCs w:val="24"/>
        </w:rPr>
      </w:pPr>
      <w:r w:rsidRPr="0090705E">
        <w:rPr>
          <w:szCs w:val="24"/>
        </w:rPr>
        <w:t>Integration testing</w:t>
      </w:r>
    </w:p>
    <w:p w14:paraId="3E3D1E95" w14:textId="77777777" w:rsidR="00280128" w:rsidRPr="0090705E" w:rsidRDefault="00280128" w:rsidP="00280128">
      <w:pPr>
        <w:pStyle w:val="ListParagraph"/>
        <w:numPr>
          <w:ilvl w:val="0"/>
          <w:numId w:val="30"/>
        </w:numPr>
        <w:ind w:left="1440"/>
        <w:rPr>
          <w:szCs w:val="24"/>
        </w:rPr>
      </w:pPr>
      <w:r w:rsidRPr="0090705E">
        <w:rPr>
          <w:szCs w:val="24"/>
        </w:rPr>
        <w:t>Component testing</w:t>
      </w:r>
    </w:p>
    <w:p w14:paraId="49CB0BF3" w14:textId="77777777" w:rsidR="00280128" w:rsidRPr="0090705E" w:rsidRDefault="00280128" w:rsidP="00280128">
      <w:pPr>
        <w:pStyle w:val="ListParagraph"/>
        <w:numPr>
          <w:ilvl w:val="0"/>
          <w:numId w:val="30"/>
        </w:numPr>
        <w:ind w:left="1440"/>
        <w:rPr>
          <w:szCs w:val="24"/>
        </w:rPr>
      </w:pPr>
      <w:r>
        <w:rPr>
          <w:szCs w:val="24"/>
        </w:rPr>
        <w:t>Code</w:t>
      </w:r>
      <w:r w:rsidRPr="0090705E">
        <w:rPr>
          <w:szCs w:val="24"/>
        </w:rPr>
        <w:t xml:space="preserve"> walkthrough</w:t>
      </w:r>
      <w:r>
        <w:rPr>
          <w:szCs w:val="24"/>
        </w:rPr>
        <w:t>s</w:t>
      </w:r>
      <w:r w:rsidRPr="0090705E">
        <w:rPr>
          <w:szCs w:val="24"/>
        </w:rPr>
        <w:t xml:space="preserve"> (with all E-Bots’ members)</w:t>
      </w:r>
    </w:p>
    <w:p w14:paraId="0D96509B" w14:textId="68CF5C50" w:rsidR="00280128" w:rsidRPr="0090705E" w:rsidRDefault="00280128" w:rsidP="00280128">
      <w:pPr>
        <w:pStyle w:val="ListParagraph"/>
        <w:numPr>
          <w:ilvl w:val="0"/>
          <w:numId w:val="30"/>
        </w:numPr>
        <w:ind w:left="1440"/>
        <w:rPr>
          <w:szCs w:val="24"/>
        </w:rPr>
      </w:pPr>
      <w:r w:rsidRPr="0090705E">
        <w:rPr>
          <w:szCs w:val="24"/>
        </w:rPr>
        <w:t>Project audit</w:t>
      </w:r>
      <w:r w:rsidR="0008464D">
        <w:rPr>
          <w:szCs w:val="24"/>
        </w:rPr>
        <w:t>ing</w:t>
      </w:r>
    </w:p>
    <w:p w14:paraId="5A9F104A" w14:textId="77777777" w:rsidR="00280128" w:rsidRPr="0090705E" w:rsidRDefault="00280128" w:rsidP="00280128">
      <w:pPr>
        <w:pStyle w:val="ListParagraph"/>
        <w:numPr>
          <w:ilvl w:val="0"/>
          <w:numId w:val="30"/>
        </w:numPr>
        <w:ind w:left="1440"/>
        <w:rPr>
          <w:szCs w:val="24"/>
        </w:rPr>
      </w:pPr>
      <w:r w:rsidRPr="0090705E">
        <w:rPr>
          <w:szCs w:val="24"/>
        </w:rPr>
        <w:lastRenderedPageBreak/>
        <w:t>Project monitoring</w:t>
      </w:r>
    </w:p>
    <w:p w14:paraId="2340D9C0" w14:textId="77777777" w:rsidR="00280128" w:rsidRPr="0090705E" w:rsidRDefault="00280128" w:rsidP="00280128">
      <w:pPr>
        <w:pStyle w:val="ListParagraph"/>
        <w:numPr>
          <w:ilvl w:val="0"/>
          <w:numId w:val="30"/>
        </w:numPr>
        <w:ind w:left="1440"/>
        <w:rPr>
          <w:szCs w:val="24"/>
        </w:rPr>
      </w:pPr>
      <w:r w:rsidRPr="0090705E">
        <w:rPr>
          <w:szCs w:val="24"/>
        </w:rPr>
        <w:t>Coaching and advice</w:t>
      </w:r>
    </w:p>
    <w:p w14:paraId="09EE5FB0" w14:textId="77777777" w:rsidR="00280128" w:rsidRDefault="00280128" w:rsidP="00280128">
      <w:pPr>
        <w:pStyle w:val="ListParagraph"/>
        <w:numPr>
          <w:ilvl w:val="0"/>
          <w:numId w:val="30"/>
        </w:numPr>
        <w:ind w:left="1440"/>
        <w:rPr>
          <w:szCs w:val="24"/>
        </w:rPr>
      </w:pPr>
      <w:r w:rsidRPr="0090705E">
        <w:rPr>
          <w:szCs w:val="24"/>
        </w:rPr>
        <w:t>User acceptance testing</w:t>
      </w:r>
    </w:p>
    <w:p w14:paraId="18D99A9D" w14:textId="77777777" w:rsidR="00280128" w:rsidRDefault="00280128" w:rsidP="00280128">
      <w:pPr>
        <w:ind w:left="360"/>
        <w:rPr>
          <w:szCs w:val="24"/>
        </w:rPr>
      </w:pPr>
    </w:p>
    <w:p w14:paraId="6F0D2AEF" w14:textId="5A6BF77F" w:rsidR="00280128" w:rsidRPr="00B72952" w:rsidRDefault="00C27F13" w:rsidP="00280128">
      <w:pPr>
        <w:pStyle w:val="Heading3"/>
      </w:pPr>
      <w:bookmarkStart w:id="913" w:name="_Toc418840376"/>
      <w:r>
        <w:t>1</w:t>
      </w:r>
      <w:r w:rsidR="00EE743E">
        <w:t>5</w:t>
      </w:r>
      <w:r w:rsidR="00280128">
        <w:t>.4.2. Quality Assurance (QA)</w:t>
      </w:r>
      <w:bookmarkEnd w:id="913"/>
    </w:p>
    <w:p w14:paraId="673511FA" w14:textId="1A41EF2A" w:rsidR="00280128" w:rsidRPr="00B72952" w:rsidRDefault="00280128" w:rsidP="00280128">
      <w:pPr>
        <w:rPr>
          <w:szCs w:val="24"/>
        </w:rPr>
      </w:pPr>
      <w:r w:rsidRPr="00B72952">
        <w:rPr>
          <w:szCs w:val="24"/>
        </w:rPr>
        <w:t xml:space="preserve">The </w:t>
      </w:r>
      <w:r>
        <w:rPr>
          <w:szCs w:val="24"/>
        </w:rPr>
        <w:t>E-Bots team</w:t>
      </w:r>
      <w:r w:rsidRPr="00B72952">
        <w:rPr>
          <w:szCs w:val="24"/>
        </w:rPr>
        <w:t xml:space="preserve"> has made quality an important aspect of their project. In doing so, the final system should include </w:t>
      </w:r>
      <w:r w:rsidR="001556EF">
        <w:rPr>
          <w:szCs w:val="24"/>
        </w:rPr>
        <w:t>several</w:t>
      </w:r>
      <w:r>
        <w:rPr>
          <w:szCs w:val="24"/>
        </w:rPr>
        <w:t xml:space="preserve"> </w:t>
      </w:r>
      <w:r w:rsidRPr="00B72952">
        <w:rPr>
          <w:szCs w:val="24"/>
        </w:rPr>
        <w:t xml:space="preserve">high standard procedures and actions that will help create </w:t>
      </w:r>
      <w:r>
        <w:rPr>
          <w:szCs w:val="24"/>
        </w:rPr>
        <w:t xml:space="preserve">a </w:t>
      </w:r>
      <w:r w:rsidRPr="00B72952">
        <w:rPr>
          <w:szCs w:val="24"/>
        </w:rPr>
        <w:t>high quality solution.</w:t>
      </w:r>
    </w:p>
    <w:p w14:paraId="79FF8719" w14:textId="77777777" w:rsidR="00280128" w:rsidRPr="00B72952" w:rsidRDefault="00280128" w:rsidP="00280128">
      <w:pPr>
        <w:rPr>
          <w:szCs w:val="24"/>
        </w:rPr>
      </w:pPr>
      <w:r w:rsidRPr="00B72952">
        <w:rPr>
          <w:szCs w:val="24"/>
        </w:rPr>
        <w:t>E-Bots is required to meet with the project sponsor and</w:t>
      </w:r>
      <w:r>
        <w:rPr>
          <w:szCs w:val="24"/>
        </w:rPr>
        <w:t xml:space="preserve"> project</w:t>
      </w:r>
      <w:r w:rsidRPr="00B72952">
        <w:rPr>
          <w:szCs w:val="24"/>
        </w:rPr>
        <w:t xml:space="preserve"> manager frequently to gain feedback and input to go forward throughout the project’s progression. Each team member is required to review </w:t>
      </w:r>
      <w:r>
        <w:rPr>
          <w:szCs w:val="24"/>
        </w:rPr>
        <w:t>each other’s</w:t>
      </w:r>
      <w:r w:rsidRPr="00B72952">
        <w:rPr>
          <w:szCs w:val="24"/>
        </w:rPr>
        <w:t xml:space="preserve"> input, to create equal level of quality across the project. Finally the project manager is obligated to assess the work and provide meaningful feedback on quality assurance. Deadlines should always be met to ensure work is of high quality and nothing was done under stressful and time limited circumstances that could increase inefficiency</w:t>
      </w:r>
      <w:r>
        <w:rPr>
          <w:szCs w:val="24"/>
        </w:rPr>
        <w:t xml:space="preserve"> or negatively impact quality</w:t>
      </w:r>
      <w:r w:rsidRPr="00B72952">
        <w:rPr>
          <w:szCs w:val="24"/>
        </w:rPr>
        <w:t>. It will also reduce errors and increase the likelihood of the project</w:t>
      </w:r>
      <w:r>
        <w:rPr>
          <w:szCs w:val="24"/>
        </w:rPr>
        <w:t>’s</w:t>
      </w:r>
      <w:r w:rsidRPr="00B72952">
        <w:rPr>
          <w:szCs w:val="24"/>
        </w:rPr>
        <w:t xml:space="preserve"> final hand-in </w:t>
      </w:r>
      <w:r>
        <w:rPr>
          <w:szCs w:val="24"/>
        </w:rPr>
        <w:t>being</w:t>
      </w:r>
      <w:r w:rsidRPr="00B72952">
        <w:rPr>
          <w:szCs w:val="24"/>
        </w:rPr>
        <w:t xml:space="preserve"> on time.</w:t>
      </w:r>
    </w:p>
    <w:p w14:paraId="5AEEBDC5" w14:textId="2D5E5F3A" w:rsidR="00280128" w:rsidRPr="00B72952" w:rsidRDefault="00C27F13" w:rsidP="00280128">
      <w:pPr>
        <w:pStyle w:val="Heading4"/>
        <w:ind w:left="720"/>
      </w:pPr>
      <w:r>
        <w:t>1</w:t>
      </w:r>
      <w:r w:rsidR="00EE743E">
        <w:t>5</w:t>
      </w:r>
      <w:r w:rsidR="00280128">
        <w:t>.4.2.1. Analysing Project Quality</w:t>
      </w:r>
    </w:p>
    <w:p w14:paraId="13F319CB" w14:textId="77777777" w:rsidR="00280128" w:rsidRPr="00B72952" w:rsidRDefault="00280128" w:rsidP="00280128">
      <w:pPr>
        <w:ind w:left="720"/>
        <w:rPr>
          <w:szCs w:val="24"/>
        </w:rPr>
      </w:pPr>
      <w:r w:rsidRPr="00B72952">
        <w:rPr>
          <w:szCs w:val="24"/>
        </w:rPr>
        <w:t xml:space="preserve">In order to analyse project quality, the </w:t>
      </w:r>
      <w:r>
        <w:rPr>
          <w:szCs w:val="24"/>
        </w:rPr>
        <w:t>E-Bots</w:t>
      </w:r>
      <w:r w:rsidRPr="00B72952">
        <w:rPr>
          <w:szCs w:val="24"/>
        </w:rPr>
        <w:t xml:space="preserve"> team must ensure quality control measures and reviews are put in place. This will aid in the identification of areas that need more attention and enhanceme</w:t>
      </w:r>
      <w:r>
        <w:rPr>
          <w:szCs w:val="24"/>
        </w:rPr>
        <w:t>nt to the eduActiv system. Finding faults and identifying opportunities for improvement are successful ways in which quality can be enhanced. Organising regular meetings and having discussions will aid this process.</w:t>
      </w:r>
    </w:p>
    <w:p w14:paraId="70313172" w14:textId="50307B86" w:rsidR="00280128" w:rsidRPr="00B72952" w:rsidRDefault="00C27F13" w:rsidP="00280128">
      <w:pPr>
        <w:pStyle w:val="Heading4"/>
        <w:ind w:left="720"/>
      </w:pPr>
      <w:r>
        <w:t>1</w:t>
      </w:r>
      <w:r w:rsidR="00EE743E">
        <w:t>5</w:t>
      </w:r>
      <w:r w:rsidR="00280128">
        <w:t>.4.2.2. Improving Project Quality</w:t>
      </w:r>
    </w:p>
    <w:p w14:paraId="2A42E52A" w14:textId="6E80CDD6" w:rsidR="00280128" w:rsidRDefault="00280128" w:rsidP="00280128">
      <w:pPr>
        <w:ind w:left="720"/>
        <w:rPr>
          <w:szCs w:val="24"/>
        </w:rPr>
      </w:pPr>
      <w:r w:rsidRPr="00B72952">
        <w:rPr>
          <w:szCs w:val="24"/>
        </w:rPr>
        <w:t xml:space="preserve">Once opportunities for improvements are identified, team members should plan meetings to provide for the discussion and decision-making processes in order to implement solutions. </w:t>
      </w:r>
      <w:r>
        <w:rPr>
          <w:szCs w:val="24"/>
        </w:rPr>
        <w:t xml:space="preserve">An example of this would be </w:t>
      </w:r>
      <w:r w:rsidRPr="00B72952">
        <w:rPr>
          <w:szCs w:val="24"/>
        </w:rPr>
        <w:t xml:space="preserve">replacing an inefficient code technique with one that will complete the task quicker. </w:t>
      </w:r>
    </w:p>
    <w:p w14:paraId="635E54BF" w14:textId="77777777" w:rsidR="00280128" w:rsidRPr="00B72952" w:rsidRDefault="00280128" w:rsidP="00280128">
      <w:pPr>
        <w:ind w:left="720"/>
        <w:rPr>
          <w:szCs w:val="24"/>
        </w:rPr>
      </w:pPr>
      <w:r w:rsidRPr="00B72952">
        <w:rPr>
          <w:szCs w:val="24"/>
        </w:rPr>
        <w:t>Additionally the team must make necessary improvements and document them to create quality output. The project manager is then kept up to date with these modifications and provides additional feedback and evaluation of quality.</w:t>
      </w:r>
    </w:p>
    <w:p w14:paraId="34E61115" w14:textId="601F7F6B" w:rsidR="00280128" w:rsidRPr="00B72952" w:rsidRDefault="00C27F13" w:rsidP="00280128">
      <w:pPr>
        <w:pStyle w:val="Heading3"/>
      </w:pPr>
      <w:bookmarkStart w:id="914" w:name="_Toc418840377"/>
      <w:r>
        <w:t>1</w:t>
      </w:r>
      <w:r w:rsidR="00EE743E">
        <w:t>5</w:t>
      </w:r>
      <w:r w:rsidR="00280128">
        <w:t>.4.3. Quality Control (QC)</w:t>
      </w:r>
      <w:bookmarkEnd w:id="914"/>
    </w:p>
    <w:p w14:paraId="792A2978" w14:textId="77777777" w:rsidR="00280128" w:rsidRPr="00184387" w:rsidRDefault="00280128" w:rsidP="00280128">
      <w:pPr>
        <w:rPr>
          <w:szCs w:val="24"/>
        </w:rPr>
      </w:pPr>
      <w:r w:rsidRPr="00184387">
        <w:rPr>
          <w:szCs w:val="24"/>
        </w:rPr>
        <w:t xml:space="preserve">Quality control is focused on ensuring that the requirements stated in the quality assurance section are not only met, but are also of a high quality. It is important to make sure that the head programmer of E-Bots (Lyandra Jones) ensures a high quality coding standard received from each team member. The head programmer will also go through the code and make improvements accordingly. This should be done </w:t>
      </w:r>
      <w:r>
        <w:rPr>
          <w:szCs w:val="24"/>
        </w:rPr>
        <w:t>using</w:t>
      </w:r>
      <w:r w:rsidRPr="00184387">
        <w:rPr>
          <w:szCs w:val="24"/>
        </w:rPr>
        <w:t xml:space="preserve"> weekly walkthroughs with the whole E-Bots team.</w:t>
      </w:r>
    </w:p>
    <w:p w14:paraId="6185CE70" w14:textId="2A1039F1" w:rsidR="00280128" w:rsidRPr="00184387" w:rsidRDefault="00280128" w:rsidP="00280128">
      <w:pPr>
        <w:rPr>
          <w:szCs w:val="24"/>
        </w:rPr>
      </w:pPr>
      <w:r w:rsidRPr="00184387">
        <w:rPr>
          <w:szCs w:val="24"/>
        </w:rPr>
        <w:t xml:space="preserve">The code must be backed up in cloud </w:t>
      </w:r>
      <w:r w:rsidR="0008464D">
        <w:rPr>
          <w:szCs w:val="24"/>
        </w:rPr>
        <w:t xml:space="preserve">storage </w:t>
      </w:r>
      <w:r w:rsidRPr="00184387">
        <w:rPr>
          <w:szCs w:val="24"/>
        </w:rPr>
        <w:t xml:space="preserve">and on other physical hardware such as external hard drives. Code must also be reviewed in order to ensure that good coding standards are being followed, for example, naming standards. </w:t>
      </w:r>
      <w:r>
        <w:rPr>
          <w:szCs w:val="24"/>
        </w:rPr>
        <w:t xml:space="preserve">The </w:t>
      </w:r>
      <w:r w:rsidRPr="00184387">
        <w:rPr>
          <w:szCs w:val="24"/>
        </w:rPr>
        <w:t xml:space="preserve">GUI must be intuitive </w:t>
      </w:r>
      <w:r w:rsidRPr="00184387">
        <w:rPr>
          <w:szCs w:val="24"/>
        </w:rPr>
        <w:lastRenderedPageBreak/>
        <w:t xml:space="preserve">and meet the standard UI design principles (Schneiderman’s 8 Golden Rules) as well as be tested by volunteer users to ensure user friendliness. Along with GUI testing, bugs in the code must also be reported and </w:t>
      </w:r>
      <w:r>
        <w:rPr>
          <w:szCs w:val="24"/>
        </w:rPr>
        <w:t>addressed</w:t>
      </w:r>
      <w:r w:rsidRPr="005C1A31">
        <w:rPr>
          <w:color w:val="FF0000"/>
          <w:szCs w:val="24"/>
        </w:rPr>
        <w:t xml:space="preserve"> </w:t>
      </w:r>
      <w:r w:rsidRPr="00184387">
        <w:rPr>
          <w:szCs w:val="24"/>
        </w:rPr>
        <w:t>by the whole E-Bots team. The entire database must be normalised in terms of attributes, tables, primary keys and foreign keys ensuring integrity throughout</w:t>
      </w:r>
      <w:r>
        <w:rPr>
          <w:szCs w:val="24"/>
        </w:rPr>
        <w:t xml:space="preserve"> the database and system</w:t>
      </w:r>
      <w:r w:rsidRPr="00184387">
        <w:rPr>
          <w:szCs w:val="24"/>
        </w:rPr>
        <w:t xml:space="preserve">. </w:t>
      </w:r>
    </w:p>
    <w:p w14:paraId="654D839D" w14:textId="77777777" w:rsidR="00280128" w:rsidRPr="00184387" w:rsidRDefault="00280128" w:rsidP="00280128">
      <w:pPr>
        <w:rPr>
          <w:szCs w:val="24"/>
        </w:rPr>
      </w:pPr>
      <w:r w:rsidRPr="00184387">
        <w:rPr>
          <w:szCs w:val="24"/>
        </w:rPr>
        <w:t>All final documents and code will be evaluated by the sponsor (Teenactiv) as well as the project manager (Elsje Scott) in order to assess the quality of the eduActiv system. This will ensure a high quality result aided by the approval of users through user acceptance testing in order to produce a successful web application.</w:t>
      </w:r>
    </w:p>
    <w:p w14:paraId="69BF1193" w14:textId="77777777" w:rsidR="00280128" w:rsidRPr="00B72952" w:rsidRDefault="00280128" w:rsidP="00280128">
      <w:pPr>
        <w:rPr>
          <w:szCs w:val="24"/>
        </w:rPr>
      </w:pPr>
    </w:p>
    <w:p w14:paraId="621211B0" w14:textId="77777777" w:rsidR="00280128" w:rsidRPr="005C735C" w:rsidRDefault="00280128" w:rsidP="00280128"/>
    <w:p w14:paraId="6A3D6C3E" w14:textId="77777777" w:rsidR="00280128" w:rsidRDefault="00280128" w:rsidP="00280128"/>
    <w:p w14:paraId="14B0DB12" w14:textId="77777777" w:rsidR="00C2015A" w:rsidRDefault="00C2015A" w:rsidP="005C735C">
      <w:r>
        <w:br w:type="page"/>
      </w:r>
    </w:p>
    <w:p w14:paraId="35863B37" w14:textId="74C78351" w:rsidR="0066049B" w:rsidRDefault="00EE743E" w:rsidP="0066049B">
      <w:pPr>
        <w:pStyle w:val="Heading1"/>
      </w:pPr>
      <w:bookmarkStart w:id="915" w:name="_Toc290574131"/>
      <w:bookmarkStart w:id="916" w:name="_Toc418840378"/>
      <w:r>
        <w:lastRenderedPageBreak/>
        <w:t>16</w:t>
      </w:r>
      <w:r w:rsidR="0066049B">
        <w:t>. Updated Gantt Chart</w:t>
      </w:r>
      <w:bookmarkEnd w:id="915"/>
      <w:bookmarkEnd w:id="916"/>
    </w:p>
    <w:p w14:paraId="01D8F46C" w14:textId="77777777" w:rsidR="00070BDC" w:rsidRDefault="00070BDC" w:rsidP="0066049B"/>
    <w:p w14:paraId="5327B637" w14:textId="030D2F96" w:rsidR="0066049B" w:rsidRDefault="0066049B" w:rsidP="0066049B">
      <w:r>
        <w:t>See electronic hand-in.</w:t>
      </w:r>
      <w:r>
        <w:br w:type="page"/>
      </w:r>
    </w:p>
    <w:p w14:paraId="70CFD453" w14:textId="77777777" w:rsidR="00C2015A" w:rsidRDefault="00C2015A" w:rsidP="00C2015A">
      <w:pPr>
        <w:pStyle w:val="Heading1"/>
      </w:pPr>
      <w:bookmarkStart w:id="917" w:name="_Toc290574132"/>
      <w:bookmarkStart w:id="918" w:name="_Toc418840379"/>
      <w:r>
        <w:lastRenderedPageBreak/>
        <w:t xml:space="preserve">Appendix 1 – Detailed Technical Complexity </w:t>
      </w:r>
      <w:r>
        <w:tab/>
        <w:t>Factors</w:t>
      </w:r>
      <w:bookmarkEnd w:id="917"/>
      <w:bookmarkEnd w:id="918"/>
      <w:r>
        <w:t xml:space="preserve"> </w:t>
      </w:r>
    </w:p>
    <w:p w14:paraId="701171CE" w14:textId="77777777" w:rsidR="00C2015A" w:rsidRPr="002278DE" w:rsidRDefault="00C2015A" w:rsidP="00C2015A"/>
    <w:p w14:paraId="6847DD33" w14:textId="77777777" w:rsidR="00C2015A" w:rsidRPr="00C7771C" w:rsidRDefault="00C2015A" w:rsidP="00C2015A">
      <w:pPr>
        <w:ind w:left="233"/>
        <w:rPr>
          <w:rFonts w:eastAsia="Arial" w:cs="Arial"/>
          <w:szCs w:val="24"/>
        </w:rPr>
      </w:pPr>
      <w:r w:rsidRPr="00C7771C">
        <w:rPr>
          <w:rFonts w:eastAsia="Arial" w:cs="Arial"/>
          <w:b/>
          <w:szCs w:val="24"/>
        </w:rPr>
        <w:t>T</w:t>
      </w:r>
      <w:r w:rsidRPr="00C7771C">
        <w:rPr>
          <w:rFonts w:eastAsia="Arial" w:cs="Arial"/>
          <w:b/>
          <w:spacing w:val="1"/>
          <w:szCs w:val="24"/>
        </w:rPr>
        <w:t>1</w:t>
      </w:r>
      <w:r w:rsidRPr="00C7771C">
        <w:rPr>
          <w:rFonts w:eastAsia="Arial" w:cs="Arial"/>
          <w:b/>
          <w:spacing w:val="12"/>
          <w:szCs w:val="24"/>
        </w:rPr>
        <w:t>.</w:t>
      </w:r>
      <w:r w:rsidRPr="00C7771C">
        <w:rPr>
          <w:rFonts w:eastAsia="Arial" w:cs="Arial"/>
          <w:b/>
          <w:szCs w:val="24"/>
        </w:rPr>
        <w:t>Di</w:t>
      </w:r>
      <w:r w:rsidRPr="00C7771C">
        <w:rPr>
          <w:rFonts w:eastAsia="Arial" w:cs="Arial"/>
          <w:b/>
          <w:spacing w:val="1"/>
          <w:szCs w:val="24"/>
        </w:rPr>
        <w:t>s</w:t>
      </w:r>
      <w:r w:rsidRPr="00C7771C">
        <w:rPr>
          <w:rFonts w:eastAsia="Arial" w:cs="Arial"/>
          <w:b/>
          <w:szCs w:val="24"/>
        </w:rPr>
        <w:t>tribu</w:t>
      </w:r>
      <w:r w:rsidRPr="00C7771C">
        <w:rPr>
          <w:rFonts w:eastAsia="Arial" w:cs="Arial"/>
          <w:b/>
          <w:spacing w:val="-1"/>
          <w:szCs w:val="24"/>
        </w:rPr>
        <w:t>t</w:t>
      </w:r>
      <w:r w:rsidRPr="00C7771C">
        <w:rPr>
          <w:rFonts w:eastAsia="Arial" w:cs="Arial"/>
          <w:b/>
          <w:spacing w:val="1"/>
          <w:szCs w:val="24"/>
        </w:rPr>
        <w:t>e</w:t>
      </w:r>
      <w:r w:rsidRPr="00C7771C">
        <w:rPr>
          <w:rFonts w:eastAsia="Arial" w:cs="Arial"/>
          <w:b/>
          <w:szCs w:val="24"/>
        </w:rPr>
        <w:t>d</w:t>
      </w:r>
      <w:r w:rsidRPr="00C7771C">
        <w:rPr>
          <w:rFonts w:eastAsia="Arial" w:cs="Arial"/>
          <w:b/>
          <w:spacing w:val="1"/>
          <w:szCs w:val="24"/>
        </w:rPr>
        <w:t xml:space="preserve"> </w:t>
      </w:r>
      <w:r w:rsidRPr="00C7771C">
        <w:rPr>
          <w:rFonts w:eastAsia="Arial" w:cs="Arial"/>
          <w:b/>
          <w:spacing w:val="3"/>
          <w:szCs w:val="24"/>
        </w:rPr>
        <w:t>S</w:t>
      </w:r>
      <w:r w:rsidRPr="00C7771C">
        <w:rPr>
          <w:rFonts w:eastAsia="Arial" w:cs="Arial"/>
          <w:b/>
          <w:spacing w:val="-6"/>
          <w:szCs w:val="24"/>
        </w:rPr>
        <w:t>y</w:t>
      </w:r>
      <w:r w:rsidRPr="00C7771C">
        <w:rPr>
          <w:rFonts w:eastAsia="Arial" w:cs="Arial"/>
          <w:b/>
          <w:spacing w:val="1"/>
          <w:szCs w:val="24"/>
        </w:rPr>
        <w:t>s</w:t>
      </w:r>
      <w:r w:rsidRPr="00C7771C">
        <w:rPr>
          <w:rFonts w:eastAsia="Arial" w:cs="Arial"/>
          <w:b/>
          <w:szCs w:val="24"/>
        </w:rPr>
        <w:t>tem</w:t>
      </w:r>
      <w:r w:rsidRPr="00C7771C">
        <w:rPr>
          <w:rFonts w:eastAsia="Arial" w:cs="Arial"/>
          <w:b/>
          <w:spacing w:val="2"/>
          <w:szCs w:val="24"/>
        </w:rPr>
        <w:t xml:space="preserve"> </w:t>
      </w:r>
      <w:r w:rsidRPr="00C7771C">
        <w:rPr>
          <w:rFonts w:eastAsia="Arial" w:cs="Arial"/>
          <w:b/>
          <w:szCs w:val="24"/>
        </w:rPr>
        <w:t>–</w:t>
      </w:r>
      <w:r w:rsidRPr="00C7771C">
        <w:rPr>
          <w:rFonts w:eastAsia="Arial" w:cs="Arial"/>
          <w:b/>
          <w:spacing w:val="2"/>
          <w:szCs w:val="24"/>
        </w:rPr>
        <w:t xml:space="preserve"> </w:t>
      </w:r>
      <w:r w:rsidRPr="00C7771C">
        <w:rPr>
          <w:rFonts w:eastAsia="Arial" w:cs="Arial"/>
          <w:b/>
          <w:szCs w:val="24"/>
        </w:rPr>
        <w:t>does</w:t>
      </w:r>
      <w:r w:rsidRPr="00C7771C">
        <w:rPr>
          <w:rFonts w:eastAsia="Arial" w:cs="Arial"/>
          <w:b/>
          <w:spacing w:val="1"/>
          <w:szCs w:val="24"/>
        </w:rPr>
        <w:t xml:space="preserve"> s</w:t>
      </w:r>
      <w:r w:rsidRPr="00C7771C">
        <w:rPr>
          <w:rFonts w:eastAsia="Arial" w:cs="Arial"/>
          <w:b/>
          <w:spacing w:val="-6"/>
          <w:szCs w:val="24"/>
        </w:rPr>
        <w:t>y</w:t>
      </w:r>
      <w:r w:rsidRPr="00C7771C">
        <w:rPr>
          <w:rFonts w:eastAsia="Arial" w:cs="Arial"/>
          <w:b/>
          <w:spacing w:val="1"/>
          <w:szCs w:val="24"/>
        </w:rPr>
        <w:t>s</w:t>
      </w:r>
      <w:r w:rsidRPr="00C7771C">
        <w:rPr>
          <w:rFonts w:eastAsia="Arial" w:cs="Arial"/>
          <w:b/>
          <w:szCs w:val="24"/>
        </w:rPr>
        <w:t>tem</w:t>
      </w:r>
      <w:r w:rsidRPr="00C7771C">
        <w:rPr>
          <w:rFonts w:eastAsia="Arial" w:cs="Arial"/>
          <w:b/>
          <w:spacing w:val="1"/>
          <w:szCs w:val="24"/>
        </w:rPr>
        <w:t xml:space="preserve"> </w:t>
      </w:r>
      <w:r w:rsidRPr="00C7771C">
        <w:rPr>
          <w:rFonts w:eastAsia="Arial" w:cs="Arial"/>
          <w:b/>
          <w:szCs w:val="24"/>
        </w:rPr>
        <w:t>h</w:t>
      </w:r>
      <w:r w:rsidRPr="00C7771C">
        <w:rPr>
          <w:rFonts w:eastAsia="Arial" w:cs="Arial"/>
          <w:b/>
          <w:spacing w:val="3"/>
          <w:szCs w:val="24"/>
        </w:rPr>
        <w:t>a</w:t>
      </w:r>
      <w:r w:rsidRPr="00C7771C">
        <w:rPr>
          <w:rFonts w:eastAsia="Arial" w:cs="Arial"/>
          <w:b/>
          <w:spacing w:val="-4"/>
          <w:szCs w:val="24"/>
        </w:rPr>
        <w:t>v</w:t>
      </w:r>
      <w:r w:rsidRPr="00C7771C">
        <w:rPr>
          <w:rFonts w:eastAsia="Arial" w:cs="Arial"/>
          <w:b/>
          <w:szCs w:val="24"/>
        </w:rPr>
        <w:t>e</w:t>
      </w:r>
      <w:r w:rsidRPr="00C7771C">
        <w:rPr>
          <w:rFonts w:eastAsia="Arial" w:cs="Arial"/>
          <w:b/>
          <w:spacing w:val="1"/>
          <w:szCs w:val="24"/>
        </w:rPr>
        <w:t xml:space="preserve"> </w:t>
      </w:r>
      <w:r w:rsidRPr="00C7771C">
        <w:rPr>
          <w:rFonts w:eastAsia="Arial" w:cs="Arial"/>
          <w:b/>
          <w:szCs w:val="24"/>
        </w:rPr>
        <w:t>di</w:t>
      </w:r>
      <w:r w:rsidRPr="00C7771C">
        <w:rPr>
          <w:rFonts w:eastAsia="Arial" w:cs="Arial"/>
          <w:b/>
          <w:spacing w:val="1"/>
          <w:szCs w:val="24"/>
        </w:rPr>
        <w:t>s</w:t>
      </w:r>
      <w:r w:rsidRPr="00C7771C">
        <w:rPr>
          <w:rFonts w:eastAsia="Arial" w:cs="Arial"/>
          <w:b/>
          <w:szCs w:val="24"/>
        </w:rPr>
        <w:t>tribu</w:t>
      </w:r>
      <w:r w:rsidRPr="00C7771C">
        <w:rPr>
          <w:rFonts w:eastAsia="Arial" w:cs="Arial"/>
          <w:b/>
          <w:spacing w:val="-1"/>
          <w:szCs w:val="24"/>
        </w:rPr>
        <w:t>t</w:t>
      </w:r>
      <w:r w:rsidRPr="00C7771C">
        <w:rPr>
          <w:rFonts w:eastAsia="Arial" w:cs="Arial"/>
          <w:b/>
          <w:spacing w:val="1"/>
          <w:szCs w:val="24"/>
        </w:rPr>
        <w:t>e</w:t>
      </w:r>
      <w:r w:rsidRPr="00C7771C">
        <w:rPr>
          <w:rFonts w:eastAsia="Arial" w:cs="Arial"/>
          <w:b/>
          <w:szCs w:val="24"/>
        </w:rPr>
        <w:t>d or</w:t>
      </w:r>
      <w:r w:rsidRPr="00C7771C">
        <w:rPr>
          <w:rFonts w:eastAsia="Arial" w:cs="Arial"/>
          <w:b/>
          <w:spacing w:val="1"/>
          <w:szCs w:val="24"/>
        </w:rPr>
        <w:t xml:space="preserve"> ce</w:t>
      </w:r>
      <w:r w:rsidRPr="00C7771C">
        <w:rPr>
          <w:rFonts w:eastAsia="Arial" w:cs="Arial"/>
          <w:b/>
          <w:szCs w:val="24"/>
        </w:rPr>
        <w:t>n</w:t>
      </w:r>
      <w:r w:rsidRPr="00C7771C">
        <w:rPr>
          <w:rFonts w:eastAsia="Arial" w:cs="Arial"/>
          <w:b/>
          <w:spacing w:val="-1"/>
          <w:szCs w:val="24"/>
        </w:rPr>
        <w:t>t</w:t>
      </w:r>
      <w:r w:rsidRPr="00C7771C">
        <w:rPr>
          <w:rFonts w:eastAsia="Arial" w:cs="Arial"/>
          <w:b/>
          <w:szCs w:val="24"/>
        </w:rPr>
        <w:t>r</w:t>
      </w:r>
      <w:r w:rsidRPr="00C7771C">
        <w:rPr>
          <w:rFonts w:eastAsia="Arial" w:cs="Arial"/>
          <w:b/>
          <w:spacing w:val="-1"/>
          <w:szCs w:val="24"/>
        </w:rPr>
        <w:t>a</w:t>
      </w:r>
      <w:r w:rsidRPr="00C7771C">
        <w:rPr>
          <w:rFonts w:eastAsia="Arial" w:cs="Arial"/>
          <w:b/>
          <w:szCs w:val="24"/>
        </w:rPr>
        <w:t>l</w:t>
      </w:r>
      <w:r w:rsidRPr="00C7771C">
        <w:rPr>
          <w:rFonts w:eastAsia="Arial" w:cs="Arial"/>
          <w:b/>
          <w:spacing w:val="1"/>
          <w:szCs w:val="24"/>
        </w:rPr>
        <w:t>i</w:t>
      </w:r>
      <w:r w:rsidRPr="00C7771C">
        <w:rPr>
          <w:rFonts w:eastAsia="Arial" w:cs="Arial"/>
          <w:b/>
          <w:spacing w:val="-2"/>
          <w:szCs w:val="24"/>
        </w:rPr>
        <w:t>z</w:t>
      </w:r>
      <w:r w:rsidRPr="00C7771C">
        <w:rPr>
          <w:rFonts w:eastAsia="Arial" w:cs="Arial"/>
          <w:b/>
          <w:spacing w:val="1"/>
          <w:szCs w:val="24"/>
        </w:rPr>
        <w:t>e</w:t>
      </w:r>
      <w:r w:rsidRPr="00C7771C">
        <w:rPr>
          <w:rFonts w:eastAsia="Arial" w:cs="Arial"/>
          <w:b/>
          <w:szCs w:val="24"/>
        </w:rPr>
        <w:t xml:space="preserve">d </w:t>
      </w:r>
      <w:r w:rsidRPr="00C7771C">
        <w:rPr>
          <w:rFonts w:eastAsia="Arial" w:cs="Arial"/>
          <w:b/>
          <w:spacing w:val="1"/>
          <w:szCs w:val="24"/>
        </w:rPr>
        <w:t>a</w:t>
      </w:r>
      <w:r w:rsidRPr="00C7771C">
        <w:rPr>
          <w:rFonts w:eastAsia="Arial" w:cs="Arial"/>
          <w:b/>
          <w:szCs w:val="24"/>
        </w:rPr>
        <w:t>r</w:t>
      </w:r>
      <w:r w:rsidRPr="00C7771C">
        <w:rPr>
          <w:rFonts w:eastAsia="Arial" w:cs="Arial"/>
          <w:b/>
          <w:spacing w:val="1"/>
          <w:szCs w:val="24"/>
        </w:rPr>
        <w:t>c</w:t>
      </w:r>
      <w:r w:rsidRPr="00C7771C">
        <w:rPr>
          <w:rFonts w:eastAsia="Arial" w:cs="Arial"/>
          <w:b/>
          <w:szCs w:val="24"/>
        </w:rPr>
        <w:t>hi</w:t>
      </w:r>
      <w:r w:rsidRPr="00C7771C">
        <w:rPr>
          <w:rFonts w:eastAsia="Arial" w:cs="Arial"/>
          <w:b/>
          <w:spacing w:val="-3"/>
          <w:szCs w:val="24"/>
        </w:rPr>
        <w:t>t</w:t>
      </w:r>
      <w:r w:rsidRPr="00C7771C">
        <w:rPr>
          <w:rFonts w:eastAsia="Arial" w:cs="Arial"/>
          <w:b/>
          <w:spacing w:val="1"/>
          <w:szCs w:val="24"/>
        </w:rPr>
        <w:t>ec</w:t>
      </w:r>
      <w:r w:rsidRPr="00C7771C">
        <w:rPr>
          <w:rFonts w:eastAsia="Arial" w:cs="Arial"/>
          <w:b/>
          <w:szCs w:val="24"/>
        </w:rPr>
        <w:t>t</w:t>
      </w:r>
      <w:r w:rsidRPr="00C7771C">
        <w:rPr>
          <w:rFonts w:eastAsia="Arial" w:cs="Arial"/>
          <w:b/>
          <w:spacing w:val="-1"/>
          <w:szCs w:val="24"/>
        </w:rPr>
        <w:t>u</w:t>
      </w:r>
      <w:r w:rsidRPr="00C7771C">
        <w:rPr>
          <w:rFonts w:eastAsia="Arial" w:cs="Arial"/>
          <w:b/>
          <w:szCs w:val="24"/>
        </w:rPr>
        <w:t>r</w:t>
      </w:r>
      <w:r w:rsidRPr="00C7771C">
        <w:rPr>
          <w:rFonts w:eastAsia="Arial" w:cs="Arial"/>
          <w:b/>
          <w:spacing w:val="1"/>
          <w:szCs w:val="24"/>
        </w:rPr>
        <w:t>e</w:t>
      </w:r>
      <w:r w:rsidRPr="00C7771C">
        <w:rPr>
          <w:rFonts w:eastAsia="Arial" w:cs="Arial"/>
          <w:b/>
          <w:szCs w:val="24"/>
        </w:rPr>
        <w:t>?</w:t>
      </w:r>
    </w:p>
    <w:p w14:paraId="27FDE6FD"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n</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ra</w:t>
      </w:r>
      <w:r w:rsidRPr="00C7771C">
        <w:rPr>
          <w:rFonts w:eastAsia="Arial" w:cs="Arial"/>
          <w:spacing w:val="1"/>
          <w:szCs w:val="24"/>
        </w:rPr>
        <w:t>n</w:t>
      </w:r>
      <w:r w:rsidRPr="00C7771C">
        <w:rPr>
          <w:rFonts w:eastAsia="Arial" w:cs="Arial"/>
          <w:spacing w:val="-2"/>
          <w:szCs w:val="24"/>
        </w:rPr>
        <w:t>s</w:t>
      </w:r>
      <w:r w:rsidRPr="00C7771C">
        <w:rPr>
          <w:rFonts w:eastAsia="Arial" w:cs="Arial"/>
          <w:szCs w:val="24"/>
        </w:rPr>
        <w:t>f</w:t>
      </w:r>
      <w:r w:rsidRPr="00C7771C">
        <w:rPr>
          <w:rFonts w:eastAsia="Arial" w:cs="Arial"/>
          <w:spacing w:val="1"/>
          <w:szCs w:val="24"/>
        </w:rPr>
        <w:t>e</w:t>
      </w:r>
      <w:r w:rsidRPr="00C7771C">
        <w:rPr>
          <w:rFonts w:eastAsia="Arial" w:cs="Arial"/>
          <w:szCs w:val="24"/>
        </w:rPr>
        <w:t xml:space="preserve">r </w:t>
      </w:r>
      <w:r w:rsidRPr="00C7771C">
        <w:rPr>
          <w:rFonts w:eastAsia="Arial" w:cs="Arial"/>
          <w:spacing w:val="-2"/>
          <w:szCs w:val="24"/>
        </w:rPr>
        <w:t>o</w:t>
      </w:r>
      <w:r w:rsidRPr="00C7771C">
        <w:rPr>
          <w:rFonts w:eastAsia="Arial" w:cs="Arial"/>
          <w:szCs w:val="24"/>
        </w:rPr>
        <w:t>f</w:t>
      </w:r>
      <w:r w:rsidRPr="00C7771C">
        <w:rPr>
          <w:rFonts w:eastAsia="Arial" w:cs="Arial"/>
          <w:spacing w:val="1"/>
          <w:szCs w:val="24"/>
        </w:rPr>
        <w:t xml:space="preserve"> d</w:t>
      </w:r>
      <w:r w:rsidRPr="00C7771C">
        <w:rPr>
          <w:rFonts w:eastAsia="Arial" w:cs="Arial"/>
          <w:spacing w:val="-1"/>
          <w:szCs w:val="24"/>
        </w:rPr>
        <w:t>a</w:t>
      </w:r>
      <w:r w:rsidRPr="00C7771C">
        <w:rPr>
          <w:rFonts w:eastAsia="Arial" w:cs="Arial"/>
          <w:szCs w:val="24"/>
        </w:rPr>
        <w:t>ta</w:t>
      </w:r>
    </w:p>
    <w:p w14:paraId="52933C3E" w14:textId="77777777" w:rsidR="00C2015A" w:rsidRPr="00C7771C" w:rsidRDefault="00C2015A" w:rsidP="00C2015A">
      <w:pPr>
        <w:ind w:left="233"/>
        <w:rPr>
          <w:rFonts w:eastAsia="Arial" w:cs="Arial"/>
          <w:szCs w:val="24"/>
        </w:rPr>
      </w:pPr>
      <w:r w:rsidRPr="00C7771C">
        <w:rPr>
          <w:rFonts w:eastAsia="Arial" w:cs="Arial"/>
          <w:szCs w:val="24"/>
        </w:rPr>
        <w:t>1</w:t>
      </w:r>
      <w:r w:rsidRPr="00C7771C">
        <w:rPr>
          <w:rFonts w:eastAsia="Arial" w:cs="Arial"/>
          <w:spacing w:val="2"/>
          <w:szCs w:val="24"/>
        </w:rPr>
        <w:t xml:space="preserve"> </w:t>
      </w:r>
      <w:r w:rsidRPr="00C7771C">
        <w:rPr>
          <w:rFonts w:eastAsia="Arial" w:cs="Arial"/>
          <w:spacing w:val="1"/>
          <w:szCs w:val="24"/>
        </w:rPr>
        <w:t>p</w:t>
      </w:r>
      <w:r w:rsidRPr="00C7771C">
        <w:rPr>
          <w:rFonts w:eastAsia="Arial" w:cs="Arial"/>
          <w:szCs w:val="24"/>
        </w:rPr>
        <w:t>re</w:t>
      </w:r>
      <w:r w:rsidRPr="00C7771C">
        <w:rPr>
          <w:rFonts w:eastAsia="Arial" w:cs="Arial"/>
          <w:spacing w:val="-1"/>
          <w:szCs w:val="24"/>
        </w:rPr>
        <w:t>p</w:t>
      </w:r>
      <w:r w:rsidRPr="00C7771C">
        <w:rPr>
          <w:rFonts w:eastAsia="Arial" w:cs="Arial"/>
          <w:spacing w:val="1"/>
          <w:szCs w:val="24"/>
        </w:rPr>
        <w:t>a</w:t>
      </w:r>
      <w:r w:rsidRPr="00C7771C">
        <w:rPr>
          <w:rFonts w:eastAsia="Arial" w:cs="Arial"/>
          <w:szCs w:val="24"/>
        </w:rPr>
        <w:t>res</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a</w:t>
      </w:r>
      <w:r w:rsidRPr="00C7771C">
        <w:rPr>
          <w:rFonts w:eastAsia="Arial" w:cs="Arial"/>
          <w:szCs w:val="24"/>
        </w:rPr>
        <w:t>ta</w:t>
      </w:r>
      <w:r w:rsidRPr="00C7771C">
        <w:rPr>
          <w:rFonts w:eastAsia="Arial" w:cs="Arial"/>
          <w:spacing w:val="-3"/>
          <w:szCs w:val="24"/>
        </w:rPr>
        <w:t xml:space="preserve"> </w:t>
      </w:r>
      <w:r w:rsidRPr="00C7771C">
        <w:rPr>
          <w:rFonts w:eastAsia="Arial" w:cs="Arial"/>
          <w:spacing w:val="3"/>
          <w:szCs w:val="24"/>
        </w:rPr>
        <w:t>f</w:t>
      </w:r>
      <w:r w:rsidRPr="00C7771C">
        <w:rPr>
          <w:rFonts w:eastAsia="Arial" w:cs="Arial"/>
          <w:spacing w:val="1"/>
          <w:szCs w:val="24"/>
        </w:rPr>
        <w:t>o</w:t>
      </w:r>
      <w:r w:rsidRPr="00C7771C">
        <w:rPr>
          <w:rFonts w:eastAsia="Arial" w:cs="Arial"/>
          <w:szCs w:val="24"/>
        </w:rPr>
        <w:t>r</w:t>
      </w:r>
      <w:r w:rsidRPr="00C7771C">
        <w:rPr>
          <w:rFonts w:eastAsia="Arial" w:cs="Arial"/>
          <w:spacing w:val="-2"/>
          <w:szCs w:val="24"/>
        </w:rPr>
        <w:t xml:space="preserve"> </w:t>
      </w:r>
      <w:r w:rsidRPr="00C7771C">
        <w:rPr>
          <w:rFonts w:eastAsia="Arial" w:cs="Arial"/>
          <w:spacing w:val="1"/>
          <w:szCs w:val="24"/>
        </w:rPr>
        <w:t>a</w:t>
      </w:r>
      <w:r w:rsidRPr="00C7771C">
        <w:rPr>
          <w:rFonts w:eastAsia="Arial" w:cs="Arial"/>
          <w:spacing w:val="-1"/>
          <w:szCs w:val="24"/>
        </w:rPr>
        <w:t>n</w:t>
      </w:r>
      <w:r w:rsidRPr="00C7771C">
        <w:rPr>
          <w:rFonts w:eastAsia="Arial" w:cs="Arial"/>
          <w:spacing w:val="1"/>
          <w:szCs w:val="24"/>
        </w:rPr>
        <w:t>o</w:t>
      </w:r>
      <w:r w:rsidRPr="00C7771C">
        <w:rPr>
          <w:rFonts w:eastAsia="Arial" w:cs="Arial"/>
          <w:szCs w:val="24"/>
        </w:rPr>
        <w:t>t</w:t>
      </w:r>
      <w:r w:rsidRPr="00C7771C">
        <w:rPr>
          <w:rFonts w:eastAsia="Arial" w:cs="Arial"/>
          <w:spacing w:val="1"/>
          <w:szCs w:val="24"/>
        </w:rPr>
        <w:t>he</w:t>
      </w:r>
      <w:r w:rsidRPr="00C7771C">
        <w:rPr>
          <w:rFonts w:eastAsia="Arial" w:cs="Arial"/>
          <w:szCs w:val="24"/>
        </w:rPr>
        <w:t xml:space="preserve">r </w:t>
      </w:r>
      <w:r w:rsidRPr="00C7771C">
        <w:rPr>
          <w:rFonts w:eastAsia="Arial" w:cs="Arial"/>
          <w:spacing w:val="-3"/>
          <w:szCs w:val="24"/>
        </w:rPr>
        <w:t>c</w:t>
      </w:r>
      <w:r w:rsidRPr="00C7771C">
        <w:rPr>
          <w:rFonts w:eastAsia="Arial" w:cs="Arial"/>
          <w:spacing w:val="1"/>
          <w:szCs w:val="24"/>
        </w:rPr>
        <w:t>o</w:t>
      </w:r>
      <w:r w:rsidRPr="00C7771C">
        <w:rPr>
          <w:rFonts w:eastAsia="Arial" w:cs="Arial"/>
          <w:spacing w:val="-1"/>
          <w:szCs w:val="24"/>
        </w:rPr>
        <w:t>m</w:t>
      </w:r>
      <w:r w:rsidRPr="00C7771C">
        <w:rPr>
          <w:rFonts w:eastAsia="Arial" w:cs="Arial"/>
          <w:spacing w:val="1"/>
          <w:szCs w:val="24"/>
        </w:rPr>
        <w:t>po</w:t>
      </w:r>
      <w:r w:rsidRPr="00C7771C">
        <w:rPr>
          <w:rFonts w:eastAsia="Arial" w:cs="Arial"/>
          <w:spacing w:val="-1"/>
          <w:szCs w:val="24"/>
        </w:rPr>
        <w:t>n</w:t>
      </w:r>
      <w:r w:rsidRPr="00C7771C">
        <w:rPr>
          <w:rFonts w:eastAsia="Arial" w:cs="Arial"/>
          <w:spacing w:val="1"/>
          <w:szCs w:val="24"/>
        </w:rPr>
        <w:t>en</w:t>
      </w:r>
      <w:r w:rsidRPr="00C7771C">
        <w:rPr>
          <w:rFonts w:eastAsia="Arial" w:cs="Arial"/>
          <w:szCs w:val="24"/>
        </w:rPr>
        <w:t>t</w:t>
      </w:r>
    </w:p>
    <w:p w14:paraId="757B0989" w14:textId="77777777" w:rsidR="00C2015A" w:rsidRPr="00C7771C" w:rsidRDefault="00C2015A" w:rsidP="00C2015A">
      <w:pPr>
        <w:ind w:left="233"/>
        <w:rPr>
          <w:rFonts w:eastAsia="Arial" w:cs="Arial"/>
          <w:szCs w:val="24"/>
        </w:rPr>
      </w:pPr>
      <w:r w:rsidRPr="00C7771C">
        <w:rPr>
          <w:rFonts w:eastAsia="Arial" w:cs="Arial"/>
          <w:szCs w:val="24"/>
        </w:rPr>
        <w:t>2</w:t>
      </w:r>
      <w:r w:rsidRPr="00C7771C">
        <w:rPr>
          <w:rFonts w:eastAsia="Arial" w:cs="Arial"/>
          <w:spacing w:val="2"/>
          <w:szCs w:val="24"/>
        </w:rPr>
        <w:t xml:space="preserve"> </w:t>
      </w:r>
      <w:r w:rsidRPr="00C7771C">
        <w:rPr>
          <w:rFonts w:eastAsia="Arial" w:cs="Arial"/>
          <w:spacing w:val="1"/>
          <w:szCs w:val="24"/>
        </w:rPr>
        <w:t>d</w:t>
      </w:r>
      <w:r w:rsidRPr="00C7771C">
        <w:rPr>
          <w:rFonts w:eastAsia="Arial" w:cs="Arial"/>
          <w:spacing w:val="-1"/>
          <w:szCs w:val="24"/>
        </w:rPr>
        <w:t>a</w:t>
      </w:r>
      <w:r w:rsidRPr="00C7771C">
        <w:rPr>
          <w:rFonts w:eastAsia="Arial" w:cs="Arial"/>
          <w:szCs w:val="24"/>
        </w:rPr>
        <w:t xml:space="preserve">ta </w:t>
      </w:r>
      <w:r w:rsidRPr="00C7771C">
        <w:rPr>
          <w:rFonts w:eastAsia="Arial" w:cs="Arial"/>
          <w:spacing w:val="1"/>
          <w:szCs w:val="24"/>
        </w:rPr>
        <w:t>p</w:t>
      </w:r>
      <w:r w:rsidRPr="00C7771C">
        <w:rPr>
          <w:rFonts w:eastAsia="Arial" w:cs="Arial"/>
          <w:szCs w:val="24"/>
        </w:rPr>
        <w:t>re</w:t>
      </w:r>
      <w:r w:rsidRPr="00C7771C">
        <w:rPr>
          <w:rFonts w:eastAsia="Arial" w:cs="Arial"/>
          <w:spacing w:val="1"/>
          <w:szCs w:val="24"/>
        </w:rPr>
        <w:t>pa</w:t>
      </w:r>
      <w:r w:rsidRPr="00C7771C">
        <w:rPr>
          <w:rFonts w:eastAsia="Arial" w:cs="Arial"/>
          <w:szCs w:val="24"/>
        </w:rPr>
        <w:t>r</w:t>
      </w:r>
      <w:r w:rsidRPr="00C7771C">
        <w:rPr>
          <w:rFonts w:eastAsia="Arial" w:cs="Arial"/>
          <w:spacing w:val="-2"/>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pacing w:val="-1"/>
          <w:szCs w:val="24"/>
        </w:rPr>
        <w:t>h</w:t>
      </w:r>
      <w:r w:rsidRPr="00C7771C">
        <w:rPr>
          <w:rFonts w:eastAsia="Arial" w:cs="Arial"/>
          <w:spacing w:val="1"/>
          <w:szCs w:val="24"/>
        </w:rPr>
        <w:t>e</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ra</w:t>
      </w:r>
      <w:r w:rsidRPr="00C7771C">
        <w:rPr>
          <w:rFonts w:eastAsia="Arial" w:cs="Arial"/>
          <w:spacing w:val="1"/>
          <w:szCs w:val="24"/>
        </w:rPr>
        <w:t>n</w:t>
      </w:r>
      <w:r w:rsidRPr="00C7771C">
        <w:rPr>
          <w:rFonts w:eastAsia="Arial" w:cs="Arial"/>
          <w:spacing w:val="-2"/>
          <w:szCs w:val="24"/>
        </w:rPr>
        <w:t>s</w:t>
      </w:r>
      <w:r w:rsidRPr="00C7771C">
        <w:rPr>
          <w:rFonts w:eastAsia="Arial" w:cs="Arial"/>
          <w:spacing w:val="3"/>
          <w:szCs w:val="24"/>
        </w:rPr>
        <w:t>f</w:t>
      </w:r>
      <w:r w:rsidRPr="00C7771C">
        <w:rPr>
          <w:rFonts w:eastAsia="Arial" w:cs="Arial"/>
          <w:spacing w:val="1"/>
          <w:szCs w:val="24"/>
        </w:rPr>
        <w:t>e</w:t>
      </w:r>
      <w:r w:rsidRPr="00C7771C">
        <w:rPr>
          <w:rFonts w:eastAsia="Arial" w:cs="Arial"/>
          <w:szCs w:val="24"/>
        </w:rPr>
        <w:t>r</w:t>
      </w:r>
      <w:r w:rsidRPr="00C7771C">
        <w:rPr>
          <w:rFonts w:eastAsia="Arial" w:cs="Arial"/>
          <w:spacing w:val="-1"/>
          <w:szCs w:val="24"/>
        </w:rPr>
        <w:t>re</w:t>
      </w:r>
      <w:r w:rsidRPr="00C7771C">
        <w:rPr>
          <w:rFonts w:eastAsia="Arial" w:cs="Arial"/>
          <w:szCs w:val="24"/>
        </w:rPr>
        <w:t>d</w:t>
      </w:r>
    </w:p>
    <w:p w14:paraId="0C29C602" w14:textId="77777777" w:rsidR="00C2015A" w:rsidRPr="00C7771C" w:rsidRDefault="00C2015A" w:rsidP="00C2015A">
      <w:pPr>
        <w:ind w:left="233"/>
        <w:rPr>
          <w:rFonts w:eastAsia="Arial" w:cs="Arial"/>
          <w:szCs w:val="24"/>
        </w:rPr>
      </w:pPr>
      <w:r w:rsidRPr="00C7771C">
        <w:rPr>
          <w:rFonts w:eastAsia="Arial" w:cs="Arial"/>
          <w:szCs w:val="24"/>
        </w:rPr>
        <w:t>3</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si</w:t>
      </w:r>
      <w:r w:rsidRPr="00C7771C">
        <w:rPr>
          <w:rFonts w:eastAsia="Arial" w:cs="Arial"/>
          <w:spacing w:val="1"/>
          <w:szCs w:val="24"/>
        </w:rPr>
        <w:t>n</w:t>
      </w:r>
      <w:r w:rsidRPr="00C7771C">
        <w:rPr>
          <w:rFonts w:eastAsia="Arial" w:cs="Arial"/>
          <w:spacing w:val="-1"/>
          <w:szCs w:val="24"/>
        </w:rPr>
        <w:t>g</w:t>
      </w:r>
      <w:r w:rsidRPr="00C7771C">
        <w:rPr>
          <w:rFonts w:eastAsia="Arial" w:cs="Arial"/>
          <w:szCs w:val="24"/>
        </w:rPr>
        <w:t>le</w:t>
      </w:r>
      <w:r w:rsidRPr="00C7771C">
        <w:rPr>
          <w:rFonts w:eastAsia="Arial" w:cs="Arial"/>
          <w:spacing w:val="1"/>
          <w:szCs w:val="24"/>
        </w:rPr>
        <w:t xml:space="preserve"> d</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zCs w:val="24"/>
        </w:rPr>
        <w:t>cti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pacing w:val="1"/>
          <w:szCs w:val="24"/>
        </w:rPr>
        <w:t>n</w:t>
      </w:r>
      <w:r w:rsidRPr="00C7771C">
        <w:rPr>
          <w:rFonts w:eastAsia="Arial" w:cs="Arial"/>
          <w:szCs w:val="24"/>
        </w:rPr>
        <w:t>l</w:t>
      </w:r>
      <w:r w:rsidRPr="00C7771C">
        <w:rPr>
          <w:rFonts w:eastAsia="Arial" w:cs="Arial"/>
          <w:spacing w:val="-1"/>
          <w:szCs w:val="24"/>
        </w:rPr>
        <w:t>i</w:t>
      </w:r>
      <w:r w:rsidRPr="00C7771C">
        <w:rPr>
          <w:rFonts w:eastAsia="Arial" w:cs="Arial"/>
          <w:spacing w:val="1"/>
          <w:szCs w:val="24"/>
        </w:rPr>
        <w:t>n</w:t>
      </w:r>
      <w:r w:rsidRPr="00C7771C">
        <w:rPr>
          <w:rFonts w:eastAsia="Arial" w:cs="Arial"/>
          <w:szCs w:val="24"/>
        </w:rPr>
        <w:t>e</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a</w:t>
      </w:r>
      <w:r w:rsidRPr="00C7771C">
        <w:rPr>
          <w:rFonts w:eastAsia="Arial" w:cs="Arial"/>
          <w:szCs w:val="24"/>
        </w:rPr>
        <w:t>ta</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ra</w:t>
      </w:r>
      <w:r w:rsidRPr="00C7771C">
        <w:rPr>
          <w:rFonts w:eastAsia="Arial" w:cs="Arial"/>
          <w:spacing w:val="1"/>
          <w:szCs w:val="24"/>
        </w:rPr>
        <w:t>n</w:t>
      </w:r>
      <w:r w:rsidRPr="00C7771C">
        <w:rPr>
          <w:rFonts w:eastAsia="Arial" w:cs="Arial"/>
          <w:spacing w:val="-2"/>
          <w:szCs w:val="24"/>
        </w:rPr>
        <w:t>s</w:t>
      </w:r>
      <w:r w:rsidRPr="00C7771C">
        <w:rPr>
          <w:rFonts w:eastAsia="Arial" w:cs="Arial"/>
          <w:szCs w:val="24"/>
        </w:rPr>
        <w:t>f</w:t>
      </w:r>
      <w:r w:rsidRPr="00C7771C">
        <w:rPr>
          <w:rFonts w:eastAsia="Arial" w:cs="Arial"/>
          <w:spacing w:val="1"/>
          <w:szCs w:val="24"/>
        </w:rPr>
        <w:t>e</w:t>
      </w:r>
      <w:r w:rsidRPr="00C7771C">
        <w:rPr>
          <w:rFonts w:eastAsia="Arial" w:cs="Arial"/>
          <w:szCs w:val="24"/>
        </w:rPr>
        <w:t>r</w:t>
      </w:r>
    </w:p>
    <w:p w14:paraId="399DEA4F"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4</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o</w:t>
      </w:r>
      <w:r w:rsidRPr="00C7771C">
        <w:rPr>
          <w:rFonts w:eastAsia="Arial" w:cs="Arial"/>
          <w:spacing w:val="1"/>
          <w:szCs w:val="24"/>
        </w:rPr>
        <w:t>n</w:t>
      </w:r>
      <w:r w:rsidRPr="00C7771C">
        <w:rPr>
          <w:rFonts w:eastAsia="Arial" w:cs="Arial"/>
          <w:szCs w:val="24"/>
        </w:rPr>
        <w:t>l</w:t>
      </w:r>
      <w:r w:rsidRPr="00C7771C">
        <w:rPr>
          <w:rFonts w:eastAsia="Arial" w:cs="Arial"/>
          <w:spacing w:val="-1"/>
          <w:szCs w:val="24"/>
        </w:rPr>
        <w:t>i</w:t>
      </w:r>
      <w:r w:rsidRPr="00C7771C">
        <w:rPr>
          <w:rFonts w:eastAsia="Arial" w:cs="Arial"/>
          <w:spacing w:val="1"/>
          <w:szCs w:val="24"/>
        </w:rPr>
        <w:t>n</w:t>
      </w:r>
      <w:r w:rsidRPr="00C7771C">
        <w:rPr>
          <w:rFonts w:eastAsia="Arial" w:cs="Arial"/>
          <w:szCs w:val="24"/>
        </w:rPr>
        <w:t>e</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a</w:t>
      </w:r>
      <w:r w:rsidRPr="00C7771C">
        <w:rPr>
          <w:rFonts w:eastAsia="Arial" w:cs="Arial"/>
          <w:szCs w:val="24"/>
        </w:rPr>
        <w:t>ta</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ra</w:t>
      </w:r>
      <w:r w:rsidRPr="00C7771C">
        <w:rPr>
          <w:rFonts w:eastAsia="Arial" w:cs="Arial"/>
          <w:spacing w:val="1"/>
          <w:szCs w:val="24"/>
        </w:rPr>
        <w:t>n</w:t>
      </w:r>
      <w:r w:rsidRPr="00C7771C">
        <w:rPr>
          <w:rFonts w:eastAsia="Arial" w:cs="Arial"/>
          <w:spacing w:val="-2"/>
          <w:szCs w:val="24"/>
        </w:rPr>
        <w:t>s</w:t>
      </w:r>
      <w:r w:rsidRPr="00C7771C">
        <w:rPr>
          <w:rFonts w:eastAsia="Arial" w:cs="Arial"/>
          <w:szCs w:val="24"/>
        </w:rPr>
        <w:t>f</w:t>
      </w:r>
      <w:r w:rsidRPr="00C7771C">
        <w:rPr>
          <w:rFonts w:eastAsia="Arial" w:cs="Arial"/>
          <w:spacing w:val="1"/>
          <w:szCs w:val="24"/>
        </w:rPr>
        <w:t>e</w:t>
      </w:r>
      <w:r w:rsidRPr="00C7771C">
        <w:rPr>
          <w:rFonts w:eastAsia="Arial" w:cs="Arial"/>
          <w:szCs w:val="24"/>
        </w:rPr>
        <w:t>r in</w:t>
      </w:r>
      <w:r w:rsidRPr="00C7771C">
        <w:rPr>
          <w:rFonts w:eastAsia="Arial" w:cs="Arial"/>
          <w:spacing w:val="1"/>
          <w:szCs w:val="24"/>
        </w:rPr>
        <w:t xml:space="preserve"> b</w:t>
      </w:r>
      <w:r w:rsidRPr="00C7771C">
        <w:rPr>
          <w:rFonts w:eastAsia="Arial" w:cs="Arial"/>
          <w:spacing w:val="-1"/>
          <w:szCs w:val="24"/>
        </w:rPr>
        <w:t>o</w:t>
      </w:r>
      <w:r w:rsidRPr="00C7771C">
        <w:rPr>
          <w:rFonts w:eastAsia="Arial" w:cs="Arial"/>
          <w:szCs w:val="24"/>
        </w:rPr>
        <w:t xml:space="preserve">th </w:t>
      </w:r>
      <w:r w:rsidRPr="00C7771C">
        <w:rPr>
          <w:rFonts w:eastAsia="Arial" w:cs="Arial"/>
          <w:spacing w:val="1"/>
          <w:szCs w:val="24"/>
        </w:rPr>
        <w:t>d</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zCs w:val="24"/>
        </w:rPr>
        <w:t>cti</w:t>
      </w:r>
      <w:r w:rsidRPr="00C7771C">
        <w:rPr>
          <w:rFonts w:eastAsia="Arial" w:cs="Arial"/>
          <w:spacing w:val="1"/>
          <w:szCs w:val="24"/>
        </w:rPr>
        <w:t>on</w:t>
      </w:r>
      <w:r w:rsidRPr="00C7771C">
        <w:rPr>
          <w:rFonts w:eastAsia="Arial" w:cs="Arial"/>
          <w:szCs w:val="24"/>
        </w:rPr>
        <w:t>s</w:t>
      </w:r>
    </w:p>
    <w:p w14:paraId="7A329949" w14:textId="77777777" w:rsidR="00C2015A" w:rsidRPr="00C7771C" w:rsidRDefault="00C2015A" w:rsidP="00C2015A">
      <w:pPr>
        <w:spacing w:line="260" w:lineRule="exact"/>
        <w:ind w:left="233"/>
        <w:rPr>
          <w:rFonts w:eastAsia="Arial" w:cs="Arial"/>
          <w:szCs w:val="24"/>
        </w:rPr>
      </w:pPr>
      <w:r w:rsidRPr="00C7771C">
        <w:rPr>
          <w:rFonts w:eastAsia="Arial" w:cs="Arial"/>
          <w:position w:val="-1"/>
          <w:szCs w:val="24"/>
        </w:rPr>
        <w:t>5</w:t>
      </w:r>
      <w:r w:rsidRPr="00C7771C">
        <w:rPr>
          <w:rFonts w:eastAsia="Arial" w:cs="Arial"/>
          <w:spacing w:val="1"/>
          <w:position w:val="-1"/>
          <w:szCs w:val="24"/>
        </w:rPr>
        <w:t xml:space="preserve"> </w:t>
      </w:r>
      <w:r w:rsidRPr="00C7771C">
        <w:rPr>
          <w:rFonts w:eastAsia="Arial" w:cs="Arial"/>
          <w:spacing w:val="-2"/>
          <w:position w:val="-1"/>
          <w:szCs w:val="24"/>
        </w:rPr>
        <w:t>i</w:t>
      </w:r>
      <w:r w:rsidRPr="00C7771C">
        <w:rPr>
          <w:rFonts w:eastAsia="Arial" w:cs="Arial"/>
          <w:position w:val="-1"/>
          <w:szCs w:val="24"/>
        </w:rPr>
        <w:t>f</w:t>
      </w:r>
      <w:r w:rsidRPr="00C7771C">
        <w:rPr>
          <w:rFonts w:eastAsia="Arial" w:cs="Arial"/>
          <w:spacing w:val="3"/>
          <w:position w:val="-1"/>
          <w:szCs w:val="24"/>
        </w:rPr>
        <w:t xml:space="preserve"> </w:t>
      </w:r>
      <w:r w:rsidRPr="00C7771C">
        <w:rPr>
          <w:rFonts w:eastAsia="Arial" w:cs="Arial"/>
          <w:spacing w:val="1"/>
          <w:position w:val="-1"/>
          <w:szCs w:val="24"/>
        </w:rPr>
        <w:t>d</w:t>
      </w:r>
      <w:r w:rsidRPr="00C7771C">
        <w:rPr>
          <w:rFonts w:eastAsia="Arial" w:cs="Arial"/>
          <w:spacing w:val="-2"/>
          <w:position w:val="-1"/>
          <w:szCs w:val="24"/>
        </w:rPr>
        <w:t>y</w:t>
      </w:r>
      <w:r w:rsidRPr="00C7771C">
        <w:rPr>
          <w:rFonts w:eastAsia="Arial" w:cs="Arial"/>
          <w:spacing w:val="1"/>
          <w:position w:val="-1"/>
          <w:szCs w:val="24"/>
        </w:rPr>
        <w:t>n</w:t>
      </w:r>
      <w:r w:rsidRPr="00C7771C">
        <w:rPr>
          <w:rFonts w:eastAsia="Arial" w:cs="Arial"/>
          <w:spacing w:val="-1"/>
          <w:position w:val="-1"/>
          <w:szCs w:val="24"/>
        </w:rPr>
        <w:t>a</w:t>
      </w:r>
      <w:r w:rsidRPr="00C7771C">
        <w:rPr>
          <w:rFonts w:eastAsia="Arial" w:cs="Arial"/>
          <w:spacing w:val="1"/>
          <w:position w:val="-1"/>
          <w:szCs w:val="24"/>
        </w:rPr>
        <w:t>m</w:t>
      </w:r>
      <w:r w:rsidRPr="00C7771C">
        <w:rPr>
          <w:rFonts w:eastAsia="Arial" w:cs="Arial"/>
          <w:position w:val="-1"/>
          <w:szCs w:val="24"/>
        </w:rPr>
        <w:t xml:space="preserve">ic </w:t>
      </w:r>
      <w:r w:rsidRPr="00C7771C">
        <w:rPr>
          <w:rFonts w:eastAsia="Arial" w:cs="Arial"/>
          <w:spacing w:val="1"/>
          <w:position w:val="-1"/>
          <w:szCs w:val="24"/>
        </w:rPr>
        <w:t>p</w:t>
      </w:r>
      <w:r w:rsidRPr="00C7771C">
        <w:rPr>
          <w:rFonts w:eastAsia="Arial" w:cs="Arial"/>
          <w:position w:val="-1"/>
          <w:szCs w:val="24"/>
        </w:rPr>
        <w:t>roc</w:t>
      </w:r>
      <w:r w:rsidRPr="00C7771C">
        <w:rPr>
          <w:rFonts w:eastAsia="Arial" w:cs="Arial"/>
          <w:spacing w:val="1"/>
          <w:position w:val="-1"/>
          <w:szCs w:val="24"/>
        </w:rPr>
        <w:t>e</w:t>
      </w:r>
      <w:r w:rsidRPr="00C7771C">
        <w:rPr>
          <w:rFonts w:eastAsia="Arial" w:cs="Arial"/>
          <w:position w:val="-1"/>
          <w:szCs w:val="24"/>
        </w:rPr>
        <w:t>ss</w:t>
      </w:r>
      <w:r w:rsidRPr="00C7771C">
        <w:rPr>
          <w:rFonts w:eastAsia="Arial" w:cs="Arial"/>
          <w:spacing w:val="-3"/>
          <w:position w:val="-1"/>
          <w:szCs w:val="24"/>
        </w:rPr>
        <w:t>i</w:t>
      </w:r>
      <w:r w:rsidRPr="00C7771C">
        <w:rPr>
          <w:rFonts w:eastAsia="Arial" w:cs="Arial"/>
          <w:spacing w:val="-1"/>
          <w:position w:val="-1"/>
          <w:szCs w:val="24"/>
        </w:rPr>
        <w:t>n</w:t>
      </w:r>
      <w:r w:rsidRPr="00C7771C">
        <w:rPr>
          <w:rFonts w:eastAsia="Arial" w:cs="Arial"/>
          <w:position w:val="-1"/>
          <w:szCs w:val="24"/>
        </w:rPr>
        <w:t>g</w:t>
      </w:r>
    </w:p>
    <w:p w14:paraId="022F7564" w14:textId="77777777" w:rsidR="00C2015A" w:rsidRPr="00C7771C"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328FE15D" w14:textId="77777777" w:rsidTr="00C2015A">
        <w:trPr>
          <w:trHeight w:hRule="exact" w:val="1355"/>
        </w:trPr>
        <w:tc>
          <w:tcPr>
            <w:tcW w:w="1244" w:type="dxa"/>
            <w:tcBorders>
              <w:top w:val="single" w:sz="5" w:space="0" w:color="000000"/>
              <w:left w:val="single" w:sz="5" w:space="0" w:color="000000"/>
              <w:bottom w:val="single" w:sz="5" w:space="0" w:color="000000"/>
              <w:right w:val="single" w:sz="5" w:space="0" w:color="000000"/>
            </w:tcBorders>
          </w:tcPr>
          <w:p w14:paraId="71B73825"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1CF1D3D7" w14:textId="783297B2" w:rsidR="00C2015A" w:rsidRPr="00C7771C" w:rsidRDefault="0008464D" w:rsidP="00C2015A">
            <w:pPr>
              <w:rPr>
                <w:szCs w:val="24"/>
              </w:rPr>
            </w:pPr>
            <w:r>
              <w:rPr>
                <w:szCs w:val="24"/>
              </w:rPr>
              <w:t>eduActiv is an online platform that teachers can use to access various resources and Type 3 assessments. They can also upload proof of completion of Type 1 and Type 2 assessments</w:t>
            </w:r>
          </w:p>
        </w:tc>
        <w:tc>
          <w:tcPr>
            <w:tcW w:w="1134" w:type="dxa"/>
            <w:tcBorders>
              <w:top w:val="single" w:sz="5" w:space="0" w:color="000000"/>
              <w:left w:val="single" w:sz="5" w:space="0" w:color="000000"/>
              <w:bottom w:val="single" w:sz="5" w:space="0" w:color="000000"/>
              <w:right w:val="single" w:sz="5" w:space="0" w:color="000000"/>
            </w:tcBorders>
          </w:tcPr>
          <w:p w14:paraId="045894FC"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55582BA9" w14:textId="77777777" w:rsidR="00C2015A" w:rsidRPr="00C7771C" w:rsidRDefault="00C2015A" w:rsidP="00C2015A">
            <w:pPr>
              <w:rPr>
                <w:szCs w:val="24"/>
              </w:rPr>
            </w:pPr>
            <w:r>
              <w:rPr>
                <w:szCs w:val="24"/>
              </w:rPr>
              <w:t>4</w:t>
            </w:r>
          </w:p>
        </w:tc>
      </w:tr>
    </w:tbl>
    <w:p w14:paraId="54C586FF" w14:textId="77777777" w:rsidR="00C2015A" w:rsidRPr="00C7771C" w:rsidRDefault="00C2015A" w:rsidP="00C2015A">
      <w:pPr>
        <w:spacing w:before="17" w:line="220" w:lineRule="exact"/>
        <w:rPr>
          <w:szCs w:val="24"/>
        </w:rPr>
      </w:pPr>
    </w:p>
    <w:p w14:paraId="38D8D927" w14:textId="77777777" w:rsidR="00C2015A" w:rsidRPr="00C7771C" w:rsidRDefault="00C2015A" w:rsidP="00C2015A">
      <w:pPr>
        <w:spacing w:before="29"/>
        <w:ind w:left="233"/>
        <w:rPr>
          <w:rFonts w:eastAsia="Arial" w:cs="Arial"/>
          <w:szCs w:val="24"/>
        </w:rPr>
      </w:pPr>
      <w:r w:rsidRPr="00C7771C">
        <w:rPr>
          <w:rFonts w:eastAsia="Arial" w:cs="Arial"/>
          <w:b/>
          <w:szCs w:val="24"/>
        </w:rPr>
        <w:t>T</w:t>
      </w:r>
      <w:r w:rsidRPr="00C7771C">
        <w:rPr>
          <w:rFonts w:eastAsia="Arial" w:cs="Arial"/>
          <w:b/>
          <w:spacing w:val="1"/>
          <w:szCs w:val="24"/>
        </w:rPr>
        <w:t>2</w:t>
      </w:r>
      <w:r w:rsidRPr="00C7771C">
        <w:rPr>
          <w:rFonts w:eastAsia="Arial" w:cs="Arial"/>
          <w:b/>
          <w:spacing w:val="12"/>
          <w:szCs w:val="24"/>
        </w:rPr>
        <w:t>.</w:t>
      </w:r>
      <w:r w:rsidRPr="00C7771C">
        <w:rPr>
          <w:rFonts w:eastAsia="Arial" w:cs="Arial"/>
          <w:b/>
          <w:szCs w:val="24"/>
        </w:rPr>
        <w:t>R</w:t>
      </w:r>
      <w:r w:rsidRPr="00C7771C">
        <w:rPr>
          <w:rFonts w:eastAsia="Arial" w:cs="Arial"/>
          <w:b/>
          <w:spacing w:val="1"/>
          <w:szCs w:val="24"/>
        </w:rPr>
        <w:t>es</w:t>
      </w:r>
      <w:r w:rsidRPr="00C7771C">
        <w:rPr>
          <w:rFonts w:eastAsia="Arial" w:cs="Arial"/>
          <w:b/>
          <w:szCs w:val="24"/>
        </w:rPr>
        <w:t>ponse</w:t>
      </w:r>
      <w:r w:rsidRPr="00C7771C">
        <w:rPr>
          <w:rFonts w:eastAsia="Arial" w:cs="Arial"/>
          <w:b/>
          <w:spacing w:val="1"/>
          <w:szCs w:val="24"/>
        </w:rPr>
        <w:t xml:space="preserve"> </w:t>
      </w:r>
      <w:r w:rsidRPr="00C7771C">
        <w:rPr>
          <w:rFonts w:eastAsia="Arial" w:cs="Arial"/>
          <w:b/>
          <w:szCs w:val="24"/>
        </w:rPr>
        <w:t>ti</w:t>
      </w:r>
      <w:r w:rsidRPr="00C7771C">
        <w:rPr>
          <w:rFonts w:eastAsia="Arial" w:cs="Arial"/>
          <w:b/>
          <w:spacing w:val="-2"/>
          <w:szCs w:val="24"/>
        </w:rPr>
        <w:t>m</w:t>
      </w:r>
      <w:r w:rsidRPr="00C7771C">
        <w:rPr>
          <w:rFonts w:eastAsia="Arial" w:cs="Arial"/>
          <w:b/>
          <w:szCs w:val="24"/>
        </w:rPr>
        <w:t>e</w:t>
      </w:r>
      <w:r w:rsidRPr="00C7771C">
        <w:rPr>
          <w:rFonts w:eastAsia="Arial" w:cs="Arial"/>
          <w:b/>
          <w:spacing w:val="1"/>
          <w:szCs w:val="24"/>
        </w:rPr>
        <w:t xml:space="preserve"> </w:t>
      </w:r>
      <w:r w:rsidRPr="00C7771C">
        <w:rPr>
          <w:rFonts w:eastAsia="Arial" w:cs="Arial"/>
          <w:b/>
          <w:szCs w:val="24"/>
        </w:rPr>
        <w:t>or</w:t>
      </w:r>
      <w:r w:rsidRPr="00C7771C">
        <w:rPr>
          <w:rFonts w:eastAsia="Arial" w:cs="Arial"/>
          <w:b/>
          <w:spacing w:val="1"/>
          <w:szCs w:val="24"/>
        </w:rPr>
        <w:t xml:space="preserve"> </w:t>
      </w:r>
      <w:r w:rsidRPr="00C7771C">
        <w:rPr>
          <w:rFonts w:eastAsia="Arial" w:cs="Arial"/>
          <w:b/>
          <w:szCs w:val="24"/>
        </w:rPr>
        <w:t>t</w:t>
      </w:r>
      <w:r w:rsidRPr="00C7771C">
        <w:rPr>
          <w:rFonts w:eastAsia="Arial" w:cs="Arial"/>
          <w:b/>
          <w:spacing w:val="-1"/>
          <w:szCs w:val="24"/>
        </w:rPr>
        <w:t>h</w:t>
      </w:r>
      <w:r w:rsidRPr="00C7771C">
        <w:rPr>
          <w:rFonts w:eastAsia="Arial" w:cs="Arial"/>
          <w:b/>
          <w:spacing w:val="-2"/>
          <w:szCs w:val="24"/>
        </w:rPr>
        <w:t>r</w:t>
      </w:r>
      <w:r w:rsidRPr="00C7771C">
        <w:rPr>
          <w:rFonts w:eastAsia="Arial" w:cs="Arial"/>
          <w:b/>
          <w:szCs w:val="24"/>
        </w:rPr>
        <w:t>oug</w:t>
      </w:r>
      <w:r w:rsidRPr="00C7771C">
        <w:rPr>
          <w:rFonts w:eastAsia="Arial" w:cs="Arial"/>
          <w:b/>
          <w:spacing w:val="-1"/>
          <w:szCs w:val="24"/>
        </w:rPr>
        <w:t>h</w:t>
      </w:r>
      <w:r w:rsidRPr="00C7771C">
        <w:rPr>
          <w:rFonts w:eastAsia="Arial" w:cs="Arial"/>
          <w:b/>
          <w:szCs w:val="24"/>
        </w:rPr>
        <w:t>put</w:t>
      </w:r>
    </w:p>
    <w:p w14:paraId="720F71F3"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n</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em</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ts</w:t>
      </w:r>
    </w:p>
    <w:p w14:paraId="55936DBD" w14:textId="77777777" w:rsidR="00C2015A" w:rsidRPr="00C7771C" w:rsidRDefault="00C2015A" w:rsidP="00C2015A">
      <w:pPr>
        <w:ind w:left="233"/>
        <w:rPr>
          <w:rFonts w:eastAsia="Arial" w:cs="Arial"/>
          <w:szCs w:val="24"/>
        </w:rPr>
      </w:pPr>
      <w:r w:rsidRPr="00C7771C">
        <w:rPr>
          <w:rFonts w:eastAsia="Arial" w:cs="Arial"/>
          <w:szCs w:val="24"/>
        </w:rPr>
        <w:t>1</w:t>
      </w:r>
      <w:r w:rsidRPr="00C7771C">
        <w:rPr>
          <w:rFonts w:eastAsia="Arial" w:cs="Arial"/>
          <w:spacing w:val="2"/>
          <w:szCs w:val="24"/>
        </w:rPr>
        <w:t xml:space="preserve"> </w:t>
      </w:r>
      <w:r w:rsidRPr="00C7771C">
        <w:rPr>
          <w:rFonts w:eastAsia="Arial" w:cs="Arial"/>
          <w:spacing w:val="1"/>
          <w:szCs w:val="24"/>
        </w:rPr>
        <w:t>n</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pe</w:t>
      </w:r>
      <w:r w:rsidRPr="00C7771C">
        <w:rPr>
          <w:rFonts w:eastAsia="Arial" w:cs="Arial"/>
          <w:szCs w:val="24"/>
        </w:rPr>
        <w:t>cial</w:t>
      </w:r>
      <w:r w:rsidRPr="00C7771C">
        <w:rPr>
          <w:rFonts w:eastAsia="Arial" w:cs="Arial"/>
          <w:spacing w:val="-2"/>
          <w:szCs w:val="24"/>
        </w:rPr>
        <w:t xml:space="preserve"> </w:t>
      </w:r>
      <w:r w:rsidRPr="00C7771C">
        <w:rPr>
          <w:rFonts w:eastAsia="Arial" w:cs="Arial"/>
          <w:spacing w:val="1"/>
          <w:szCs w:val="24"/>
        </w:rPr>
        <w:t>a</w:t>
      </w:r>
      <w:r w:rsidRPr="00C7771C">
        <w:rPr>
          <w:rFonts w:eastAsia="Arial" w:cs="Arial"/>
          <w:szCs w:val="24"/>
        </w:rPr>
        <w:t>t</w:t>
      </w:r>
      <w:r w:rsidRPr="00C7771C">
        <w:rPr>
          <w:rFonts w:eastAsia="Arial" w:cs="Arial"/>
          <w:spacing w:val="-1"/>
          <w:szCs w:val="24"/>
        </w:rPr>
        <w:t>t</w:t>
      </w:r>
      <w:r w:rsidRPr="00C7771C">
        <w:rPr>
          <w:rFonts w:eastAsia="Arial" w:cs="Arial"/>
          <w:spacing w:val="1"/>
          <w:szCs w:val="24"/>
        </w:rPr>
        <w:t>en</w:t>
      </w:r>
      <w:r w:rsidRPr="00C7771C">
        <w:rPr>
          <w:rFonts w:eastAsia="Arial" w:cs="Arial"/>
          <w:szCs w:val="24"/>
        </w:rPr>
        <w:t>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res</w:t>
      </w:r>
      <w:r w:rsidRPr="00C7771C">
        <w:rPr>
          <w:rFonts w:eastAsia="Arial" w:cs="Arial"/>
          <w:spacing w:val="1"/>
          <w:szCs w:val="24"/>
        </w:rPr>
        <w:t>p</w:t>
      </w:r>
      <w:r w:rsidRPr="00C7771C">
        <w:rPr>
          <w:rFonts w:eastAsia="Arial" w:cs="Arial"/>
          <w:spacing w:val="-1"/>
          <w:szCs w:val="24"/>
        </w:rPr>
        <w:t>o</w:t>
      </w:r>
      <w:r w:rsidRPr="00C7771C">
        <w:rPr>
          <w:rFonts w:eastAsia="Arial" w:cs="Arial"/>
          <w:spacing w:val="1"/>
          <w:szCs w:val="24"/>
        </w:rPr>
        <w:t>n</w:t>
      </w:r>
      <w:r w:rsidRPr="00C7771C">
        <w:rPr>
          <w:rFonts w:eastAsia="Arial" w:cs="Arial"/>
          <w:szCs w:val="24"/>
        </w:rPr>
        <w:t>se</w:t>
      </w:r>
      <w:r w:rsidRPr="00C7771C">
        <w:rPr>
          <w:rFonts w:eastAsia="Arial" w:cs="Arial"/>
          <w:spacing w:val="-1"/>
          <w:szCs w:val="24"/>
        </w:rPr>
        <w:t xml:space="preserve"> </w:t>
      </w:r>
      <w:r w:rsidRPr="00C7771C">
        <w:rPr>
          <w:rFonts w:eastAsia="Arial" w:cs="Arial"/>
          <w:szCs w:val="24"/>
        </w:rPr>
        <w:t>ti</w:t>
      </w:r>
      <w:r w:rsidRPr="00C7771C">
        <w:rPr>
          <w:rFonts w:eastAsia="Arial" w:cs="Arial"/>
          <w:spacing w:val="1"/>
          <w:szCs w:val="24"/>
        </w:rPr>
        <w:t>me</w:t>
      </w:r>
      <w:r w:rsidRPr="00C7771C">
        <w:rPr>
          <w:rFonts w:eastAsia="Arial" w:cs="Arial"/>
          <w:szCs w:val="24"/>
        </w:rPr>
        <w:t>s</w:t>
      </w:r>
      <w:r w:rsidRPr="00C7771C">
        <w:rPr>
          <w:rFonts w:eastAsia="Arial" w:cs="Arial"/>
          <w:spacing w:val="-2"/>
          <w:szCs w:val="24"/>
        </w:rPr>
        <w:t xml:space="preserve"> </w:t>
      </w:r>
      <w:r w:rsidRPr="00C7771C">
        <w:rPr>
          <w:rFonts w:eastAsia="Arial" w:cs="Arial"/>
          <w:spacing w:val="1"/>
          <w:szCs w:val="24"/>
        </w:rPr>
        <w:t>o</w:t>
      </w:r>
      <w:r w:rsidRPr="00C7771C">
        <w:rPr>
          <w:rFonts w:eastAsia="Arial" w:cs="Arial"/>
          <w:szCs w:val="24"/>
        </w:rPr>
        <w:t xml:space="preserve">r </w:t>
      </w:r>
      <w:r w:rsidRPr="00C7771C">
        <w:rPr>
          <w:rFonts w:eastAsia="Arial" w:cs="Arial"/>
          <w:spacing w:val="-2"/>
          <w:szCs w:val="24"/>
        </w:rPr>
        <w:t>t</w:t>
      </w:r>
      <w:r w:rsidRPr="00C7771C">
        <w:rPr>
          <w:rFonts w:eastAsia="Arial" w:cs="Arial"/>
          <w:spacing w:val="1"/>
          <w:szCs w:val="24"/>
        </w:rPr>
        <w:t>h</w:t>
      </w:r>
      <w:r w:rsidRPr="00C7771C">
        <w:rPr>
          <w:rFonts w:eastAsia="Arial" w:cs="Arial"/>
          <w:szCs w:val="24"/>
        </w:rPr>
        <w:t>ro</w:t>
      </w:r>
      <w:r w:rsidRPr="00C7771C">
        <w:rPr>
          <w:rFonts w:eastAsia="Arial" w:cs="Arial"/>
          <w:spacing w:val="1"/>
          <w:szCs w:val="24"/>
        </w:rPr>
        <w:t>u</w:t>
      </w:r>
      <w:r w:rsidRPr="00C7771C">
        <w:rPr>
          <w:rFonts w:eastAsia="Arial" w:cs="Arial"/>
          <w:spacing w:val="-1"/>
          <w:szCs w:val="24"/>
        </w:rPr>
        <w:t>g</w:t>
      </w:r>
      <w:r w:rsidRPr="00C7771C">
        <w:rPr>
          <w:rFonts w:eastAsia="Arial" w:cs="Arial"/>
          <w:spacing w:val="1"/>
          <w:szCs w:val="24"/>
        </w:rPr>
        <w:t>hpu</w:t>
      </w:r>
      <w:r w:rsidRPr="00C7771C">
        <w:rPr>
          <w:rFonts w:eastAsia="Arial" w:cs="Arial"/>
          <w:szCs w:val="24"/>
        </w:rPr>
        <w:t>t</w:t>
      </w:r>
    </w:p>
    <w:p w14:paraId="13E5CC3F"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2</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res</w:t>
      </w:r>
      <w:r w:rsidRPr="00C7771C">
        <w:rPr>
          <w:rFonts w:eastAsia="Arial" w:cs="Arial"/>
          <w:spacing w:val="-1"/>
          <w:szCs w:val="24"/>
        </w:rPr>
        <w:t>p</w:t>
      </w:r>
      <w:r w:rsidRPr="00C7771C">
        <w:rPr>
          <w:rFonts w:eastAsia="Arial" w:cs="Arial"/>
          <w:spacing w:val="1"/>
          <w:szCs w:val="24"/>
        </w:rPr>
        <w:t>on</w:t>
      </w:r>
      <w:r w:rsidRPr="00C7771C">
        <w:rPr>
          <w:rFonts w:eastAsia="Arial" w:cs="Arial"/>
          <w:szCs w:val="24"/>
        </w:rPr>
        <w:t>se</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i</w:t>
      </w:r>
      <w:r w:rsidRPr="00C7771C">
        <w:rPr>
          <w:rFonts w:eastAsia="Arial" w:cs="Arial"/>
          <w:spacing w:val="-1"/>
          <w:szCs w:val="24"/>
        </w:rPr>
        <w:t>m</w:t>
      </w:r>
      <w:r w:rsidRPr="00C7771C">
        <w:rPr>
          <w:rFonts w:eastAsia="Arial" w:cs="Arial"/>
          <w:szCs w:val="24"/>
        </w:rPr>
        <w:t>e</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zCs w:val="24"/>
        </w:rPr>
        <w:t>t</w:t>
      </w:r>
      <w:r w:rsidRPr="00C7771C">
        <w:rPr>
          <w:rFonts w:eastAsia="Arial" w:cs="Arial"/>
          <w:spacing w:val="-1"/>
          <w:szCs w:val="24"/>
        </w:rPr>
        <w:t>h</w:t>
      </w:r>
      <w:r w:rsidRPr="00C7771C">
        <w:rPr>
          <w:rFonts w:eastAsia="Arial" w:cs="Arial"/>
          <w:szCs w:val="24"/>
        </w:rPr>
        <w:t>ro</w:t>
      </w:r>
      <w:r w:rsidRPr="00C7771C">
        <w:rPr>
          <w:rFonts w:eastAsia="Arial" w:cs="Arial"/>
          <w:spacing w:val="1"/>
          <w:szCs w:val="24"/>
        </w:rPr>
        <w:t>u</w:t>
      </w:r>
      <w:r w:rsidRPr="00C7771C">
        <w:rPr>
          <w:rFonts w:eastAsia="Arial" w:cs="Arial"/>
          <w:spacing w:val="-1"/>
          <w:szCs w:val="24"/>
        </w:rPr>
        <w:t>g</w:t>
      </w:r>
      <w:r w:rsidRPr="00C7771C">
        <w:rPr>
          <w:rFonts w:eastAsia="Arial" w:cs="Arial"/>
          <w:spacing w:val="1"/>
          <w:szCs w:val="24"/>
        </w:rPr>
        <w:t>hpu</w:t>
      </w:r>
      <w:r w:rsidRPr="00C7771C">
        <w:rPr>
          <w:rFonts w:eastAsia="Arial" w:cs="Arial"/>
          <w:szCs w:val="24"/>
        </w:rPr>
        <w:t>t</w:t>
      </w:r>
      <w:r w:rsidRPr="00C7771C">
        <w:rPr>
          <w:rFonts w:eastAsia="Arial" w:cs="Arial"/>
          <w:spacing w:val="1"/>
          <w:szCs w:val="24"/>
        </w:rPr>
        <w:t xml:space="preserve"> </w:t>
      </w:r>
      <w:r w:rsidRPr="00C7771C">
        <w:rPr>
          <w:rFonts w:eastAsia="Arial" w:cs="Arial"/>
          <w:szCs w:val="24"/>
        </w:rPr>
        <w:t>cr</w:t>
      </w:r>
      <w:r w:rsidRPr="00C7771C">
        <w:rPr>
          <w:rFonts w:eastAsia="Arial" w:cs="Arial"/>
          <w:spacing w:val="-1"/>
          <w:szCs w:val="24"/>
        </w:rPr>
        <w:t>i</w:t>
      </w:r>
      <w:r w:rsidRPr="00C7771C">
        <w:rPr>
          <w:rFonts w:eastAsia="Arial" w:cs="Arial"/>
          <w:szCs w:val="24"/>
        </w:rPr>
        <w:t>tic</w:t>
      </w:r>
      <w:r w:rsidRPr="00C7771C">
        <w:rPr>
          <w:rFonts w:eastAsia="Arial" w:cs="Arial"/>
          <w:spacing w:val="1"/>
          <w:szCs w:val="24"/>
        </w:rPr>
        <w:t>a</w:t>
      </w:r>
      <w:r w:rsidRPr="00C7771C">
        <w:rPr>
          <w:rFonts w:eastAsia="Arial" w:cs="Arial"/>
          <w:szCs w:val="24"/>
        </w:rPr>
        <w:t>l</w:t>
      </w:r>
      <w:r w:rsidRPr="00C7771C">
        <w:rPr>
          <w:rFonts w:eastAsia="Arial" w:cs="Arial"/>
          <w:spacing w:val="-2"/>
          <w:szCs w:val="24"/>
        </w:rPr>
        <w:t xml:space="preserve"> </w:t>
      </w:r>
      <w:r w:rsidRPr="00C7771C">
        <w:rPr>
          <w:rFonts w:eastAsia="Arial" w:cs="Arial"/>
          <w:spacing w:val="1"/>
          <w:szCs w:val="24"/>
        </w:rPr>
        <w:t>a</w:t>
      </w:r>
      <w:r w:rsidRPr="00C7771C">
        <w:rPr>
          <w:rFonts w:eastAsia="Arial" w:cs="Arial"/>
          <w:szCs w:val="24"/>
        </w:rPr>
        <w:t>t</w:t>
      </w:r>
      <w:r w:rsidRPr="00C7771C">
        <w:rPr>
          <w:rFonts w:eastAsia="Arial" w:cs="Arial"/>
          <w:spacing w:val="1"/>
          <w:szCs w:val="24"/>
        </w:rPr>
        <w:t xml:space="preserve"> </w:t>
      </w:r>
      <w:r w:rsidRPr="00C7771C">
        <w:rPr>
          <w:rFonts w:eastAsia="Arial" w:cs="Arial"/>
          <w:spacing w:val="-1"/>
          <w:szCs w:val="24"/>
        </w:rPr>
        <w:t>p</w:t>
      </w:r>
      <w:r w:rsidRPr="00C7771C">
        <w:rPr>
          <w:rFonts w:eastAsia="Arial" w:cs="Arial"/>
          <w:spacing w:val="1"/>
          <w:szCs w:val="24"/>
        </w:rPr>
        <w:t>e</w:t>
      </w:r>
      <w:r w:rsidRPr="00C7771C">
        <w:rPr>
          <w:rFonts w:eastAsia="Arial" w:cs="Arial"/>
          <w:spacing w:val="-1"/>
          <w:szCs w:val="24"/>
        </w:rPr>
        <w:t>a</w:t>
      </w:r>
      <w:r w:rsidRPr="00C7771C">
        <w:rPr>
          <w:rFonts w:eastAsia="Arial" w:cs="Arial"/>
          <w:szCs w:val="24"/>
        </w:rPr>
        <w:t xml:space="preserve">k </w:t>
      </w:r>
      <w:r w:rsidRPr="00C7771C">
        <w:rPr>
          <w:rFonts w:eastAsia="Arial" w:cs="Arial"/>
          <w:spacing w:val="1"/>
          <w:szCs w:val="24"/>
        </w:rPr>
        <w:t>t</w:t>
      </w:r>
      <w:r w:rsidRPr="00C7771C">
        <w:rPr>
          <w:rFonts w:eastAsia="Arial" w:cs="Arial"/>
          <w:szCs w:val="24"/>
        </w:rPr>
        <w:t>i</w:t>
      </w:r>
      <w:r w:rsidRPr="00C7771C">
        <w:rPr>
          <w:rFonts w:eastAsia="Arial" w:cs="Arial"/>
          <w:spacing w:val="1"/>
          <w:szCs w:val="24"/>
        </w:rPr>
        <w:t>me</w:t>
      </w:r>
      <w:r w:rsidRPr="00C7771C">
        <w:rPr>
          <w:rFonts w:eastAsia="Arial" w:cs="Arial"/>
          <w:szCs w:val="24"/>
        </w:rPr>
        <w:t>s</w:t>
      </w:r>
    </w:p>
    <w:p w14:paraId="71D94588" w14:textId="77777777" w:rsidR="00C2015A" w:rsidRPr="00C7771C" w:rsidRDefault="00C2015A" w:rsidP="00C2015A">
      <w:pPr>
        <w:ind w:left="233"/>
        <w:rPr>
          <w:rFonts w:eastAsia="Arial" w:cs="Arial"/>
          <w:szCs w:val="24"/>
        </w:rPr>
      </w:pPr>
      <w:r w:rsidRPr="00C7771C">
        <w:rPr>
          <w:rFonts w:eastAsia="Arial" w:cs="Arial"/>
          <w:szCs w:val="24"/>
        </w:rPr>
        <w:t>3</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res</w:t>
      </w:r>
      <w:r w:rsidRPr="00C7771C">
        <w:rPr>
          <w:rFonts w:eastAsia="Arial" w:cs="Arial"/>
          <w:spacing w:val="-1"/>
          <w:szCs w:val="24"/>
        </w:rPr>
        <w:t>p</w:t>
      </w:r>
      <w:r w:rsidRPr="00C7771C">
        <w:rPr>
          <w:rFonts w:eastAsia="Arial" w:cs="Arial"/>
          <w:spacing w:val="1"/>
          <w:szCs w:val="24"/>
        </w:rPr>
        <w:t>on</w:t>
      </w:r>
      <w:r w:rsidRPr="00C7771C">
        <w:rPr>
          <w:rFonts w:eastAsia="Arial" w:cs="Arial"/>
          <w:szCs w:val="24"/>
        </w:rPr>
        <w:t>se</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i</w:t>
      </w:r>
      <w:r w:rsidRPr="00C7771C">
        <w:rPr>
          <w:rFonts w:eastAsia="Arial" w:cs="Arial"/>
          <w:spacing w:val="-1"/>
          <w:szCs w:val="24"/>
        </w:rPr>
        <w:t>m</w:t>
      </w:r>
      <w:r w:rsidRPr="00C7771C">
        <w:rPr>
          <w:rFonts w:eastAsia="Arial" w:cs="Arial"/>
          <w:szCs w:val="24"/>
        </w:rPr>
        <w:t>e</w:t>
      </w:r>
      <w:r w:rsidRPr="00C7771C">
        <w:rPr>
          <w:rFonts w:eastAsia="Arial" w:cs="Arial"/>
          <w:spacing w:val="1"/>
          <w:szCs w:val="24"/>
        </w:rPr>
        <w:t xml:space="preserve"> </w:t>
      </w:r>
      <w:r w:rsidRPr="00C7771C">
        <w:rPr>
          <w:rFonts w:eastAsia="Arial" w:cs="Arial"/>
          <w:szCs w:val="24"/>
        </w:rPr>
        <w:t>&amp;</w:t>
      </w:r>
      <w:r w:rsidRPr="00C7771C">
        <w:rPr>
          <w:rFonts w:eastAsia="Arial" w:cs="Arial"/>
          <w:spacing w:val="2"/>
          <w:szCs w:val="24"/>
        </w:rPr>
        <w:t xml:space="preserve"> </w:t>
      </w:r>
      <w:r w:rsidRPr="00C7771C">
        <w:rPr>
          <w:rFonts w:eastAsia="Arial" w:cs="Arial"/>
          <w:szCs w:val="24"/>
        </w:rPr>
        <w:t>t</w:t>
      </w:r>
      <w:r w:rsidRPr="00C7771C">
        <w:rPr>
          <w:rFonts w:eastAsia="Arial" w:cs="Arial"/>
          <w:spacing w:val="-1"/>
          <w:szCs w:val="24"/>
        </w:rPr>
        <w:t>h</w:t>
      </w:r>
      <w:r w:rsidRPr="00C7771C">
        <w:rPr>
          <w:rFonts w:eastAsia="Arial" w:cs="Arial"/>
          <w:szCs w:val="24"/>
        </w:rPr>
        <w:t>ro</w:t>
      </w:r>
      <w:r w:rsidRPr="00C7771C">
        <w:rPr>
          <w:rFonts w:eastAsia="Arial" w:cs="Arial"/>
          <w:spacing w:val="1"/>
          <w:szCs w:val="24"/>
        </w:rPr>
        <w:t>u</w:t>
      </w:r>
      <w:r w:rsidRPr="00C7771C">
        <w:rPr>
          <w:rFonts w:eastAsia="Arial" w:cs="Arial"/>
          <w:spacing w:val="-1"/>
          <w:szCs w:val="24"/>
        </w:rPr>
        <w:t>g</w:t>
      </w:r>
      <w:r w:rsidRPr="00C7771C">
        <w:rPr>
          <w:rFonts w:eastAsia="Arial" w:cs="Arial"/>
          <w:spacing w:val="1"/>
          <w:szCs w:val="24"/>
        </w:rPr>
        <w:t>hpu</w:t>
      </w:r>
      <w:r w:rsidRPr="00C7771C">
        <w:rPr>
          <w:rFonts w:eastAsia="Arial" w:cs="Arial"/>
          <w:szCs w:val="24"/>
        </w:rPr>
        <w:t>t</w:t>
      </w:r>
      <w:r w:rsidRPr="00C7771C">
        <w:rPr>
          <w:rFonts w:eastAsia="Arial" w:cs="Arial"/>
          <w:spacing w:val="1"/>
          <w:szCs w:val="24"/>
        </w:rPr>
        <w:t xml:space="preserve"> </w:t>
      </w:r>
      <w:r w:rsidRPr="00C7771C">
        <w:rPr>
          <w:rFonts w:eastAsia="Arial" w:cs="Arial"/>
          <w:szCs w:val="24"/>
        </w:rPr>
        <w:t>cr</w:t>
      </w:r>
      <w:r w:rsidRPr="00C7771C">
        <w:rPr>
          <w:rFonts w:eastAsia="Arial" w:cs="Arial"/>
          <w:spacing w:val="-1"/>
          <w:szCs w:val="24"/>
        </w:rPr>
        <w:t>i</w:t>
      </w:r>
      <w:r w:rsidRPr="00C7771C">
        <w:rPr>
          <w:rFonts w:eastAsia="Arial" w:cs="Arial"/>
          <w:szCs w:val="24"/>
        </w:rPr>
        <w:t>tic</w:t>
      </w:r>
      <w:r w:rsidRPr="00C7771C">
        <w:rPr>
          <w:rFonts w:eastAsia="Arial" w:cs="Arial"/>
          <w:spacing w:val="1"/>
          <w:szCs w:val="24"/>
        </w:rPr>
        <w:t>a</w:t>
      </w:r>
      <w:r w:rsidRPr="00C7771C">
        <w:rPr>
          <w:rFonts w:eastAsia="Arial" w:cs="Arial"/>
          <w:szCs w:val="24"/>
        </w:rPr>
        <w:t>l</w:t>
      </w:r>
      <w:r w:rsidRPr="00C7771C">
        <w:rPr>
          <w:rFonts w:eastAsia="Arial" w:cs="Arial"/>
          <w:spacing w:val="-2"/>
          <w:szCs w:val="24"/>
        </w:rPr>
        <w:t xml:space="preserve"> </w:t>
      </w:r>
      <w:r w:rsidRPr="00C7771C">
        <w:rPr>
          <w:rFonts w:eastAsia="Arial" w:cs="Arial"/>
          <w:spacing w:val="1"/>
          <w:szCs w:val="24"/>
        </w:rPr>
        <w:t>du</w:t>
      </w:r>
      <w:r w:rsidRPr="00C7771C">
        <w:rPr>
          <w:rFonts w:eastAsia="Arial" w:cs="Arial"/>
          <w:szCs w:val="24"/>
        </w:rPr>
        <w:t>r</w:t>
      </w:r>
      <w:r w:rsidRPr="00C7771C">
        <w:rPr>
          <w:rFonts w:eastAsia="Arial" w:cs="Arial"/>
          <w:spacing w:val="-1"/>
          <w:szCs w:val="24"/>
        </w:rPr>
        <w:t>i</w:t>
      </w:r>
      <w:r w:rsidRPr="00C7771C">
        <w:rPr>
          <w:rFonts w:eastAsia="Arial" w:cs="Arial"/>
          <w:spacing w:val="1"/>
          <w:szCs w:val="24"/>
        </w:rPr>
        <w:t>n</w:t>
      </w:r>
      <w:r w:rsidRPr="00C7771C">
        <w:rPr>
          <w:rFonts w:eastAsia="Arial" w:cs="Arial"/>
          <w:szCs w:val="24"/>
        </w:rPr>
        <w:t>g</w:t>
      </w:r>
      <w:r w:rsidRPr="00C7771C">
        <w:rPr>
          <w:rFonts w:eastAsia="Arial" w:cs="Arial"/>
          <w:spacing w:val="-1"/>
          <w:szCs w:val="24"/>
        </w:rPr>
        <w:t xml:space="preserve"> </w:t>
      </w:r>
      <w:r w:rsidRPr="00C7771C">
        <w:rPr>
          <w:rFonts w:eastAsia="Arial" w:cs="Arial"/>
          <w:spacing w:val="1"/>
          <w:szCs w:val="24"/>
        </w:rPr>
        <w:t>bu</w:t>
      </w:r>
      <w:r w:rsidRPr="00C7771C">
        <w:rPr>
          <w:rFonts w:eastAsia="Arial" w:cs="Arial"/>
          <w:szCs w:val="24"/>
        </w:rPr>
        <w:t>si</w:t>
      </w:r>
      <w:r w:rsidRPr="00C7771C">
        <w:rPr>
          <w:rFonts w:eastAsia="Arial" w:cs="Arial"/>
          <w:spacing w:val="-2"/>
          <w:szCs w:val="24"/>
        </w:rPr>
        <w:t>n</w:t>
      </w:r>
      <w:r w:rsidRPr="00C7771C">
        <w:rPr>
          <w:rFonts w:eastAsia="Arial" w:cs="Arial"/>
          <w:spacing w:val="1"/>
          <w:szCs w:val="24"/>
        </w:rPr>
        <w:t>e</w:t>
      </w:r>
      <w:r w:rsidRPr="00C7771C">
        <w:rPr>
          <w:rFonts w:eastAsia="Arial" w:cs="Arial"/>
          <w:szCs w:val="24"/>
        </w:rPr>
        <w:t xml:space="preserve">ss </w:t>
      </w:r>
      <w:r w:rsidRPr="00C7771C">
        <w:rPr>
          <w:rFonts w:eastAsia="Arial" w:cs="Arial"/>
          <w:spacing w:val="1"/>
          <w:szCs w:val="24"/>
        </w:rPr>
        <w:t>h</w:t>
      </w:r>
      <w:r w:rsidRPr="00C7771C">
        <w:rPr>
          <w:rFonts w:eastAsia="Arial" w:cs="Arial"/>
          <w:spacing w:val="-1"/>
          <w:szCs w:val="24"/>
        </w:rPr>
        <w:t>o</w:t>
      </w:r>
      <w:r w:rsidRPr="00C7771C">
        <w:rPr>
          <w:rFonts w:eastAsia="Arial" w:cs="Arial"/>
          <w:spacing w:val="1"/>
          <w:szCs w:val="24"/>
        </w:rPr>
        <w:t>u</w:t>
      </w:r>
      <w:r w:rsidRPr="00C7771C">
        <w:rPr>
          <w:rFonts w:eastAsia="Arial" w:cs="Arial"/>
          <w:szCs w:val="24"/>
        </w:rPr>
        <w:t>rs</w:t>
      </w:r>
    </w:p>
    <w:p w14:paraId="374D5889" w14:textId="77777777" w:rsidR="00C2015A" w:rsidRPr="00C7771C" w:rsidRDefault="00C2015A" w:rsidP="00C2015A">
      <w:pPr>
        <w:ind w:left="233" w:right="903"/>
        <w:rPr>
          <w:rFonts w:eastAsia="Arial" w:cs="Arial"/>
          <w:szCs w:val="24"/>
        </w:rPr>
      </w:pPr>
      <w:r w:rsidRPr="00C7771C">
        <w:rPr>
          <w:rFonts w:eastAsia="Arial" w:cs="Arial"/>
          <w:szCs w:val="24"/>
        </w:rPr>
        <w:t>4</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r p</w:t>
      </w:r>
      <w:r w:rsidRPr="00C7771C">
        <w:rPr>
          <w:rFonts w:eastAsia="Arial" w:cs="Arial"/>
          <w:spacing w:val="1"/>
          <w:szCs w:val="24"/>
        </w:rPr>
        <w:t>e</w:t>
      </w:r>
      <w:r w:rsidRPr="00C7771C">
        <w:rPr>
          <w:rFonts w:eastAsia="Arial" w:cs="Arial"/>
          <w:spacing w:val="-3"/>
          <w:szCs w:val="24"/>
        </w:rPr>
        <w:t>r</w:t>
      </w:r>
      <w:r w:rsidRPr="00C7771C">
        <w:rPr>
          <w:rFonts w:eastAsia="Arial" w:cs="Arial"/>
          <w:szCs w:val="24"/>
        </w:rPr>
        <w:t>f</w:t>
      </w:r>
      <w:r w:rsidRPr="00C7771C">
        <w:rPr>
          <w:rFonts w:eastAsia="Arial" w:cs="Arial"/>
          <w:spacing w:val="1"/>
          <w:szCs w:val="24"/>
        </w:rPr>
        <w:t>o</w:t>
      </w:r>
      <w:r w:rsidRPr="00C7771C">
        <w:rPr>
          <w:rFonts w:eastAsia="Arial" w:cs="Arial"/>
          <w:szCs w:val="24"/>
        </w:rPr>
        <w:t>r</w:t>
      </w:r>
      <w:r w:rsidRPr="00C7771C">
        <w:rPr>
          <w:rFonts w:eastAsia="Arial" w:cs="Arial"/>
          <w:spacing w:val="1"/>
          <w:szCs w:val="24"/>
        </w:rPr>
        <w:t>m</w:t>
      </w:r>
      <w:r w:rsidRPr="00C7771C">
        <w:rPr>
          <w:rFonts w:eastAsia="Arial" w:cs="Arial"/>
          <w:spacing w:val="-1"/>
          <w:szCs w:val="24"/>
        </w:rPr>
        <w:t>a</w:t>
      </w:r>
      <w:r w:rsidRPr="00C7771C">
        <w:rPr>
          <w:rFonts w:eastAsia="Arial" w:cs="Arial"/>
          <w:spacing w:val="1"/>
          <w:szCs w:val="24"/>
        </w:rPr>
        <w:t>n</w:t>
      </w:r>
      <w:r w:rsidRPr="00C7771C">
        <w:rPr>
          <w:rFonts w:eastAsia="Arial" w:cs="Arial"/>
          <w:szCs w:val="24"/>
        </w:rPr>
        <w:t>ce</w:t>
      </w:r>
      <w:r w:rsidRPr="00C7771C">
        <w:rPr>
          <w:rFonts w:eastAsia="Arial" w:cs="Arial"/>
          <w:spacing w:val="1"/>
          <w:szCs w:val="24"/>
        </w:rPr>
        <w:t xml:space="preserve"> </w:t>
      </w:r>
      <w:r w:rsidRPr="00C7771C">
        <w:rPr>
          <w:rFonts w:eastAsia="Arial" w:cs="Arial"/>
          <w:spacing w:val="-3"/>
          <w:szCs w:val="24"/>
        </w:rPr>
        <w:t>r</w:t>
      </w:r>
      <w:r w:rsidRPr="00C7771C">
        <w:rPr>
          <w:rFonts w:eastAsia="Arial" w:cs="Arial"/>
          <w:spacing w:val="1"/>
          <w:szCs w:val="24"/>
        </w:rPr>
        <w:t>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eme</w:t>
      </w:r>
      <w:r w:rsidRPr="00C7771C">
        <w:rPr>
          <w:rFonts w:eastAsia="Arial" w:cs="Arial"/>
          <w:spacing w:val="-1"/>
          <w:szCs w:val="24"/>
        </w:rPr>
        <w:t>n</w:t>
      </w:r>
      <w:r w:rsidRPr="00C7771C">
        <w:rPr>
          <w:rFonts w:eastAsia="Arial" w:cs="Arial"/>
          <w:szCs w:val="24"/>
        </w:rPr>
        <w:t>ts</w:t>
      </w:r>
      <w:r w:rsidRPr="00C7771C">
        <w:rPr>
          <w:rFonts w:eastAsia="Arial" w:cs="Arial"/>
          <w:spacing w:val="1"/>
          <w:szCs w:val="24"/>
        </w:rPr>
        <w:t xml:space="preserve"> </w:t>
      </w:r>
      <w:r w:rsidRPr="00C7771C">
        <w:rPr>
          <w:rFonts w:eastAsia="Arial" w:cs="Arial"/>
          <w:szCs w:val="24"/>
        </w:rPr>
        <w:t>str</w:t>
      </w:r>
      <w:r w:rsidRPr="00C7771C">
        <w:rPr>
          <w:rFonts w:eastAsia="Arial" w:cs="Arial"/>
          <w:spacing w:val="-1"/>
          <w:szCs w:val="24"/>
        </w:rPr>
        <w:t>i</w:t>
      </w:r>
      <w:r w:rsidRPr="00C7771C">
        <w:rPr>
          <w:rFonts w:eastAsia="Arial" w:cs="Arial"/>
          <w:spacing w:val="1"/>
          <w:szCs w:val="24"/>
        </w:rPr>
        <w:t>n</w:t>
      </w:r>
      <w:r w:rsidRPr="00C7771C">
        <w:rPr>
          <w:rFonts w:eastAsia="Arial" w:cs="Arial"/>
          <w:spacing w:val="-1"/>
          <w:szCs w:val="24"/>
        </w:rPr>
        <w:t>g</w:t>
      </w:r>
      <w:r w:rsidRPr="00C7771C">
        <w:rPr>
          <w:rFonts w:eastAsia="Arial" w:cs="Arial"/>
          <w:spacing w:val="1"/>
          <w:szCs w:val="24"/>
        </w:rPr>
        <w:t>en</w:t>
      </w:r>
      <w:r w:rsidRPr="00C7771C">
        <w:rPr>
          <w:rFonts w:eastAsia="Arial" w:cs="Arial"/>
          <w:szCs w:val="24"/>
        </w:rPr>
        <w:t>t</w:t>
      </w:r>
      <w:r w:rsidRPr="00C7771C">
        <w:rPr>
          <w:rFonts w:eastAsia="Arial" w:cs="Arial"/>
          <w:spacing w:val="-4"/>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zCs w:val="24"/>
        </w:rPr>
        <w:t>e</w:t>
      </w:r>
      <w:r w:rsidRPr="00C7771C">
        <w:rPr>
          <w:rFonts w:eastAsia="Arial" w:cs="Arial"/>
          <w:spacing w:val="1"/>
          <w:szCs w:val="24"/>
        </w:rPr>
        <w:t xml:space="preserve"> pe</w:t>
      </w:r>
      <w:r w:rsidRPr="00C7771C">
        <w:rPr>
          <w:rFonts w:eastAsia="Arial" w:cs="Arial"/>
          <w:spacing w:val="-3"/>
          <w:szCs w:val="24"/>
        </w:rPr>
        <w:t>r</w:t>
      </w:r>
      <w:r w:rsidRPr="00C7771C">
        <w:rPr>
          <w:rFonts w:eastAsia="Arial" w:cs="Arial"/>
          <w:spacing w:val="3"/>
          <w:szCs w:val="24"/>
        </w:rPr>
        <w:t>f</w:t>
      </w:r>
      <w:r w:rsidRPr="00C7771C">
        <w:rPr>
          <w:rFonts w:eastAsia="Arial" w:cs="Arial"/>
          <w:spacing w:val="1"/>
          <w:szCs w:val="24"/>
        </w:rPr>
        <w:t>o</w:t>
      </w:r>
      <w:r w:rsidRPr="00C7771C">
        <w:rPr>
          <w:rFonts w:eastAsia="Arial" w:cs="Arial"/>
          <w:spacing w:val="-3"/>
          <w:szCs w:val="24"/>
        </w:rPr>
        <w:t>r</w:t>
      </w:r>
      <w:r w:rsidRPr="00C7771C">
        <w:rPr>
          <w:rFonts w:eastAsia="Arial" w:cs="Arial"/>
          <w:spacing w:val="1"/>
          <w:szCs w:val="24"/>
        </w:rPr>
        <w:t>m</w:t>
      </w:r>
      <w:r w:rsidRPr="00C7771C">
        <w:rPr>
          <w:rFonts w:eastAsia="Arial" w:cs="Arial"/>
          <w:spacing w:val="-1"/>
          <w:szCs w:val="24"/>
        </w:rPr>
        <w:t>a</w:t>
      </w:r>
      <w:r w:rsidRPr="00C7771C">
        <w:rPr>
          <w:rFonts w:eastAsia="Arial" w:cs="Arial"/>
          <w:spacing w:val="1"/>
          <w:szCs w:val="24"/>
        </w:rPr>
        <w:t>n</w:t>
      </w:r>
      <w:r w:rsidRPr="00C7771C">
        <w:rPr>
          <w:rFonts w:eastAsia="Arial" w:cs="Arial"/>
          <w:szCs w:val="24"/>
        </w:rPr>
        <w:t>ce</w:t>
      </w:r>
      <w:r w:rsidRPr="00C7771C">
        <w:rPr>
          <w:rFonts w:eastAsia="Arial" w:cs="Arial"/>
          <w:spacing w:val="-1"/>
          <w:szCs w:val="24"/>
        </w:rPr>
        <w:t xml:space="preserve"> </w:t>
      </w:r>
      <w:r w:rsidRPr="00C7771C">
        <w:rPr>
          <w:rFonts w:eastAsia="Arial" w:cs="Arial"/>
          <w:spacing w:val="1"/>
          <w:szCs w:val="24"/>
        </w:rPr>
        <w:t>ana</w:t>
      </w:r>
      <w:r w:rsidRPr="00C7771C">
        <w:rPr>
          <w:rFonts w:eastAsia="Arial" w:cs="Arial"/>
          <w:szCs w:val="24"/>
        </w:rPr>
        <w:t>l</w:t>
      </w:r>
      <w:r w:rsidRPr="00C7771C">
        <w:rPr>
          <w:rFonts w:eastAsia="Arial" w:cs="Arial"/>
          <w:spacing w:val="-3"/>
          <w:szCs w:val="24"/>
        </w:rPr>
        <w:t>y</w:t>
      </w:r>
      <w:r w:rsidRPr="00C7771C">
        <w:rPr>
          <w:rFonts w:eastAsia="Arial" w:cs="Arial"/>
          <w:szCs w:val="24"/>
        </w:rPr>
        <w:t>sis in</w:t>
      </w:r>
      <w:r w:rsidRPr="00C7771C">
        <w:rPr>
          <w:rFonts w:eastAsia="Arial" w:cs="Arial"/>
          <w:spacing w:val="1"/>
          <w:szCs w:val="24"/>
        </w:rPr>
        <w:t xml:space="preserve"> de</w:t>
      </w:r>
      <w:r w:rsidRPr="00C7771C">
        <w:rPr>
          <w:rFonts w:eastAsia="Arial" w:cs="Arial"/>
          <w:szCs w:val="24"/>
        </w:rPr>
        <w:t>si</w:t>
      </w:r>
      <w:r w:rsidRPr="00C7771C">
        <w:rPr>
          <w:rFonts w:eastAsia="Arial" w:cs="Arial"/>
          <w:spacing w:val="-2"/>
          <w:szCs w:val="24"/>
        </w:rPr>
        <w:t>g</w:t>
      </w:r>
      <w:r w:rsidRPr="00C7771C">
        <w:rPr>
          <w:rFonts w:eastAsia="Arial" w:cs="Arial"/>
          <w:szCs w:val="24"/>
        </w:rPr>
        <w:t xml:space="preserve">n </w:t>
      </w:r>
      <w:r w:rsidRPr="00C7771C">
        <w:rPr>
          <w:rFonts w:eastAsia="Arial" w:cs="Arial"/>
          <w:spacing w:val="1"/>
          <w:szCs w:val="24"/>
        </w:rPr>
        <w:t>pha</w:t>
      </w:r>
      <w:r w:rsidRPr="00C7771C">
        <w:rPr>
          <w:rFonts w:eastAsia="Arial" w:cs="Arial"/>
          <w:spacing w:val="-2"/>
          <w:szCs w:val="24"/>
        </w:rPr>
        <w:t>s</w:t>
      </w:r>
      <w:r w:rsidRPr="00C7771C">
        <w:rPr>
          <w:rFonts w:eastAsia="Arial" w:cs="Arial"/>
          <w:szCs w:val="24"/>
        </w:rPr>
        <w:t>e</w:t>
      </w:r>
    </w:p>
    <w:p w14:paraId="2D4A496D" w14:textId="77777777" w:rsidR="00C2015A" w:rsidRPr="00C7771C" w:rsidRDefault="00C2015A" w:rsidP="00C2015A">
      <w:pPr>
        <w:spacing w:line="260" w:lineRule="exact"/>
        <w:ind w:left="233"/>
        <w:rPr>
          <w:rFonts w:eastAsia="Arial" w:cs="Arial"/>
          <w:szCs w:val="24"/>
        </w:rPr>
      </w:pPr>
      <w:r w:rsidRPr="00C7771C">
        <w:rPr>
          <w:rFonts w:eastAsia="Arial" w:cs="Arial"/>
          <w:position w:val="-1"/>
          <w:szCs w:val="24"/>
        </w:rPr>
        <w:t>5</w:t>
      </w:r>
      <w:r w:rsidRPr="00C7771C">
        <w:rPr>
          <w:rFonts w:eastAsia="Arial" w:cs="Arial"/>
          <w:spacing w:val="1"/>
          <w:position w:val="-1"/>
          <w:szCs w:val="24"/>
        </w:rPr>
        <w:t xml:space="preserve"> </w:t>
      </w:r>
      <w:r w:rsidRPr="00C7771C">
        <w:rPr>
          <w:rFonts w:eastAsia="Arial" w:cs="Arial"/>
          <w:spacing w:val="-2"/>
          <w:position w:val="-1"/>
          <w:szCs w:val="24"/>
        </w:rPr>
        <w:t>i</w:t>
      </w:r>
      <w:r w:rsidRPr="00C7771C">
        <w:rPr>
          <w:rFonts w:eastAsia="Arial" w:cs="Arial"/>
          <w:position w:val="-1"/>
          <w:szCs w:val="24"/>
        </w:rPr>
        <w:t>f</w:t>
      </w:r>
      <w:r w:rsidRPr="00C7771C">
        <w:rPr>
          <w:rFonts w:eastAsia="Arial" w:cs="Arial"/>
          <w:spacing w:val="3"/>
          <w:position w:val="-1"/>
          <w:szCs w:val="24"/>
        </w:rPr>
        <w:t xml:space="preserve"> </w:t>
      </w:r>
      <w:r w:rsidRPr="00C7771C">
        <w:rPr>
          <w:rFonts w:eastAsia="Arial" w:cs="Arial"/>
          <w:spacing w:val="-1"/>
          <w:position w:val="-1"/>
          <w:szCs w:val="24"/>
        </w:rPr>
        <w:t>p</w:t>
      </w:r>
      <w:r w:rsidRPr="00C7771C">
        <w:rPr>
          <w:rFonts w:eastAsia="Arial" w:cs="Arial"/>
          <w:spacing w:val="1"/>
          <w:position w:val="-1"/>
          <w:szCs w:val="24"/>
        </w:rPr>
        <w:t>e</w:t>
      </w:r>
      <w:r w:rsidRPr="00C7771C">
        <w:rPr>
          <w:rFonts w:eastAsia="Arial" w:cs="Arial"/>
          <w:position w:val="-1"/>
          <w:szCs w:val="24"/>
        </w:rPr>
        <w:t>rfor</w:t>
      </w:r>
      <w:r w:rsidRPr="00C7771C">
        <w:rPr>
          <w:rFonts w:eastAsia="Arial" w:cs="Arial"/>
          <w:spacing w:val="-1"/>
          <w:position w:val="-1"/>
          <w:szCs w:val="24"/>
        </w:rPr>
        <w:t>m</w:t>
      </w:r>
      <w:r w:rsidRPr="00C7771C">
        <w:rPr>
          <w:rFonts w:eastAsia="Arial" w:cs="Arial"/>
          <w:spacing w:val="1"/>
          <w:position w:val="-1"/>
          <w:szCs w:val="24"/>
        </w:rPr>
        <w:t>an</w:t>
      </w:r>
      <w:r w:rsidRPr="00C7771C">
        <w:rPr>
          <w:rFonts w:eastAsia="Arial" w:cs="Arial"/>
          <w:position w:val="-1"/>
          <w:szCs w:val="24"/>
        </w:rPr>
        <w:t>ce</w:t>
      </w:r>
      <w:r w:rsidRPr="00C7771C">
        <w:rPr>
          <w:rFonts w:eastAsia="Arial" w:cs="Arial"/>
          <w:spacing w:val="-1"/>
          <w:position w:val="-1"/>
          <w:szCs w:val="24"/>
        </w:rPr>
        <w:t xml:space="preserve"> </w:t>
      </w:r>
      <w:r w:rsidRPr="00C7771C">
        <w:rPr>
          <w:rFonts w:eastAsia="Arial" w:cs="Arial"/>
          <w:spacing w:val="1"/>
          <w:position w:val="-1"/>
          <w:szCs w:val="24"/>
        </w:rPr>
        <w:t>a</w:t>
      </w:r>
      <w:r w:rsidRPr="00C7771C">
        <w:rPr>
          <w:rFonts w:eastAsia="Arial" w:cs="Arial"/>
          <w:spacing w:val="-1"/>
          <w:position w:val="-1"/>
          <w:szCs w:val="24"/>
        </w:rPr>
        <w:t>n</w:t>
      </w:r>
      <w:r w:rsidRPr="00C7771C">
        <w:rPr>
          <w:rFonts w:eastAsia="Arial" w:cs="Arial"/>
          <w:spacing w:val="1"/>
          <w:position w:val="-1"/>
          <w:szCs w:val="24"/>
        </w:rPr>
        <w:t>a</w:t>
      </w:r>
      <w:r w:rsidRPr="00C7771C">
        <w:rPr>
          <w:rFonts w:eastAsia="Arial" w:cs="Arial"/>
          <w:position w:val="-1"/>
          <w:szCs w:val="24"/>
        </w:rPr>
        <w:t>l</w:t>
      </w:r>
      <w:r w:rsidRPr="00C7771C">
        <w:rPr>
          <w:rFonts w:eastAsia="Arial" w:cs="Arial"/>
          <w:spacing w:val="-3"/>
          <w:position w:val="-1"/>
          <w:szCs w:val="24"/>
        </w:rPr>
        <w:t>y</w:t>
      </w:r>
      <w:r w:rsidRPr="00C7771C">
        <w:rPr>
          <w:rFonts w:eastAsia="Arial" w:cs="Arial"/>
          <w:position w:val="-1"/>
          <w:szCs w:val="24"/>
        </w:rPr>
        <w:t>sis t</w:t>
      </w:r>
      <w:r w:rsidRPr="00C7771C">
        <w:rPr>
          <w:rFonts w:eastAsia="Arial" w:cs="Arial"/>
          <w:spacing w:val="1"/>
          <w:position w:val="-1"/>
          <w:szCs w:val="24"/>
        </w:rPr>
        <w:t>oo</w:t>
      </w:r>
      <w:r w:rsidRPr="00C7771C">
        <w:rPr>
          <w:rFonts w:eastAsia="Arial" w:cs="Arial"/>
          <w:position w:val="-1"/>
          <w:szCs w:val="24"/>
        </w:rPr>
        <w:t xml:space="preserve">ls </w:t>
      </w:r>
      <w:r w:rsidRPr="00C7771C">
        <w:rPr>
          <w:rFonts w:eastAsia="Arial" w:cs="Arial"/>
          <w:spacing w:val="-1"/>
          <w:position w:val="-1"/>
          <w:szCs w:val="24"/>
        </w:rPr>
        <w:t>n</w:t>
      </w:r>
      <w:r w:rsidRPr="00C7771C">
        <w:rPr>
          <w:rFonts w:eastAsia="Arial" w:cs="Arial"/>
          <w:spacing w:val="1"/>
          <w:position w:val="-1"/>
          <w:szCs w:val="24"/>
        </w:rPr>
        <w:t>ee</w:t>
      </w:r>
      <w:r w:rsidRPr="00C7771C">
        <w:rPr>
          <w:rFonts w:eastAsia="Arial" w:cs="Arial"/>
          <w:spacing w:val="-1"/>
          <w:position w:val="-1"/>
          <w:szCs w:val="24"/>
        </w:rPr>
        <w:t>d</w:t>
      </w:r>
      <w:r w:rsidRPr="00C7771C">
        <w:rPr>
          <w:rFonts w:eastAsia="Arial" w:cs="Arial"/>
          <w:spacing w:val="1"/>
          <w:position w:val="-1"/>
          <w:szCs w:val="24"/>
        </w:rPr>
        <w:t>e</w:t>
      </w:r>
      <w:r w:rsidRPr="00C7771C">
        <w:rPr>
          <w:rFonts w:eastAsia="Arial" w:cs="Arial"/>
          <w:position w:val="-1"/>
          <w:szCs w:val="24"/>
        </w:rPr>
        <w:t>d</w:t>
      </w:r>
      <w:r w:rsidRPr="00C7771C">
        <w:rPr>
          <w:rFonts w:eastAsia="Arial" w:cs="Arial"/>
          <w:spacing w:val="1"/>
          <w:position w:val="-1"/>
          <w:szCs w:val="24"/>
        </w:rPr>
        <w:t xml:space="preserve"> </w:t>
      </w:r>
      <w:r w:rsidRPr="00C7771C">
        <w:rPr>
          <w:rFonts w:eastAsia="Arial" w:cs="Arial"/>
          <w:spacing w:val="-2"/>
          <w:position w:val="-1"/>
          <w:szCs w:val="24"/>
        </w:rPr>
        <w:t>i</w:t>
      </w:r>
      <w:r w:rsidRPr="00C7771C">
        <w:rPr>
          <w:rFonts w:eastAsia="Arial" w:cs="Arial"/>
          <w:position w:val="-1"/>
          <w:szCs w:val="24"/>
        </w:rPr>
        <w:t>n</w:t>
      </w:r>
      <w:r w:rsidRPr="00C7771C">
        <w:rPr>
          <w:rFonts w:eastAsia="Arial" w:cs="Arial"/>
          <w:spacing w:val="1"/>
          <w:position w:val="-1"/>
          <w:szCs w:val="24"/>
        </w:rPr>
        <w:t xml:space="preserve"> </w:t>
      </w:r>
      <w:r w:rsidRPr="00C7771C">
        <w:rPr>
          <w:rFonts w:eastAsia="Arial" w:cs="Arial"/>
          <w:spacing w:val="-1"/>
          <w:position w:val="-1"/>
          <w:szCs w:val="24"/>
        </w:rPr>
        <w:t>d</w:t>
      </w:r>
      <w:r w:rsidRPr="00C7771C">
        <w:rPr>
          <w:rFonts w:eastAsia="Arial" w:cs="Arial"/>
          <w:spacing w:val="1"/>
          <w:position w:val="-1"/>
          <w:szCs w:val="24"/>
        </w:rPr>
        <w:t>e</w:t>
      </w:r>
      <w:r w:rsidRPr="00C7771C">
        <w:rPr>
          <w:rFonts w:eastAsia="Arial" w:cs="Arial"/>
          <w:spacing w:val="-2"/>
          <w:position w:val="-1"/>
          <w:szCs w:val="24"/>
        </w:rPr>
        <w:t>s</w:t>
      </w:r>
      <w:r w:rsidRPr="00C7771C">
        <w:rPr>
          <w:rFonts w:eastAsia="Arial" w:cs="Arial"/>
          <w:position w:val="-1"/>
          <w:szCs w:val="24"/>
        </w:rPr>
        <w:t>i</w:t>
      </w:r>
      <w:r w:rsidRPr="00C7771C">
        <w:rPr>
          <w:rFonts w:eastAsia="Arial" w:cs="Arial"/>
          <w:spacing w:val="-2"/>
          <w:position w:val="-1"/>
          <w:szCs w:val="24"/>
        </w:rPr>
        <w:t>g</w:t>
      </w:r>
      <w:r w:rsidRPr="00C7771C">
        <w:rPr>
          <w:rFonts w:eastAsia="Arial" w:cs="Arial"/>
          <w:spacing w:val="1"/>
          <w:position w:val="-1"/>
          <w:szCs w:val="24"/>
        </w:rPr>
        <w:t>n</w:t>
      </w:r>
      <w:r w:rsidRPr="00C7771C">
        <w:rPr>
          <w:rFonts w:eastAsia="Arial" w:cs="Arial"/>
          <w:position w:val="-1"/>
          <w:szCs w:val="24"/>
        </w:rPr>
        <w:t>,</w:t>
      </w:r>
      <w:r w:rsidRPr="00C7771C">
        <w:rPr>
          <w:rFonts w:eastAsia="Arial" w:cs="Arial"/>
          <w:spacing w:val="1"/>
          <w:position w:val="-1"/>
          <w:szCs w:val="24"/>
        </w:rPr>
        <w:t xml:space="preserve"> de</w:t>
      </w:r>
      <w:r w:rsidRPr="00C7771C">
        <w:rPr>
          <w:rFonts w:eastAsia="Arial" w:cs="Arial"/>
          <w:spacing w:val="-2"/>
          <w:position w:val="-1"/>
          <w:szCs w:val="24"/>
        </w:rPr>
        <w:t>v</w:t>
      </w:r>
      <w:r w:rsidRPr="00C7771C">
        <w:rPr>
          <w:rFonts w:eastAsia="Arial" w:cs="Arial"/>
          <w:spacing w:val="1"/>
          <w:position w:val="-1"/>
          <w:szCs w:val="24"/>
        </w:rPr>
        <w:t>e</w:t>
      </w:r>
      <w:r w:rsidRPr="00C7771C">
        <w:rPr>
          <w:rFonts w:eastAsia="Arial" w:cs="Arial"/>
          <w:position w:val="-1"/>
          <w:szCs w:val="24"/>
        </w:rPr>
        <w:t>lo</w:t>
      </w:r>
      <w:r w:rsidRPr="00C7771C">
        <w:rPr>
          <w:rFonts w:eastAsia="Arial" w:cs="Arial"/>
          <w:spacing w:val="1"/>
          <w:position w:val="-1"/>
          <w:szCs w:val="24"/>
        </w:rPr>
        <w:t>p</w:t>
      </w:r>
      <w:r w:rsidRPr="00C7771C">
        <w:rPr>
          <w:rFonts w:eastAsia="Arial" w:cs="Arial"/>
          <w:spacing w:val="-1"/>
          <w:position w:val="-1"/>
          <w:szCs w:val="24"/>
        </w:rPr>
        <w:t>m</w:t>
      </w:r>
      <w:r w:rsidRPr="00C7771C">
        <w:rPr>
          <w:rFonts w:eastAsia="Arial" w:cs="Arial"/>
          <w:spacing w:val="1"/>
          <w:position w:val="-1"/>
          <w:szCs w:val="24"/>
        </w:rPr>
        <w:t>en</w:t>
      </w:r>
      <w:r w:rsidRPr="00C7771C">
        <w:rPr>
          <w:rFonts w:eastAsia="Arial" w:cs="Arial"/>
          <w:position w:val="-1"/>
          <w:szCs w:val="24"/>
        </w:rPr>
        <w:t>t</w:t>
      </w:r>
      <w:r w:rsidRPr="00C7771C">
        <w:rPr>
          <w:rFonts w:eastAsia="Arial" w:cs="Arial"/>
          <w:spacing w:val="-2"/>
          <w:position w:val="-1"/>
          <w:szCs w:val="24"/>
        </w:rPr>
        <w:t xml:space="preserve"> </w:t>
      </w:r>
      <w:r w:rsidRPr="00C7771C">
        <w:rPr>
          <w:rFonts w:eastAsia="Arial" w:cs="Arial"/>
          <w:position w:val="-1"/>
          <w:szCs w:val="24"/>
        </w:rPr>
        <w:t>&amp;</w:t>
      </w:r>
      <w:r w:rsidRPr="00C7771C">
        <w:rPr>
          <w:rFonts w:eastAsia="Arial" w:cs="Arial"/>
          <w:spacing w:val="1"/>
          <w:position w:val="-1"/>
          <w:szCs w:val="24"/>
        </w:rPr>
        <w:t xml:space="preserve"> </w:t>
      </w:r>
      <w:r w:rsidRPr="00C7771C">
        <w:rPr>
          <w:rFonts w:eastAsia="Arial" w:cs="Arial"/>
          <w:spacing w:val="-2"/>
          <w:position w:val="-1"/>
          <w:szCs w:val="24"/>
        </w:rPr>
        <w:t>i</w:t>
      </w:r>
      <w:r w:rsidRPr="00C7771C">
        <w:rPr>
          <w:rFonts w:eastAsia="Arial" w:cs="Arial"/>
          <w:spacing w:val="-1"/>
          <w:position w:val="-1"/>
          <w:szCs w:val="24"/>
        </w:rPr>
        <w:t>m</w:t>
      </w:r>
      <w:r w:rsidRPr="00C7771C">
        <w:rPr>
          <w:rFonts w:eastAsia="Arial" w:cs="Arial"/>
          <w:spacing w:val="1"/>
          <w:position w:val="-1"/>
          <w:szCs w:val="24"/>
        </w:rPr>
        <w:t>p</w:t>
      </w:r>
      <w:r w:rsidRPr="00C7771C">
        <w:rPr>
          <w:rFonts w:eastAsia="Arial" w:cs="Arial"/>
          <w:position w:val="-1"/>
          <w:szCs w:val="24"/>
        </w:rPr>
        <w:t>leme</w:t>
      </w:r>
      <w:r w:rsidRPr="00C7771C">
        <w:rPr>
          <w:rFonts w:eastAsia="Arial" w:cs="Arial"/>
          <w:spacing w:val="1"/>
          <w:position w:val="-1"/>
          <w:szCs w:val="24"/>
        </w:rPr>
        <w:t>n</w:t>
      </w:r>
      <w:r w:rsidRPr="00C7771C">
        <w:rPr>
          <w:rFonts w:eastAsia="Arial" w:cs="Arial"/>
          <w:spacing w:val="-2"/>
          <w:position w:val="-1"/>
          <w:szCs w:val="24"/>
        </w:rPr>
        <w:t>t</w:t>
      </w:r>
      <w:r w:rsidRPr="00C7771C">
        <w:rPr>
          <w:rFonts w:eastAsia="Arial" w:cs="Arial"/>
          <w:spacing w:val="1"/>
          <w:position w:val="-1"/>
          <w:szCs w:val="24"/>
        </w:rPr>
        <w:t>a</w:t>
      </w:r>
      <w:r w:rsidRPr="00C7771C">
        <w:rPr>
          <w:rFonts w:eastAsia="Arial" w:cs="Arial"/>
          <w:position w:val="-1"/>
          <w:szCs w:val="24"/>
        </w:rPr>
        <w:t>ti</w:t>
      </w:r>
      <w:r w:rsidRPr="00C7771C">
        <w:rPr>
          <w:rFonts w:eastAsia="Arial" w:cs="Arial"/>
          <w:spacing w:val="1"/>
          <w:position w:val="-1"/>
          <w:szCs w:val="24"/>
        </w:rPr>
        <w:t>o</w:t>
      </w:r>
      <w:r w:rsidRPr="00C7771C">
        <w:rPr>
          <w:rFonts w:eastAsia="Arial" w:cs="Arial"/>
          <w:position w:val="-1"/>
          <w:szCs w:val="24"/>
        </w:rPr>
        <w:t>n</w:t>
      </w:r>
      <w:r w:rsidRPr="00C7771C">
        <w:rPr>
          <w:rFonts w:eastAsia="Arial" w:cs="Arial"/>
          <w:spacing w:val="-1"/>
          <w:position w:val="-1"/>
          <w:szCs w:val="24"/>
        </w:rPr>
        <w:t xml:space="preserve"> </w:t>
      </w:r>
      <w:r w:rsidRPr="00C7771C">
        <w:rPr>
          <w:rFonts w:eastAsia="Arial" w:cs="Arial"/>
          <w:spacing w:val="1"/>
          <w:position w:val="-1"/>
          <w:szCs w:val="24"/>
        </w:rPr>
        <w:t>p</w:t>
      </w:r>
      <w:r w:rsidRPr="00C7771C">
        <w:rPr>
          <w:rFonts w:eastAsia="Arial" w:cs="Arial"/>
          <w:spacing w:val="-1"/>
          <w:position w:val="-1"/>
          <w:szCs w:val="24"/>
        </w:rPr>
        <w:t>h</w:t>
      </w:r>
      <w:r w:rsidRPr="00C7771C">
        <w:rPr>
          <w:rFonts w:eastAsia="Arial" w:cs="Arial"/>
          <w:spacing w:val="1"/>
          <w:position w:val="-1"/>
          <w:szCs w:val="24"/>
        </w:rPr>
        <w:t>a</w:t>
      </w:r>
      <w:r w:rsidRPr="00C7771C">
        <w:rPr>
          <w:rFonts w:eastAsia="Arial" w:cs="Arial"/>
          <w:position w:val="-1"/>
          <w:szCs w:val="24"/>
        </w:rPr>
        <w:t>s</w:t>
      </w:r>
      <w:r w:rsidRPr="00C7771C">
        <w:rPr>
          <w:rFonts w:eastAsia="Arial" w:cs="Arial"/>
          <w:spacing w:val="1"/>
          <w:position w:val="-1"/>
          <w:szCs w:val="24"/>
        </w:rPr>
        <w:t>e</w:t>
      </w:r>
      <w:r w:rsidRPr="00C7771C">
        <w:rPr>
          <w:rFonts w:eastAsia="Arial" w:cs="Arial"/>
          <w:position w:val="-1"/>
          <w:szCs w:val="24"/>
        </w:rPr>
        <w:t>s</w:t>
      </w:r>
    </w:p>
    <w:p w14:paraId="15EFA348" w14:textId="77777777" w:rsidR="00C2015A" w:rsidRPr="00C7771C" w:rsidRDefault="00C2015A" w:rsidP="00C2015A">
      <w:pPr>
        <w:spacing w:before="4" w:line="120" w:lineRule="exact"/>
        <w:rPr>
          <w:szCs w:val="24"/>
        </w:rPr>
      </w:pPr>
    </w:p>
    <w:tbl>
      <w:tblPr>
        <w:tblW w:w="9374"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056E671F" w14:textId="77777777" w:rsidTr="00C2015A">
        <w:trPr>
          <w:trHeight w:hRule="exact" w:val="1083"/>
        </w:trPr>
        <w:tc>
          <w:tcPr>
            <w:tcW w:w="1244" w:type="dxa"/>
            <w:tcBorders>
              <w:top w:val="single" w:sz="5" w:space="0" w:color="000000"/>
              <w:left w:val="single" w:sz="5" w:space="0" w:color="000000"/>
              <w:bottom w:val="single" w:sz="5" w:space="0" w:color="000000"/>
              <w:right w:val="single" w:sz="5" w:space="0" w:color="000000"/>
            </w:tcBorders>
          </w:tcPr>
          <w:p w14:paraId="2557BBFA" w14:textId="77777777" w:rsidR="00C2015A" w:rsidRPr="00C7771C" w:rsidRDefault="00C2015A" w:rsidP="00C2015A">
            <w:pPr>
              <w:spacing w:line="260" w:lineRule="exact"/>
              <w:ind w:left="102"/>
              <w:jc w:val="center"/>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31D32FDA" w14:textId="6789AF9A" w:rsidR="00C2015A" w:rsidRPr="00C7771C" w:rsidRDefault="0008464D" w:rsidP="00C2015A">
            <w:pPr>
              <w:rPr>
                <w:szCs w:val="24"/>
              </w:rPr>
            </w:pPr>
            <w:r>
              <w:rPr>
                <w:szCs w:val="24"/>
              </w:rPr>
              <w:t>There may be higher demands on system during certain times (e.g. if CPTD points have to be obtained by a certain date)</w:t>
            </w:r>
          </w:p>
        </w:tc>
        <w:tc>
          <w:tcPr>
            <w:tcW w:w="1134" w:type="dxa"/>
            <w:tcBorders>
              <w:top w:val="single" w:sz="5" w:space="0" w:color="000000"/>
              <w:left w:val="single" w:sz="5" w:space="0" w:color="000000"/>
              <w:bottom w:val="single" w:sz="5" w:space="0" w:color="000000"/>
              <w:right w:val="single" w:sz="5" w:space="0" w:color="000000"/>
            </w:tcBorders>
          </w:tcPr>
          <w:p w14:paraId="0DDF835C" w14:textId="77777777" w:rsidR="00C2015A" w:rsidRPr="00C7771C" w:rsidRDefault="00C2015A" w:rsidP="00C2015A">
            <w:pPr>
              <w:spacing w:line="260" w:lineRule="exact"/>
              <w:ind w:left="103"/>
              <w:jc w:val="center"/>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52BF06A2" w14:textId="77777777" w:rsidR="00C2015A" w:rsidRPr="00C7771C" w:rsidRDefault="00C2015A" w:rsidP="00C2015A">
            <w:pPr>
              <w:jc w:val="center"/>
              <w:rPr>
                <w:szCs w:val="24"/>
              </w:rPr>
            </w:pPr>
            <w:r>
              <w:rPr>
                <w:szCs w:val="24"/>
              </w:rPr>
              <w:t>2</w:t>
            </w:r>
          </w:p>
        </w:tc>
      </w:tr>
    </w:tbl>
    <w:p w14:paraId="7776C3CF" w14:textId="77777777" w:rsidR="00C2015A" w:rsidRPr="00C7771C" w:rsidRDefault="00C2015A" w:rsidP="00C2015A">
      <w:pPr>
        <w:spacing w:before="17" w:line="220" w:lineRule="exact"/>
        <w:rPr>
          <w:szCs w:val="24"/>
        </w:rPr>
      </w:pPr>
    </w:p>
    <w:p w14:paraId="2242DB34" w14:textId="77777777" w:rsidR="00C2015A" w:rsidRPr="00C7771C" w:rsidRDefault="00C2015A" w:rsidP="00C2015A">
      <w:pPr>
        <w:spacing w:before="29"/>
        <w:ind w:left="233" w:right="229"/>
        <w:rPr>
          <w:rFonts w:eastAsia="Arial" w:cs="Arial"/>
          <w:szCs w:val="24"/>
        </w:rPr>
      </w:pPr>
      <w:r w:rsidRPr="00C7771C">
        <w:rPr>
          <w:rFonts w:eastAsia="Arial" w:cs="Arial"/>
          <w:b/>
          <w:szCs w:val="24"/>
        </w:rPr>
        <w:t>T</w:t>
      </w:r>
      <w:r w:rsidRPr="00C7771C">
        <w:rPr>
          <w:rFonts w:eastAsia="Arial" w:cs="Arial"/>
          <w:b/>
          <w:spacing w:val="1"/>
          <w:szCs w:val="24"/>
        </w:rPr>
        <w:t>3</w:t>
      </w:r>
      <w:r w:rsidRPr="00C7771C">
        <w:rPr>
          <w:rFonts w:eastAsia="Arial" w:cs="Arial"/>
          <w:b/>
          <w:szCs w:val="24"/>
        </w:rPr>
        <w:t xml:space="preserve">.    </w:t>
      </w:r>
      <w:r w:rsidRPr="00C7771C">
        <w:rPr>
          <w:rFonts w:eastAsia="Arial" w:cs="Arial"/>
          <w:b/>
          <w:spacing w:val="40"/>
          <w:szCs w:val="24"/>
        </w:rPr>
        <w:t xml:space="preserve"> </w:t>
      </w:r>
      <w:r w:rsidRPr="00C7771C">
        <w:rPr>
          <w:rFonts w:eastAsia="Arial" w:cs="Arial"/>
          <w:b/>
          <w:szCs w:val="24"/>
        </w:rPr>
        <w:t>End</w:t>
      </w:r>
      <w:r w:rsidRPr="00C7771C">
        <w:rPr>
          <w:rFonts w:eastAsia="Arial" w:cs="Arial"/>
          <w:b/>
          <w:spacing w:val="-1"/>
          <w:szCs w:val="24"/>
        </w:rPr>
        <w:t>-</w:t>
      </w:r>
      <w:r w:rsidRPr="00C7771C">
        <w:rPr>
          <w:rFonts w:eastAsia="Arial" w:cs="Arial"/>
          <w:b/>
          <w:szCs w:val="24"/>
        </w:rPr>
        <w:t>us</w:t>
      </w:r>
      <w:r w:rsidRPr="00C7771C">
        <w:rPr>
          <w:rFonts w:eastAsia="Arial" w:cs="Arial"/>
          <w:b/>
          <w:spacing w:val="1"/>
          <w:szCs w:val="24"/>
        </w:rPr>
        <w:t>e</w:t>
      </w:r>
      <w:r w:rsidRPr="00C7771C">
        <w:rPr>
          <w:rFonts w:eastAsia="Arial" w:cs="Arial"/>
          <w:b/>
          <w:szCs w:val="24"/>
        </w:rPr>
        <w:t>r</w:t>
      </w:r>
      <w:r w:rsidRPr="00C7771C">
        <w:rPr>
          <w:rFonts w:eastAsia="Arial" w:cs="Arial"/>
          <w:b/>
          <w:spacing w:val="1"/>
          <w:szCs w:val="24"/>
        </w:rPr>
        <w:t xml:space="preserve"> </w:t>
      </w:r>
      <w:r w:rsidRPr="00C7771C">
        <w:rPr>
          <w:rFonts w:eastAsia="Arial" w:cs="Arial"/>
          <w:b/>
          <w:szCs w:val="24"/>
        </w:rPr>
        <w:t xml:space="preserve">online </w:t>
      </w:r>
      <w:r w:rsidRPr="00C7771C">
        <w:rPr>
          <w:rFonts w:eastAsia="Arial" w:cs="Arial"/>
          <w:b/>
          <w:spacing w:val="1"/>
          <w:szCs w:val="24"/>
        </w:rPr>
        <w:t>e</w:t>
      </w:r>
      <w:r w:rsidRPr="00C7771C">
        <w:rPr>
          <w:rFonts w:eastAsia="Arial" w:cs="Arial"/>
          <w:b/>
          <w:szCs w:val="24"/>
        </w:rPr>
        <w:t>f</w:t>
      </w:r>
      <w:r w:rsidRPr="00C7771C">
        <w:rPr>
          <w:rFonts w:eastAsia="Arial" w:cs="Arial"/>
          <w:b/>
          <w:spacing w:val="-1"/>
          <w:szCs w:val="24"/>
        </w:rPr>
        <w:t>f</w:t>
      </w:r>
      <w:r w:rsidRPr="00C7771C">
        <w:rPr>
          <w:rFonts w:eastAsia="Arial" w:cs="Arial"/>
          <w:b/>
          <w:szCs w:val="24"/>
        </w:rPr>
        <w:t>i</w:t>
      </w:r>
      <w:r w:rsidRPr="00C7771C">
        <w:rPr>
          <w:rFonts w:eastAsia="Arial" w:cs="Arial"/>
          <w:b/>
          <w:spacing w:val="1"/>
          <w:szCs w:val="24"/>
        </w:rPr>
        <w:t>c</w:t>
      </w:r>
      <w:r w:rsidRPr="00C7771C">
        <w:rPr>
          <w:rFonts w:eastAsia="Arial" w:cs="Arial"/>
          <w:b/>
          <w:spacing w:val="-2"/>
          <w:szCs w:val="24"/>
        </w:rPr>
        <w:t>i</w:t>
      </w:r>
      <w:r w:rsidRPr="00C7771C">
        <w:rPr>
          <w:rFonts w:eastAsia="Arial" w:cs="Arial"/>
          <w:b/>
          <w:spacing w:val="1"/>
          <w:szCs w:val="24"/>
        </w:rPr>
        <w:t>e</w:t>
      </w:r>
      <w:r w:rsidRPr="00C7771C">
        <w:rPr>
          <w:rFonts w:eastAsia="Arial" w:cs="Arial"/>
          <w:b/>
          <w:szCs w:val="24"/>
        </w:rPr>
        <w:t>n</w:t>
      </w:r>
      <w:r w:rsidRPr="00C7771C">
        <w:rPr>
          <w:rFonts w:eastAsia="Arial" w:cs="Arial"/>
          <w:b/>
          <w:spacing w:val="3"/>
          <w:szCs w:val="24"/>
        </w:rPr>
        <w:t>c</w:t>
      </w:r>
      <w:r w:rsidRPr="00C7771C">
        <w:rPr>
          <w:rFonts w:eastAsia="Arial" w:cs="Arial"/>
          <w:b/>
          <w:spacing w:val="-5"/>
          <w:szCs w:val="24"/>
        </w:rPr>
        <w:t>y</w:t>
      </w:r>
      <w:r w:rsidRPr="00C7771C">
        <w:rPr>
          <w:rFonts w:eastAsia="Arial" w:cs="Arial"/>
          <w:b/>
          <w:szCs w:val="24"/>
        </w:rPr>
        <w:t>–</w:t>
      </w:r>
      <w:r w:rsidRPr="00C7771C">
        <w:rPr>
          <w:rFonts w:eastAsia="Arial" w:cs="Arial"/>
          <w:b/>
          <w:spacing w:val="2"/>
          <w:szCs w:val="24"/>
        </w:rPr>
        <w:t xml:space="preserve"> </w:t>
      </w:r>
      <w:r w:rsidRPr="00C7771C">
        <w:rPr>
          <w:rFonts w:eastAsia="Arial" w:cs="Arial"/>
          <w:b/>
          <w:szCs w:val="24"/>
        </w:rPr>
        <w:t>f</w:t>
      </w:r>
      <w:r w:rsidRPr="00C7771C">
        <w:rPr>
          <w:rFonts w:eastAsia="Arial" w:cs="Arial"/>
          <w:b/>
          <w:spacing w:val="-1"/>
          <w:szCs w:val="24"/>
        </w:rPr>
        <w:t>u</w:t>
      </w:r>
      <w:r w:rsidRPr="00C7771C">
        <w:rPr>
          <w:rFonts w:eastAsia="Arial" w:cs="Arial"/>
          <w:b/>
          <w:szCs w:val="24"/>
        </w:rPr>
        <w:t>nctions</w:t>
      </w:r>
      <w:r w:rsidRPr="00C7771C">
        <w:rPr>
          <w:rFonts w:eastAsia="Arial" w:cs="Arial"/>
          <w:b/>
          <w:spacing w:val="1"/>
          <w:szCs w:val="24"/>
        </w:rPr>
        <w:t xml:space="preserve"> </w:t>
      </w:r>
      <w:r w:rsidRPr="00C7771C">
        <w:rPr>
          <w:rFonts w:eastAsia="Arial" w:cs="Arial"/>
          <w:b/>
          <w:szCs w:val="24"/>
        </w:rPr>
        <w:t>pr</w:t>
      </w:r>
      <w:r w:rsidRPr="00C7771C">
        <w:rPr>
          <w:rFonts w:eastAsia="Arial" w:cs="Arial"/>
          <w:b/>
          <w:spacing w:val="2"/>
          <w:szCs w:val="24"/>
        </w:rPr>
        <w:t>o</w:t>
      </w:r>
      <w:r w:rsidRPr="00C7771C">
        <w:rPr>
          <w:rFonts w:eastAsia="Arial" w:cs="Arial"/>
          <w:b/>
          <w:spacing w:val="-1"/>
          <w:szCs w:val="24"/>
        </w:rPr>
        <w:t>v</w:t>
      </w:r>
      <w:r w:rsidRPr="00C7771C">
        <w:rPr>
          <w:rFonts w:eastAsia="Arial" w:cs="Arial"/>
          <w:b/>
          <w:szCs w:val="24"/>
        </w:rPr>
        <w:t>id</w:t>
      </w:r>
      <w:r w:rsidRPr="00C7771C">
        <w:rPr>
          <w:rFonts w:eastAsia="Arial" w:cs="Arial"/>
          <w:b/>
          <w:spacing w:val="1"/>
          <w:szCs w:val="24"/>
        </w:rPr>
        <w:t>e</w:t>
      </w:r>
      <w:r w:rsidRPr="00C7771C">
        <w:rPr>
          <w:rFonts w:eastAsia="Arial" w:cs="Arial"/>
          <w:b/>
          <w:szCs w:val="24"/>
        </w:rPr>
        <w:t xml:space="preserve">d </w:t>
      </w:r>
      <w:r w:rsidRPr="00C7771C">
        <w:rPr>
          <w:rFonts w:eastAsia="Arial" w:cs="Arial"/>
          <w:b/>
          <w:spacing w:val="2"/>
          <w:szCs w:val="24"/>
        </w:rPr>
        <w:t>b</w:t>
      </w:r>
      <w:r w:rsidRPr="00C7771C">
        <w:rPr>
          <w:rFonts w:eastAsia="Arial" w:cs="Arial"/>
          <w:b/>
          <w:szCs w:val="24"/>
        </w:rPr>
        <w:t>y</w:t>
      </w:r>
      <w:r w:rsidRPr="00C7771C">
        <w:rPr>
          <w:rFonts w:eastAsia="Arial" w:cs="Arial"/>
          <w:b/>
          <w:spacing w:val="-6"/>
          <w:szCs w:val="24"/>
        </w:rPr>
        <w:t xml:space="preserve"> </w:t>
      </w:r>
      <w:r w:rsidRPr="00C7771C">
        <w:rPr>
          <w:rFonts w:eastAsia="Arial" w:cs="Arial"/>
          <w:b/>
          <w:spacing w:val="1"/>
          <w:szCs w:val="24"/>
        </w:rPr>
        <w:t>a</w:t>
      </w:r>
      <w:r w:rsidRPr="00C7771C">
        <w:rPr>
          <w:rFonts w:eastAsia="Arial" w:cs="Arial"/>
          <w:b/>
          <w:szCs w:val="24"/>
        </w:rPr>
        <w:t>pp. M</w:t>
      </w:r>
      <w:r w:rsidRPr="00C7771C">
        <w:rPr>
          <w:rFonts w:eastAsia="Arial" w:cs="Arial"/>
          <w:b/>
          <w:spacing w:val="3"/>
          <w:szCs w:val="24"/>
        </w:rPr>
        <w:t>a</w:t>
      </w:r>
      <w:r w:rsidRPr="00C7771C">
        <w:rPr>
          <w:rFonts w:eastAsia="Arial" w:cs="Arial"/>
          <w:b/>
          <w:szCs w:val="24"/>
        </w:rPr>
        <w:t>y</w:t>
      </w:r>
      <w:r w:rsidRPr="00C7771C">
        <w:rPr>
          <w:rFonts w:eastAsia="Arial" w:cs="Arial"/>
          <w:b/>
          <w:spacing w:val="-4"/>
          <w:szCs w:val="24"/>
        </w:rPr>
        <w:t xml:space="preserve"> </w:t>
      </w:r>
      <w:r w:rsidRPr="00C7771C">
        <w:rPr>
          <w:rFonts w:eastAsia="Arial" w:cs="Arial"/>
          <w:b/>
          <w:spacing w:val="1"/>
          <w:szCs w:val="24"/>
        </w:rPr>
        <w:t>i</w:t>
      </w:r>
      <w:r w:rsidRPr="00C7771C">
        <w:rPr>
          <w:rFonts w:eastAsia="Arial" w:cs="Arial"/>
          <w:b/>
          <w:szCs w:val="24"/>
        </w:rPr>
        <w:t>nclude</w:t>
      </w:r>
      <w:r w:rsidRPr="00C7771C">
        <w:rPr>
          <w:rFonts w:eastAsia="Arial" w:cs="Arial"/>
          <w:b/>
          <w:spacing w:val="1"/>
          <w:szCs w:val="24"/>
        </w:rPr>
        <w:t xml:space="preserve"> </w:t>
      </w:r>
      <w:r w:rsidRPr="00C7771C">
        <w:rPr>
          <w:rFonts w:eastAsia="Arial" w:cs="Arial"/>
          <w:b/>
          <w:szCs w:val="24"/>
        </w:rPr>
        <w:t>m</w:t>
      </w:r>
      <w:r w:rsidRPr="00C7771C">
        <w:rPr>
          <w:rFonts w:eastAsia="Arial" w:cs="Arial"/>
          <w:b/>
          <w:spacing w:val="1"/>
          <w:szCs w:val="24"/>
        </w:rPr>
        <w:t>e</w:t>
      </w:r>
      <w:r w:rsidRPr="00C7771C">
        <w:rPr>
          <w:rFonts w:eastAsia="Arial" w:cs="Arial"/>
          <w:b/>
          <w:szCs w:val="24"/>
        </w:rPr>
        <w:t>nus,</w:t>
      </w:r>
      <w:r w:rsidRPr="00C7771C">
        <w:rPr>
          <w:rFonts w:eastAsia="Arial" w:cs="Arial"/>
          <w:b/>
          <w:spacing w:val="-1"/>
          <w:szCs w:val="24"/>
        </w:rPr>
        <w:t xml:space="preserve"> </w:t>
      </w:r>
      <w:r w:rsidRPr="00C7771C">
        <w:rPr>
          <w:rFonts w:eastAsia="Arial" w:cs="Arial"/>
          <w:b/>
          <w:szCs w:val="24"/>
        </w:rPr>
        <w:t>n</w:t>
      </w:r>
      <w:r w:rsidRPr="00C7771C">
        <w:rPr>
          <w:rFonts w:eastAsia="Arial" w:cs="Arial"/>
          <w:b/>
          <w:spacing w:val="1"/>
          <w:szCs w:val="24"/>
        </w:rPr>
        <w:t>a</w:t>
      </w:r>
      <w:r w:rsidRPr="00C7771C">
        <w:rPr>
          <w:rFonts w:eastAsia="Arial" w:cs="Arial"/>
          <w:b/>
          <w:szCs w:val="24"/>
        </w:rPr>
        <w:t>v</w:t>
      </w:r>
      <w:r>
        <w:rPr>
          <w:rFonts w:eastAsia="Arial" w:cs="Arial"/>
          <w:b/>
          <w:szCs w:val="24"/>
        </w:rPr>
        <w:t>igation</w:t>
      </w:r>
      <w:r w:rsidRPr="00C7771C">
        <w:rPr>
          <w:rFonts w:eastAsia="Arial" w:cs="Arial"/>
          <w:b/>
          <w:szCs w:val="24"/>
        </w:rPr>
        <w:t xml:space="preserve"> </w:t>
      </w:r>
      <w:r w:rsidRPr="00C7771C">
        <w:rPr>
          <w:rFonts w:eastAsia="Arial" w:cs="Arial"/>
          <w:b/>
          <w:spacing w:val="1"/>
          <w:szCs w:val="24"/>
        </w:rPr>
        <w:t>a</w:t>
      </w:r>
      <w:r w:rsidRPr="00C7771C">
        <w:rPr>
          <w:rFonts w:eastAsia="Arial" w:cs="Arial"/>
          <w:b/>
          <w:szCs w:val="24"/>
        </w:rPr>
        <w:t>id</w:t>
      </w:r>
      <w:r w:rsidRPr="00C7771C">
        <w:rPr>
          <w:rFonts w:eastAsia="Arial" w:cs="Arial"/>
          <w:b/>
          <w:spacing w:val="1"/>
          <w:szCs w:val="24"/>
        </w:rPr>
        <w:t>s</w:t>
      </w:r>
      <w:r w:rsidRPr="00C7771C">
        <w:rPr>
          <w:rFonts w:eastAsia="Arial" w:cs="Arial"/>
          <w:b/>
          <w:szCs w:val="24"/>
        </w:rPr>
        <w:t>,</w:t>
      </w:r>
      <w:r w:rsidRPr="00C7771C">
        <w:rPr>
          <w:rFonts w:eastAsia="Arial" w:cs="Arial"/>
          <w:b/>
          <w:spacing w:val="1"/>
          <w:szCs w:val="24"/>
        </w:rPr>
        <w:t xml:space="preserve"> </w:t>
      </w:r>
      <w:r w:rsidRPr="00C7771C">
        <w:rPr>
          <w:rFonts w:eastAsia="Arial" w:cs="Arial"/>
          <w:b/>
          <w:spacing w:val="-3"/>
          <w:szCs w:val="24"/>
        </w:rPr>
        <w:t>h</w:t>
      </w:r>
      <w:r w:rsidRPr="00C7771C">
        <w:rPr>
          <w:rFonts w:eastAsia="Arial" w:cs="Arial"/>
          <w:b/>
          <w:spacing w:val="1"/>
          <w:szCs w:val="24"/>
        </w:rPr>
        <w:t>e</w:t>
      </w:r>
      <w:r w:rsidRPr="00C7771C">
        <w:rPr>
          <w:rFonts w:eastAsia="Arial" w:cs="Arial"/>
          <w:b/>
          <w:szCs w:val="24"/>
        </w:rPr>
        <w:t>lp,</w:t>
      </w:r>
      <w:r w:rsidRPr="00C7771C">
        <w:rPr>
          <w:rFonts w:eastAsia="Arial" w:cs="Arial"/>
          <w:b/>
          <w:spacing w:val="-1"/>
          <w:szCs w:val="24"/>
        </w:rPr>
        <w:t xml:space="preserve"> </w:t>
      </w:r>
      <w:r w:rsidRPr="00C7771C">
        <w:rPr>
          <w:rFonts w:eastAsia="Arial" w:cs="Arial"/>
          <w:b/>
          <w:spacing w:val="1"/>
          <w:szCs w:val="24"/>
        </w:rPr>
        <w:t>sc</w:t>
      </w:r>
      <w:r w:rsidRPr="00C7771C">
        <w:rPr>
          <w:rFonts w:eastAsia="Arial" w:cs="Arial"/>
          <w:b/>
          <w:szCs w:val="24"/>
        </w:rPr>
        <w:t>rol</w:t>
      </w:r>
      <w:r w:rsidRPr="00C7771C">
        <w:rPr>
          <w:rFonts w:eastAsia="Arial" w:cs="Arial"/>
          <w:b/>
          <w:spacing w:val="-1"/>
          <w:szCs w:val="24"/>
        </w:rPr>
        <w:t>l</w:t>
      </w:r>
      <w:r w:rsidRPr="00C7771C">
        <w:rPr>
          <w:rFonts w:eastAsia="Arial" w:cs="Arial"/>
          <w:b/>
          <w:szCs w:val="24"/>
        </w:rPr>
        <w:t>ing,</w:t>
      </w:r>
      <w:r w:rsidRPr="00C7771C">
        <w:rPr>
          <w:rFonts w:eastAsia="Arial" w:cs="Arial"/>
          <w:b/>
          <w:spacing w:val="-1"/>
          <w:szCs w:val="24"/>
        </w:rPr>
        <w:t xml:space="preserve"> </w:t>
      </w:r>
      <w:r w:rsidRPr="00C7771C">
        <w:rPr>
          <w:rFonts w:eastAsia="Arial" w:cs="Arial"/>
          <w:b/>
          <w:szCs w:val="24"/>
        </w:rPr>
        <w:t xml:space="preserve">F </w:t>
      </w:r>
      <w:r w:rsidRPr="00C7771C">
        <w:rPr>
          <w:rFonts w:eastAsia="Arial" w:cs="Arial"/>
          <w:b/>
          <w:spacing w:val="1"/>
          <w:szCs w:val="24"/>
        </w:rPr>
        <w:t>k</w:t>
      </w:r>
      <w:r w:rsidRPr="00C7771C">
        <w:rPr>
          <w:rFonts w:eastAsia="Arial" w:cs="Arial"/>
          <w:b/>
          <w:spacing w:val="3"/>
          <w:szCs w:val="24"/>
        </w:rPr>
        <w:t>e</w:t>
      </w:r>
      <w:r w:rsidRPr="00C7771C">
        <w:rPr>
          <w:rFonts w:eastAsia="Arial" w:cs="Arial"/>
          <w:b/>
          <w:spacing w:val="-6"/>
          <w:szCs w:val="24"/>
        </w:rPr>
        <w:t>y</w:t>
      </w:r>
      <w:r w:rsidRPr="00C7771C">
        <w:rPr>
          <w:rFonts w:eastAsia="Arial" w:cs="Arial"/>
          <w:b/>
          <w:spacing w:val="1"/>
          <w:szCs w:val="24"/>
        </w:rPr>
        <w:t>s</w:t>
      </w:r>
      <w:r w:rsidRPr="00C7771C">
        <w:rPr>
          <w:rFonts w:eastAsia="Arial" w:cs="Arial"/>
          <w:b/>
          <w:szCs w:val="24"/>
        </w:rPr>
        <w:t>,</w:t>
      </w:r>
      <w:r w:rsidRPr="00C7771C">
        <w:rPr>
          <w:rFonts w:eastAsia="Arial" w:cs="Arial"/>
          <w:b/>
          <w:spacing w:val="1"/>
          <w:szCs w:val="24"/>
        </w:rPr>
        <w:t xml:space="preserve"> </w:t>
      </w:r>
      <w:r w:rsidRPr="00C7771C">
        <w:rPr>
          <w:rFonts w:eastAsia="Arial" w:cs="Arial"/>
          <w:b/>
          <w:szCs w:val="24"/>
        </w:rPr>
        <w:t>r</w:t>
      </w:r>
      <w:r w:rsidRPr="00C7771C">
        <w:rPr>
          <w:rFonts w:eastAsia="Arial" w:cs="Arial"/>
          <w:b/>
          <w:spacing w:val="1"/>
          <w:szCs w:val="24"/>
        </w:rPr>
        <w:t>e</w:t>
      </w:r>
      <w:r w:rsidRPr="00C7771C">
        <w:rPr>
          <w:rFonts w:eastAsia="Arial" w:cs="Arial"/>
          <w:b/>
          <w:spacing w:val="-4"/>
          <w:szCs w:val="24"/>
        </w:rPr>
        <w:t>v</w:t>
      </w:r>
      <w:r w:rsidRPr="00C7771C">
        <w:rPr>
          <w:rFonts w:eastAsia="Arial" w:cs="Arial"/>
          <w:b/>
          <w:spacing w:val="1"/>
          <w:szCs w:val="24"/>
        </w:rPr>
        <w:t>e</w:t>
      </w:r>
      <w:r w:rsidRPr="00C7771C">
        <w:rPr>
          <w:rFonts w:eastAsia="Arial" w:cs="Arial"/>
          <w:b/>
          <w:szCs w:val="24"/>
        </w:rPr>
        <w:t>r</w:t>
      </w:r>
      <w:r w:rsidRPr="00C7771C">
        <w:rPr>
          <w:rFonts w:eastAsia="Arial" w:cs="Arial"/>
          <w:b/>
          <w:spacing w:val="1"/>
          <w:szCs w:val="24"/>
        </w:rPr>
        <w:t>s</w:t>
      </w:r>
      <w:r w:rsidRPr="00C7771C">
        <w:rPr>
          <w:rFonts w:eastAsia="Arial" w:cs="Arial"/>
          <w:b/>
          <w:szCs w:val="24"/>
        </w:rPr>
        <w:t>e</w:t>
      </w:r>
      <w:r w:rsidRPr="00C7771C">
        <w:rPr>
          <w:rFonts w:eastAsia="Arial" w:cs="Arial"/>
          <w:b/>
          <w:spacing w:val="1"/>
          <w:szCs w:val="24"/>
        </w:rPr>
        <w:t xml:space="preserve"> </w:t>
      </w:r>
      <w:r w:rsidRPr="00C7771C">
        <w:rPr>
          <w:rFonts w:eastAsia="Arial" w:cs="Arial"/>
          <w:b/>
          <w:spacing w:val="-3"/>
          <w:szCs w:val="24"/>
        </w:rPr>
        <w:t>v</w:t>
      </w:r>
      <w:r w:rsidRPr="00C7771C">
        <w:rPr>
          <w:rFonts w:eastAsia="Arial" w:cs="Arial"/>
          <w:b/>
          <w:szCs w:val="24"/>
        </w:rPr>
        <w:t>id</w:t>
      </w:r>
      <w:r w:rsidRPr="00C7771C">
        <w:rPr>
          <w:rFonts w:eastAsia="Arial" w:cs="Arial"/>
          <w:b/>
          <w:spacing w:val="1"/>
          <w:szCs w:val="24"/>
        </w:rPr>
        <w:t>e</w:t>
      </w:r>
      <w:r w:rsidRPr="00C7771C">
        <w:rPr>
          <w:rFonts w:eastAsia="Arial" w:cs="Arial"/>
          <w:b/>
          <w:spacing w:val="2"/>
          <w:szCs w:val="24"/>
        </w:rPr>
        <w:t>o</w:t>
      </w:r>
      <w:r w:rsidRPr="00C7771C">
        <w:rPr>
          <w:rFonts w:eastAsia="Arial" w:cs="Arial"/>
          <w:b/>
          <w:szCs w:val="24"/>
        </w:rPr>
        <w:t>,</w:t>
      </w:r>
      <w:r w:rsidRPr="00C7771C">
        <w:rPr>
          <w:rFonts w:eastAsia="Arial" w:cs="Arial"/>
          <w:b/>
          <w:spacing w:val="1"/>
          <w:szCs w:val="24"/>
        </w:rPr>
        <w:t xml:space="preserve"> </w:t>
      </w:r>
      <w:r w:rsidRPr="00C7771C">
        <w:rPr>
          <w:rFonts w:eastAsia="Arial" w:cs="Arial"/>
          <w:b/>
          <w:szCs w:val="24"/>
        </w:rPr>
        <w:t>highligh</w:t>
      </w:r>
      <w:r w:rsidRPr="00C7771C">
        <w:rPr>
          <w:rFonts w:eastAsia="Arial" w:cs="Arial"/>
          <w:b/>
          <w:spacing w:val="-1"/>
          <w:szCs w:val="24"/>
        </w:rPr>
        <w:t>t</w:t>
      </w:r>
      <w:r w:rsidRPr="00C7771C">
        <w:rPr>
          <w:rFonts w:eastAsia="Arial" w:cs="Arial"/>
          <w:b/>
          <w:szCs w:val="24"/>
        </w:rPr>
        <w:t>ing,</w:t>
      </w:r>
      <w:r w:rsidRPr="00C7771C">
        <w:rPr>
          <w:rFonts w:eastAsia="Arial" w:cs="Arial"/>
          <w:b/>
          <w:spacing w:val="1"/>
          <w:szCs w:val="24"/>
        </w:rPr>
        <w:t xml:space="preserve"> </w:t>
      </w:r>
      <w:r w:rsidRPr="00C7771C">
        <w:rPr>
          <w:rFonts w:eastAsia="Arial" w:cs="Arial"/>
          <w:b/>
          <w:szCs w:val="24"/>
        </w:rPr>
        <w:t>pop u</w:t>
      </w:r>
      <w:r w:rsidRPr="00C7771C">
        <w:rPr>
          <w:rFonts w:eastAsia="Arial" w:cs="Arial"/>
          <w:b/>
          <w:spacing w:val="-3"/>
          <w:szCs w:val="24"/>
        </w:rPr>
        <w:t>p</w:t>
      </w:r>
      <w:r w:rsidRPr="00C7771C">
        <w:rPr>
          <w:rFonts w:eastAsia="Arial" w:cs="Arial"/>
          <w:b/>
          <w:spacing w:val="1"/>
          <w:szCs w:val="24"/>
        </w:rPr>
        <w:t>s</w:t>
      </w:r>
      <w:r w:rsidRPr="00C7771C">
        <w:rPr>
          <w:rFonts w:eastAsia="Arial" w:cs="Arial"/>
          <w:b/>
          <w:szCs w:val="24"/>
        </w:rPr>
        <w:t>,</w:t>
      </w:r>
      <w:r w:rsidRPr="00C7771C">
        <w:rPr>
          <w:rFonts w:eastAsia="Arial" w:cs="Arial"/>
          <w:b/>
          <w:spacing w:val="1"/>
          <w:szCs w:val="24"/>
        </w:rPr>
        <w:t xml:space="preserve"> </w:t>
      </w:r>
      <w:r w:rsidRPr="00C7771C">
        <w:rPr>
          <w:rFonts w:eastAsia="Arial" w:cs="Arial"/>
          <w:b/>
          <w:spacing w:val="-1"/>
          <w:szCs w:val="24"/>
        </w:rPr>
        <w:t>a</w:t>
      </w:r>
      <w:r w:rsidRPr="00C7771C">
        <w:rPr>
          <w:rFonts w:eastAsia="Arial" w:cs="Arial"/>
          <w:b/>
          <w:szCs w:val="24"/>
        </w:rPr>
        <w:t>s</w:t>
      </w:r>
      <w:r w:rsidRPr="00C7771C">
        <w:rPr>
          <w:rFonts w:eastAsia="Arial" w:cs="Arial"/>
          <w:b/>
          <w:spacing w:val="1"/>
          <w:szCs w:val="24"/>
        </w:rPr>
        <w:t xml:space="preserve"> </w:t>
      </w:r>
      <w:r w:rsidRPr="00C7771C">
        <w:rPr>
          <w:rFonts w:eastAsia="Arial" w:cs="Arial"/>
          <w:b/>
          <w:szCs w:val="24"/>
        </w:rPr>
        <w:t>f</w:t>
      </w:r>
      <w:r w:rsidRPr="00C7771C">
        <w:rPr>
          <w:rFonts w:eastAsia="Arial" w:cs="Arial"/>
          <w:b/>
          <w:spacing w:val="-2"/>
          <w:szCs w:val="24"/>
        </w:rPr>
        <w:t>e</w:t>
      </w:r>
      <w:r w:rsidRPr="00C7771C">
        <w:rPr>
          <w:rFonts w:eastAsia="Arial" w:cs="Arial"/>
          <w:b/>
          <w:szCs w:val="24"/>
        </w:rPr>
        <w:t>w</w:t>
      </w:r>
      <w:r w:rsidRPr="00C7771C">
        <w:rPr>
          <w:rFonts w:eastAsia="Arial" w:cs="Arial"/>
          <w:b/>
          <w:spacing w:val="1"/>
          <w:szCs w:val="24"/>
        </w:rPr>
        <w:t xml:space="preserve"> sc</w:t>
      </w:r>
      <w:r w:rsidRPr="00C7771C">
        <w:rPr>
          <w:rFonts w:eastAsia="Arial" w:cs="Arial"/>
          <w:b/>
          <w:spacing w:val="-2"/>
          <w:szCs w:val="24"/>
        </w:rPr>
        <w:t>r</w:t>
      </w:r>
      <w:r w:rsidRPr="00C7771C">
        <w:rPr>
          <w:rFonts w:eastAsia="Arial" w:cs="Arial"/>
          <w:b/>
          <w:spacing w:val="1"/>
          <w:szCs w:val="24"/>
        </w:rPr>
        <w:t>ee</w:t>
      </w:r>
      <w:r w:rsidRPr="00C7771C">
        <w:rPr>
          <w:rFonts w:eastAsia="Arial" w:cs="Arial"/>
          <w:b/>
          <w:szCs w:val="24"/>
        </w:rPr>
        <w:t>ns</w:t>
      </w:r>
      <w:r w:rsidRPr="00C7771C">
        <w:rPr>
          <w:rFonts w:eastAsia="Arial" w:cs="Arial"/>
          <w:b/>
          <w:spacing w:val="-1"/>
          <w:szCs w:val="24"/>
        </w:rPr>
        <w:t xml:space="preserve"> </w:t>
      </w:r>
      <w:r w:rsidRPr="00C7771C">
        <w:rPr>
          <w:rFonts w:eastAsia="Arial" w:cs="Arial"/>
          <w:b/>
          <w:spacing w:val="1"/>
          <w:szCs w:val="24"/>
        </w:rPr>
        <w:t>a</w:t>
      </w:r>
      <w:r w:rsidRPr="00C7771C">
        <w:rPr>
          <w:rFonts w:eastAsia="Arial" w:cs="Arial"/>
          <w:b/>
          <w:szCs w:val="24"/>
        </w:rPr>
        <w:t>s pos</w:t>
      </w:r>
      <w:r w:rsidRPr="00C7771C">
        <w:rPr>
          <w:rFonts w:eastAsia="Arial" w:cs="Arial"/>
          <w:b/>
          <w:spacing w:val="1"/>
          <w:szCs w:val="24"/>
        </w:rPr>
        <w:t>s</w:t>
      </w:r>
      <w:r w:rsidRPr="00C7771C">
        <w:rPr>
          <w:rFonts w:eastAsia="Arial" w:cs="Arial"/>
          <w:b/>
          <w:szCs w:val="24"/>
        </w:rPr>
        <w:t>ibl</w:t>
      </w:r>
      <w:r w:rsidRPr="00C7771C">
        <w:rPr>
          <w:rFonts w:eastAsia="Arial" w:cs="Arial"/>
          <w:b/>
          <w:spacing w:val="-1"/>
          <w:szCs w:val="24"/>
        </w:rPr>
        <w:t>e</w:t>
      </w:r>
      <w:r w:rsidRPr="00C7771C">
        <w:rPr>
          <w:rFonts w:eastAsia="Arial" w:cs="Arial"/>
          <w:b/>
          <w:szCs w:val="24"/>
        </w:rPr>
        <w:t>,</w:t>
      </w:r>
      <w:r w:rsidRPr="00C7771C">
        <w:rPr>
          <w:rFonts w:eastAsia="Arial" w:cs="Arial"/>
          <w:b/>
          <w:spacing w:val="1"/>
          <w:szCs w:val="24"/>
        </w:rPr>
        <w:t xml:space="preserve"> </w:t>
      </w:r>
      <w:r w:rsidRPr="00C7771C">
        <w:rPr>
          <w:rFonts w:eastAsia="Arial" w:cs="Arial"/>
          <w:b/>
          <w:szCs w:val="24"/>
        </w:rPr>
        <w:t>multilingu</w:t>
      </w:r>
      <w:r w:rsidRPr="00C7771C">
        <w:rPr>
          <w:rFonts w:eastAsia="Arial" w:cs="Arial"/>
          <w:b/>
          <w:spacing w:val="-2"/>
          <w:szCs w:val="24"/>
        </w:rPr>
        <w:t>a</w:t>
      </w:r>
      <w:r w:rsidRPr="00C7771C">
        <w:rPr>
          <w:rFonts w:eastAsia="Arial" w:cs="Arial"/>
          <w:b/>
          <w:szCs w:val="24"/>
        </w:rPr>
        <w:t>l</w:t>
      </w:r>
      <w:r w:rsidRPr="00C7771C">
        <w:rPr>
          <w:rFonts w:eastAsia="Arial" w:cs="Arial"/>
          <w:b/>
          <w:spacing w:val="-2"/>
          <w:szCs w:val="24"/>
        </w:rPr>
        <w:t xml:space="preserve"> </w:t>
      </w:r>
      <w:r w:rsidRPr="00C7771C">
        <w:rPr>
          <w:rFonts w:eastAsia="Arial" w:cs="Arial"/>
          <w:b/>
          <w:spacing w:val="1"/>
          <w:szCs w:val="24"/>
        </w:rPr>
        <w:t>s</w:t>
      </w:r>
      <w:r w:rsidRPr="00C7771C">
        <w:rPr>
          <w:rFonts w:eastAsia="Arial" w:cs="Arial"/>
          <w:b/>
          <w:szCs w:val="24"/>
        </w:rPr>
        <w:t>upp</w:t>
      </w:r>
      <w:r w:rsidRPr="00C7771C">
        <w:rPr>
          <w:rFonts w:eastAsia="Arial" w:cs="Arial"/>
          <w:b/>
          <w:spacing w:val="-1"/>
          <w:szCs w:val="24"/>
        </w:rPr>
        <w:t>o</w:t>
      </w:r>
      <w:r w:rsidRPr="00C7771C">
        <w:rPr>
          <w:rFonts w:eastAsia="Arial" w:cs="Arial"/>
          <w:b/>
          <w:szCs w:val="24"/>
        </w:rPr>
        <w:t xml:space="preserve">rt </w:t>
      </w:r>
      <w:r w:rsidRPr="00C7771C">
        <w:rPr>
          <w:rFonts w:eastAsia="Arial" w:cs="Arial"/>
          <w:b/>
          <w:spacing w:val="1"/>
          <w:szCs w:val="24"/>
        </w:rPr>
        <w:t>e</w:t>
      </w:r>
      <w:r w:rsidRPr="00C7771C">
        <w:rPr>
          <w:rFonts w:eastAsia="Arial" w:cs="Arial"/>
          <w:b/>
          <w:szCs w:val="24"/>
        </w:rPr>
        <w:t>tc</w:t>
      </w:r>
      <w:r>
        <w:rPr>
          <w:rFonts w:eastAsia="Arial" w:cs="Arial"/>
          <w:b/>
          <w:szCs w:val="24"/>
        </w:rPr>
        <w:t>.</w:t>
      </w:r>
    </w:p>
    <w:p w14:paraId="79E02F3B"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n</w:t>
      </w:r>
      <w:r w:rsidRPr="00C7771C">
        <w:rPr>
          <w:rFonts w:eastAsia="Arial" w:cs="Arial"/>
          <w:spacing w:val="1"/>
          <w:szCs w:val="24"/>
        </w:rPr>
        <w:t>on</w:t>
      </w:r>
      <w:r w:rsidRPr="00C7771C">
        <w:rPr>
          <w:rFonts w:eastAsia="Arial" w:cs="Arial"/>
          <w:szCs w:val="24"/>
        </w:rPr>
        <w:t>e</w:t>
      </w:r>
    </w:p>
    <w:p w14:paraId="2880E65E" w14:textId="77777777" w:rsidR="00C2015A" w:rsidRPr="00C7771C" w:rsidRDefault="00C2015A" w:rsidP="00C2015A">
      <w:pPr>
        <w:ind w:left="233"/>
        <w:rPr>
          <w:rFonts w:eastAsia="Arial" w:cs="Arial"/>
          <w:szCs w:val="24"/>
        </w:rPr>
      </w:pPr>
      <w:r w:rsidRPr="00C7771C">
        <w:rPr>
          <w:rFonts w:eastAsia="Arial" w:cs="Arial"/>
          <w:szCs w:val="24"/>
        </w:rPr>
        <w:lastRenderedPageBreak/>
        <w:t>1</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2"/>
          <w:szCs w:val="24"/>
        </w:rPr>
        <w:t>1</w:t>
      </w:r>
      <w:r w:rsidRPr="00C7771C">
        <w:rPr>
          <w:rFonts w:eastAsia="Arial" w:cs="Arial"/>
          <w:spacing w:val="-1"/>
          <w:szCs w:val="24"/>
        </w:rPr>
        <w:t>-</w:t>
      </w:r>
      <w:r w:rsidRPr="00C7771C">
        <w:rPr>
          <w:rFonts w:eastAsia="Arial" w:cs="Arial"/>
          <w:szCs w:val="24"/>
        </w:rPr>
        <w:t>3</w:t>
      </w:r>
    </w:p>
    <w:p w14:paraId="74126868" w14:textId="77777777" w:rsidR="00C2015A" w:rsidRPr="00C7771C" w:rsidRDefault="00C2015A" w:rsidP="00C2015A">
      <w:pPr>
        <w:ind w:left="233"/>
        <w:rPr>
          <w:rFonts w:eastAsia="Arial" w:cs="Arial"/>
          <w:szCs w:val="24"/>
        </w:rPr>
      </w:pPr>
      <w:r w:rsidRPr="00C7771C">
        <w:rPr>
          <w:rFonts w:eastAsia="Arial" w:cs="Arial"/>
          <w:szCs w:val="24"/>
        </w:rPr>
        <w:t>2</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2"/>
          <w:szCs w:val="24"/>
        </w:rPr>
        <w:t>4</w:t>
      </w:r>
      <w:r w:rsidRPr="00C7771C">
        <w:rPr>
          <w:rFonts w:eastAsia="Arial" w:cs="Arial"/>
          <w:spacing w:val="-1"/>
          <w:szCs w:val="24"/>
        </w:rPr>
        <w:t>-</w:t>
      </w:r>
      <w:r w:rsidRPr="00C7771C">
        <w:rPr>
          <w:rFonts w:eastAsia="Arial" w:cs="Arial"/>
          <w:szCs w:val="24"/>
        </w:rPr>
        <w:t>5</w:t>
      </w:r>
    </w:p>
    <w:p w14:paraId="013C49D5" w14:textId="77777777" w:rsidR="00C2015A" w:rsidRPr="00C7771C" w:rsidRDefault="00C2015A" w:rsidP="00C2015A">
      <w:pPr>
        <w:ind w:left="233"/>
        <w:rPr>
          <w:rFonts w:eastAsia="Arial" w:cs="Arial"/>
          <w:szCs w:val="24"/>
        </w:rPr>
      </w:pPr>
      <w:r w:rsidRPr="00C7771C">
        <w:rPr>
          <w:rFonts w:eastAsia="Arial" w:cs="Arial"/>
          <w:szCs w:val="24"/>
        </w:rPr>
        <w:t>3</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 xml:space="preserve">6 </w:t>
      </w:r>
      <w:r w:rsidRPr="00C7771C">
        <w:rPr>
          <w:rFonts w:eastAsia="Arial" w:cs="Arial"/>
          <w:spacing w:val="1"/>
          <w:szCs w:val="24"/>
        </w:rPr>
        <w:t>o</w:t>
      </w:r>
      <w:r w:rsidRPr="00C7771C">
        <w:rPr>
          <w:rFonts w:eastAsia="Arial" w:cs="Arial"/>
          <w:szCs w:val="24"/>
        </w:rPr>
        <w:t xml:space="preserve">r </w:t>
      </w:r>
      <w:r w:rsidRPr="00C7771C">
        <w:rPr>
          <w:rFonts w:eastAsia="Arial" w:cs="Arial"/>
          <w:spacing w:val="-1"/>
          <w:szCs w:val="24"/>
        </w:rPr>
        <w:t>m</w:t>
      </w:r>
      <w:r w:rsidRPr="00C7771C">
        <w:rPr>
          <w:rFonts w:eastAsia="Arial" w:cs="Arial"/>
          <w:spacing w:val="1"/>
          <w:szCs w:val="24"/>
        </w:rPr>
        <w:t>o</w:t>
      </w:r>
      <w:r w:rsidRPr="00C7771C">
        <w:rPr>
          <w:rFonts w:eastAsia="Arial" w:cs="Arial"/>
          <w:szCs w:val="24"/>
        </w:rPr>
        <w:t xml:space="preserve">re </w:t>
      </w:r>
      <w:r w:rsidRPr="00C7771C">
        <w:rPr>
          <w:rFonts w:eastAsia="Arial" w:cs="Arial"/>
          <w:spacing w:val="-2"/>
          <w:szCs w:val="24"/>
        </w:rPr>
        <w:t>w</w:t>
      </w:r>
      <w:r w:rsidRPr="00C7771C">
        <w:rPr>
          <w:rFonts w:eastAsia="Arial" w:cs="Arial"/>
          <w:szCs w:val="24"/>
        </w:rPr>
        <w:t>ith</w:t>
      </w:r>
      <w:r w:rsidRPr="00C7771C">
        <w:rPr>
          <w:rFonts w:eastAsia="Arial" w:cs="Arial"/>
          <w:spacing w:val="1"/>
          <w:szCs w:val="24"/>
        </w:rPr>
        <w:t xml:space="preserve"> n</w:t>
      </w:r>
      <w:r w:rsidRPr="00C7771C">
        <w:rPr>
          <w:rFonts w:eastAsia="Arial" w:cs="Arial"/>
          <w:szCs w:val="24"/>
        </w:rPr>
        <w:t>o</w:t>
      </w:r>
      <w:r w:rsidRPr="00C7771C">
        <w:rPr>
          <w:rFonts w:eastAsia="Arial" w:cs="Arial"/>
          <w:spacing w:val="1"/>
          <w:szCs w:val="24"/>
        </w:rPr>
        <w:t xml:space="preserve"> </w:t>
      </w:r>
      <w:r w:rsidRPr="00C7771C">
        <w:rPr>
          <w:rFonts w:eastAsia="Arial" w:cs="Arial"/>
          <w:spacing w:val="-2"/>
          <w:szCs w:val="24"/>
        </w:rPr>
        <w:t>s</w:t>
      </w:r>
      <w:r w:rsidRPr="00C7771C">
        <w:rPr>
          <w:rFonts w:eastAsia="Arial" w:cs="Arial"/>
          <w:spacing w:val="1"/>
          <w:szCs w:val="24"/>
        </w:rPr>
        <w:t>pe</w:t>
      </w:r>
      <w:r w:rsidRPr="00C7771C">
        <w:rPr>
          <w:rFonts w:eastAsia="Arial" w:cs="Arial"/>
          <w:szCs w:val="24"/>
        </w:rPr>
        <w:t>c</w:t>
      </w:r>
      <w:r w:rsidRPr="00C7771C">
        <w:rPr>
          <w:rFonts w:eastAsia="Arial" w:cs="Arial"/>
          <w:spacing w:val="-3"/>
          <w:szCs w:val="24"/>
        </w:rPr>
        <w:t>i</w:t>
      </w:r>
      <w:r w:rsidRPr="00C7771C">
        <w:rPr>
          <w:rFonts w:eastAsia="Arial" w:cs="Arial"/>
          <w:spacing w:val="3"/>
          <w:szCs w:val="24"/>
        </w:rPr>
        <w:t>f</w:t>
      </w:r>
      <w:r w:rsidRPr="00C7771C">
        <w:rPr>
          <w:rFonts w:eastAsia="Arial" w:cs="Arial"/>
          <w:szCs w:val="24"/>
        </w:rPr>
        <w:t xml:space="preserve">ic </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r</w:t>
      </w:r>
      <w:r w:rsidRPr="00C7771C">
        <w:rPr>
          <w:rFonts w:eastAsia="Arial" w:cs="Arial"/>
          <w:spacing w:val="4"/>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em</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ts</w:t>
      </w:r>
    </w:p>
    <w:p w14:paraId="00E92129" w14:textId="77777777" w:rsidR="00C2015A" w:rsidRPr="00C7771C" w:rsidRDefault="00C2015A" w:rsidP="00C2015A">
      <w:pPr>
        <w:ind w:left="233" w:right="1098"/>
        <w:rPr>
          <w:rFonts w:eastAsia="Arial" w:cs="Arial"/>
          <w:szCs w:val="24"/>
        </w:rPr>
      </w:pPr>
      <w:r w:rsidRPr="00C7771C">
        <w:rPr>
          <w:rFonts w:eastAsia="Arial" w:cs="Arial"/>
          <w:szCs w:val="24"/>
        </w:rPr>
        <w:t>4</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 xml:space="preserve">6 </w:t>
      </w:r>
      <w:r w:rsidRPr="00C7771C">
        <w:rPr>
          <w:rFonts w:eastAsia="Arial" w:cs="Arial"/>
          <w:spacing w:val="1"/>
          <w:szCs w:val="24"/>
        </w:rPr>
        <w:t>o</w:t>
      </w:r>
      <w:r w:rsidRPr="00C7771C">
        <w:rPr>
          <w:rFonts w:eastAsia="Arial" w:cs="Arial"/>
          <w:szCs w:val="24"/>
        </w:rPr>
        <w:t xml:space="preserve">r </w:t>
      </w:r>
      <w:r w:rsidRPr="00C7771C">
        <w:rPr>
          <w:rFonts w:eastAsia="Arial" w:cs="Arial"/>
          <w:spacing w:val="-1"/>
          <w:szCs w:val="24"/>
        </w:rPr>
        <w:t>m</w:t>
      </w:r>
      <w:r w:rsidRPr="00C7771C">
        <w:rPr>
          <w:rFonts w:eastAsia="Arial" w:cs="Arial"/>
          <w:spacing w:val="1"/>
          <w:szCs w:val="24"/>
        </w:rPr>
        <w:t>o</w:t>
      </w:r>
      <w:r w:rsidRPr="00C7771C">
        <w:rPr>
          <w:rFonts w:eastAsia="Arial" w:cs="Arial"/>
          <w:szCs w:val="24"/>
        </w:rPr>
        <w:t xml:space="preserve">re </w:t>
      </w:r>
      <w:r w:rsidRPr="00C7771C">
        <w:rPr>
          <w:rFonts w:eastAsia="Arial" w:cs="Arial"/>
          <w:spacing w:val="-2"/>
          <w:szCs w:val="24"/>
        </w:rPr>
        <w:t>w</w:t>
      </w:r>
      <w:r w:rsidRPr="00C7771C">
        <w:rPr>
          <w:rFonts w:eastAsia="Arial" w:cs="Arial"/>
          <w:szCs w:val="24"/>
        </w:rPr>
        <w:t>ith</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ta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c</w:t>
      </w:r>
      <w:r w:rsidRPr="00C7771C">
        <w:rPr>
          <w:rFonts w:eastAsia="Arial" w:cs="Arial"/>
          <w:spacing w:val="-3"/>
          <w:szCs w:val="24"/>
        </w:rPr>
        <w:t>i</w:t>
      </w:r>
      <w:r w:rsidRPr="00C7771C">
        <w:rPr>
          <w:rFonts w:eastAsia="Arial" w:cs="Arial"/>
          <w:spacing w:val="3"/>
          <w:szCs w:val="24"/>
        </w:rPr>
        <w:t>f</w:t>
      </w:r>
      <w:r w:rsidRPr="00C7771C">
        <w:rPr>
          <w:rFonts w:eastAsia="Arial" w:cs="Arial"/>
          <w:szCs w:val="24"/>
        </w:rPr>
        <w:t xml:space="preserve">ic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 xml:space="preserve">r </w:t>
      </w:r>
      <w:r w:rsidRPr="00C7771C">
        <w:rPr>
          <w:rFonts w:eastAsia="Arial" w:cs="Arial"/>
          <w:spacing w:val="-1"/>
          <w:szCs w:val="24"/>
        </w:rPr>
        <w:t>r</w:t>
      </w:r>
      <w:r w:rsidRPr="00C7771C">
        <w:rPr>
          <w:rFonts w:eastAsia="Arial" w:cs="Arial"/>
          <w:spacing w:val="1"/>
          <w:szCs w:val="24"/>
        </w:rPr>
        <w:t>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4"/>
          <w:szCs w:val="24"/>
        </w:rPr>
        <w:t>r</w:t>
      </w:r>
      <w:r w:rsidRPr="00C7771C">
        <w:rPr>
          <w:rFonts w:eastAsia="Arial" w:cs="Arial"/>
          <w:spacing w:val="1"/>
          <w:szCs w:val="24"/>
        </w:rPr>
        <w:t>em</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ts</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e</w:t>
      </w:r>
      <w:r w:rsidRPr="00C7771C">
        <w:rPr>
          <w:rFonts w:eastAsia="Arial" w:cs="Arial"/>
          <w:spacing w:val="1"/>
          <w:szCs w:val="24"/>
        </w:rPr>
        <w:t>ma</w:t>
      </w:r>
      <w:r w:rsidRPr="00C7771C">
        <w:rPr>
          <w:rFonts w:eastAsia="Arial" w:cs="Arial"/>
          <w:spacing w:val="-1"/>
          <w:szCs w:val="24"/>
        </w:rPr>
        <w:t>n</w:t>
      </w:r>
      <w:r w:rsidRPr="00C7771C">
        <w:rPr>
          <w:rFonts w:eastAsia="Arial" w:cs="Arial"/>
          <w:spacing w:val="1"/>
          <w:szCs w:val="24"/>
        </w:rPr>
        <w:t>d</w:t>
      </w:r>
      <w:r w:rsidRPr="00C7771C">
        <w:rPr>
          <w:rFonts w:eastAsia="Arial" w:cs="Arial"/>
          <w:szCs w:val="24"/>
        </w:rPr>
        <w:t>ing</w:t>
      </w:r>
      <w:r w:rsidRPr="00C7771C">
        <w:rPr>
          <w:rFonts w:eastAsia="Arial" w:cs="Arial"/>
          <w:spacing w:val="-1"/>
          <w:szCs w:val="24"/>
        </w:rPr>
        <w:t xml:space="preserve"> </w:t>
      </w:r>
      <w:r w:rsidRPr="00C7771C">
        <w:rPr>
          <w:rFonts w:eastAsia="Arial" w:cs="Arial"/>
          <w:spacing w:val="1"/>
          <w:szCs w:val="24"/>
        </w:rPr>
        <w:t>h</w:t>
      </w:r>
      <w:r w:rsidRPr="00C7771C">
        <w:rPr>
          <w:rFonts w:eastAsia="Arial" w:cs="Arial"/>
          <w:spacing w:val="-1"/>
          <w:szCs w:val="24"/>
        </w:rPr>
        <w:t>u</w:t>
      </w:r>
      <w:r w:rsidRPr="00C7771C">
        <w:rPr>
          <w:rFonts w:eastAsia="Arial" w:cs="Arial"/>
          <w:spacing w:val="1"/>
          <w:szCs w:val="24"/>
        </w:rPr>
        <w:t>ma</w:t>
      </w:r>
      <w:r w:rsidRPr="00C7771C">
        <w:rPr>
          <w:rFonts w:eastAsia="Arial" w:cs="Arial"/>
          <w:szCs w:val="24"/>
        </w:rPr>
        <w:t>n</w:t>
      </w:r>
      <w:r w:rsidRPr="00C7771C">
        <w:rPr>
          <w:rFonts w:eastAsia="Arial" w:cs="Arial"/>
          <w:spacing w:val="-3"/>
          <w:szCs w:val="24"/>
        </w:rPr>
        <w:t xml:space="preserve"> </w:t>
      </w:r>
      <w:r w:rsidRPr="00C7771C">
        <w:rPr>
          <w:rFonts w:eastAsia="Arial" w:cs="Arial"/>
          <w:spacing w:val="3"/>
          <w:szCs w:val="24"/>
        </w:rPr>
        <w:t>f</w:t>
      </w:r>
      <w:r w:rsidRPr="00C7771C">
        <w:rPr>
          <w:rFonts w:eastAsia="Arial" w:cs="Arial"/>
          <w:spacing w:val="1"/>
          <w:szCs w:val="24"/>
        </w:rPr>
        <w:t>a</w:t>
      </w:r>
      <w:r w:rsidRPr="00C7771C">
        <w:rPr>
          <w:rFonts w:eastAsia="Arial" w:cs="Arial"/>
          <w:szCs w:val="24"/>
        </w:rPr>
        <w:t>c</w:t>
      </w:r>
      <w:r w:rsidRPr="00C7771C">
        <w:rPr>
          <w:rFonts w:eastAsia="Arial" w:cs="Arial"/>
          <w:spacing w:val="-2"/>
          <w:szCs w:val="24"/>
        </w:rPr>
        <w:t>t</w:t>
      </w:r>
      <w:r w:rsidRPr="00C7771C">
        <w:rPr>
          <w:rFonts w:eastAsia="Arial" w:cs="Arial"/>
          <w:spacing w:val="1"/>
          <w:szCs w:val="24"/>
        </w:rPr>
        <w:t>o</w:t>
      </w:r>
      <w:r w:rsidRPr="00C7771C">
        <w:rPr>
          <w:rFonts w:eastAsia="Arial" w:cs="Arial"/>
          <w:szCs w:val="24"/>
        </w:rPr>
        <w:t>rs to</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zCs w:val="24"/>
        </w:rPr>
        <w:t>e incl</w:t>
      </w:r>
      <w:r w:rsidRPr="00C7771C">
        <w:rPr>
          <w:rFonts w:eastAsia="Arial" w:cs="Arial"/>
          <w:spacing w:val="1"/>
          <w:szCs w:val="24"/>
        </w:rPr>
        <w:t>ude</w:t>
      </w:r>
      <w:r w:rsidRPr="00C7771C">
        <w:rPr>
          <w:rFonts w:eastAsia="Arial" w:cs="Arial"/>
          <w:szCs w:val="24"/>
        </w:rPr>
        <w:t>d</w:t>
      </w:r>
    </w:p>
    <w:p w14:paraId="0AA9DEE4" w14:textId="77777777" w:rsidR="00C2015A" w:rsidRPr="00C7771C" w:rsidRDefault="00C2015A" w:rsidP="00C2015A">
      <w:pPr>
        <w:shd w:val="clear" w:color="auto" w:fill="DAC6FE"/>
        <w:ind w:left="233" w:right="461"/>
        <w:rPr>
          <w:rFonts w:eastAsia="Arial" w:cs="Arial"/>
          <w:szCs w:val="24"/>
        </w:rPr>
      </w:pPr>
      <w:r w:rsidRPr="00C7771C">
        <w:rPr>
          <w:rFonts w:eastAsia="Arial" w:cs="Arial"/>
          <w:szCs w:val="24"/>
        </w:rPr>
        <w:t>5</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 xml:space="preserve">6 </w:t>
      </w:r>
      <w:r w:rsidRPr="00C7771C">
        <w:rPr>
          <w:rFonts w:eastAsia="Arial" w:cs="Arial"/>
          <w:spacing w:val="1"/>
          <w:szCs w:val="24"/>
        </w:rPr>
        <w:t>o</w:t>
      </w:r>
      <w:r w:rsidRPr="00C7771C">
        <w:rPr>
          <w:rFonts w:eastAsia="Arial" w:cs="Arial"/>
          <w:szCs w:val="24"/>
        </w:rPr>
        <w:t xml:space="preserve">r </w:t>
      </w:r>
      <w:r w:rsidRPr="00C7771C">
        <w:rPr>
          <w:rFonts w:eastAsia="Arial" w:cs="Arial"/>
          <w:spacing w:val="-1"/>
          <w:szCs w:val="24"/>
        </w:rPr>
        <w:t>m</w:t>
      </w:r>
      <w:r w:rsidRPr="00C7771C">
        <w:rPr>
          <w:rFonts w:eastAsia="Arial" w:cs="Arial"/>
          <w:spacing w:val="1"/>
          <w:szCs w:val="24"/>
        </w:rPr>
        <w:t>o</w:t>
      </w:r>
      <w:r w:rsidRPr="00C7771C">
        <w:rPr>
          <w:rFonts w:eastAsia="Arial" w:cs="Arial"/>
          <w:szCs w:val="24"/>
        </w:rPr>
        <w:t xml:space="preserve">re </w:t>
      </w:r>
      <w:r w:rsidRPr="00C7771C">
        <w:rPr>
          <w:rFonts w:eastAsia="Arial" w:cs="Arial"/>
          <w:spacing w:val="-2"/>
          <w:szCs w:val="24"/>
        </w:rPr>
        <w:t>w</w:t>
      </w:r>
      <w:r w:rsidRPr="00C7771C">
        <w:rPr>
          <w:rFonts w:eastAsia="Arial" w:cs="Arial"/>
          <w:szCs w:val="24"/>
        </w:rPr>
        <w:t>ith</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ta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c</w:t>
      </w:r>
      <w:r w:rsidRPr="00C7771C">
        <w:rPr>
          <w:rFonts w:eastAsia="Arial" w:cs="Arial"/>
          <w:spacing w:val="-3"/>
          <w:szCs w:val="24"/>
        </w:rPr>
        <w:t>i</w:t>
      </w:r>
      <w:r w:rsidRPr="00C7771C">
        <w:rPr>
          <w:rFonts w:eastAsia="Arial" w:cs="Arial"/>
          <w:spacing w:val="3"/>
          <w:szCs w:val="24"/>
        </w:rPr>
        <w:t>f</w:t>
      </w:r>
      <w:r w:rsidRPr="00C7771C">
        <w:rPr>
          <w:rFonts w:eastAsia="Arial" w:cs="Arial"/>
          <w:szCs w:val="24"/>
        </w:rPr>
        <w:t xml:space="preserve">ic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 xml:space="preserve">r </w:t>
      </w:r>
      <w:r w:rsidRPr="00C7771C">
        <w:rPr>
          <w:rFonts w:eastAsia="Arial" w:cs="Arial"/>
          <w:spacing w:val="-1"/>
          <w:szCs w:val="24"/>
        </w:rPr>
        <w:t>r</w:t>
      </w:r>
      <w:r w:rsidRPr="00C7771C">
        <w:rPr>
          <w:rFonts w:eastAsia="Arial" w:cs="Arial"/>
          <w:spacing w:val="1"/>
          <w:szCs w:val="24"/>
        </w:rPr>
        <w:t>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4"/>
          <w:szCs w:val="24"/>
        </w:rPr>
        <w:t>r</w:t>
      </w:r>
      <w:r w:rsidRPr="00C7771C">
        <w:rPr>
          <w:rFonts w:eastAsia="Arial" w:cs="Arial"/>
          <w:spacing w:val="1"/>
          <w:szCs w:val="24"/>
        </w:rPr>
        <w:t>em</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ts</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e</w:t>
      </w:r>
      <w:r w:rsidRPr="00C7771C">
        <w:rPr>
          <w:rFonts w:eastAsia="Arial" w:cs="Arial"/>
          <w:spacing w:val="1"/>
          <w:szCs w:val="24"/>
        </w:rPr>
        <w:t>ma</w:t>
      </w:r>
      <w:r w:rsidRPr="00C7771C">
        <w:rPr>
          <w:rFonts w:eastAsia="Arial" w:cs="Arial"/>
          <w:spacing w:val="-1"/>
          <w:szCs w:val="24"/>
        </w:rPr>
        <w:t>n</w:t>
      </w:r>
      <w:r w:rsidRPr="00C7771C">
        <w:rPr>
          <w:rFonts w:eastAsia="Arial" w:cs="Arial"/>
          <w:spacing w:val="1"/>
          <w:szCs w:val="24"/>
        </w:rPr>
        <w:t>d</w:t>
      </w:r>
      <w:r w:rsidRPr="00C7771C">
        <w:rPr>
          <w:rFonts w:eastAsia="Arial" w:cs="Arial"/>
          <w:szCs w:val="24"/>
        </w:rPr>
        <w:t>ing</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ci</w:t>
      </w:r>
      <w:r w:rsidRPr="00C7771C">
        <w:rPr>
          <w:rFonts w:eastAsia="Arial" w:cs="Arial"/>
          <w:spacing w:val="2"/>
          <w:szCs w:val="24"/>
        </w:rPr>
        <w:t>f</w:t>
      </w:r>
      <w:r w:rsidRPr="00C7771C">
        <w:rPr>
          <w:rFonts w:eastAsia="Arial" w:cs="Arial"/>
          <w:szCs w:val="24"/>
        </w:rPr>
        <w:t>ic</w:t>
      </w:r>
      <w:r w:rsidRPr="00C7771C">
        <w:rPr>
          <w:rFonts w:eastAsia="Arial" w:cs="Arial"/>
          <w:spacing w:val="-2"/>
          <w:szCs w:val="24"/>
        </w:rPr>
        <w:t xml:space="preserve"> </w:t>
      </w:r>
      <w:r w:rsidRPr="00C7771C">
        <w:rPr>
          <w:rFonts w:eastAsia="Arial" w:cs="Arial"/>
          <w:szCs w:val="24"/>
        </w:rPr>
        <w:t>t</w:t>
      </w:r>
      <w:r w:rsidRPr="00C7771C">
        <w:rPr>
          <w:rFonts w:eastAsia="Arial" w:cs="Arial"/>
          <w:spacing w:val="1"/>
          <w:szCs w:val="24"/>
        </w:rPr>
        <w:t>oo</w:t>
      </w:r>
      <w:r w:rsidRPr="00C7771C">
        <w:rPr>
          <w:rFonts w:eastAsia="Arial" w:cs="Arial"/>
          <w:szCs w:val="24"/>
        </w:rPr>
        <w:t>ls</w:t>
      </w:r>
      <w:r w:rsidRPr="00C7771C">
        <w:rPr>
          <w:rFonts w:eastAsia="Arial" w:cs="Arial"/>
          <w:spacing w:val="-2"/>
          <w:szCs w:val="24"/>
        </w:rPr>
        <w:t xml:space="preserve"> </w:t>
      </w:r>
      <w:r w:rsidRPr="00C7771C">
        <w:rPr>
          <w:rFonts w:eastAsia="Arial" w:cs="Arial"/>
          <w:szCs w:val="24"/>
        </w:rPr>
        <w:t>&amp;</w:t>
      </w:r>
      <w:r w:rsidRPr="00C7771C">
        <w:rPr>
          <w:rFonts w:eastAsia="Arial" w:cs="Arial"/>
          <w:spacing w:val="1"/>
          <w:szCs w:val="24"/>
        </w:rPr>
        <w:t xml:space="preserve"> p</w:t>
      </w:r>
      <w:r w:rsidRPr="00C7771C">
        <w:rPr>
          <w:rFonts w:eastAsia="Arial" w:cs="Arial"/>
          <w:szCs w:val="24"/>
        </w:rPr>
        <w:t>ro</w:t>
      </w:r>
      <w:r w:rsidRPr="00C7771C">
        <w:rPr>
          <w:rFonts w:eastAsia="Arial" w:cs="Arial"/>
          <w:spacing w:val="-2"/>
          <w:szCs w:val="24"/>
        </w:rPr>
        <w:t>c</w:t>
      </w:r>
      <w:r w:rsidRPr="00C7771C">
        <w:rPr>
          <w:rFonts w:eastAsia="Arial" w:cs="Arial"/>
          <w:spacing w:val="1"/>
          <w:szCs w:val="24"/>
        </w:rPr>
        <w:t>e</w:t>
      </w:r>
      <w:r w:rsidRPr="00C7771C">
        <w:rPr>
          <w:rFonts w:eastAsia="Arial" w:cs="Arial"/>
          <w:szCs w:val="24"/>
        </w:rPr>
        <w:t>ss</w:t>
      </w:r>
      <w:r w:rsidRPr="00C7771C">
        <w:rPr>
          <w:rFonts w:eastAsia="Arial" w:cs="Arial"/>
          <w:spacing w:val="-1"/>
          <w:szCs w:val="24"/>
        </w:rPr>
        <w:t>e</w:t>
      </w:r>
      <w:r w:rsidRPr="00C7771C">
        <w:rPr>
          <w:rFonts w:eastAsia="Arial" w:cs="Arial"/>
          <w:szCs w:val="24"/>
        </w:rPr>
        <w:t xml:space="preserve">s </w:t>
      </w:r>
      <w:r w:rsidRPr="00C7771C">
        <w:rPr>
          <w:rFonts w:eastAsia="Arial" w:cs="Arial"/>
          <w:spacing w:val="1"/>
          <w:szCs w:val="24"/>
        </w:rPr>
        <w:t>b</w:t>
      </w:r>
      <w:r w:rsidRPr="00C7771C">
        <w:rPr>
          <w:rFonts w:eastAsia="Arial" w:cs="Arial"/>
          <w:szCs w:val="24"/>
        </w:rPr>
        <w:t>e</w:t>
      </w:r>
      <w:r w:rsidRPr="00C7771C">
        <w:rPr>
          <w:rFonts w:eastAsia="Arial" w:cs="Arial"/>
          <w:spacing w:val="1"/>
          <w:szCs w:val="24"/>
        </w:rPr>
        <w:t xml:space="preserve"> 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 xml:space="preserve">to </w:t>
      </w:r>
      <w:r w:rsidRPr="00C7771C">
        <w:rPr>
          <w:rFonts w:eastAsia="Arial" w:cs="Arial"/>
          <w:spacing w:val="1"/>
          <w:szCs w:val="24"/>
        </w:rPr>
        <w:t>d</w:t>
      </w:r>
      <w:r w:rsidRPr="00C7771C">
        <w:rPr>
          <w:rFonts w:eastAsia="Arial" w:cs="Arial"/>
          <w:spacing w:val="-1"/>
          <w:szCs w:val="24"/>
        </w:rPr>
        <w:t>e</w:t>
      </w:r>
      <w:r w:rsidRPr="00C7771C">
        <w:rPr>
          <w:rFonts w:eastAsia="Arial" w:cs="Arial"/>
          <w:spacing w:val="1"/>
          <w:szCs w:val="24"/>
        </w:rPr>
        <w:t>mon</w:t>
      </w:r>
      <w:r w:rsidRPr="00C7771C">
        <w:rPr>
          <w:rFonts w:eastAsia="Arial" w:cs="Arial"/>
          <w:spacing w:val="-2"/>
          <w:szCs w:val="24"/>
        </w:rPr>
        <w:t>s</w:t>
      </w:r>
      <w:r w:rsidRPr="00C7771C">
        <w:rPr>
          <w:rFonts w:eastAsia="Arial" w:cs="Arial"/>
          <w:szCs w:val="24"/>
        </w:rPr>
        <w:t>tra</w:t>
      </w:r>
      <w:r w:rsidRPr="00C7771C">
        <w:rPr>
          <w:rFonts w:eastAsia="Arial" w:cs="Arial"/>
          <w:spacing w:val="-2"/>
          <w:szCs w:val="24"/>
        </w:rPr>
        <w:t>t</w:t>
      </w:r>
      <w:r w:rsidRPr="00C7771C">
        <w:rPr>
          <w:rFonts w:eastAsia="Arial" w:cs="Arial"/>
          <w:szCs w:val="24"/>
        </w:rPr>
        <w:t>e</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em</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ts</w:t>
      </w:r>
      <w:r w:rsidRPr="00C7771C">
        <w:rPr>
          <w:rFonts w:eastAsia="Arial" w:cs="Arial"/>
          <w:spacing w:val="-1"/>
          <w:szCs w:val="24"/>
        </w:rPr>
        <w:t xml:space="preserve"> </w:t>
      </w:r>
      <w:r w:rsidRPr="00C7771C">
        <w:rPr>
          <w:rFonts w:eastAsia="Arial" w:cs="Arial"/>
          <w:spacing w:val="1"/>
          <w:szCs w:val="24"/>
        </w:rPr>
        <w:t>a</w:t>
      </w:r>
      <w:r w:rsidRPr="00C7771C">
        <w:rPr>
          <w:rFonts w:eastAsia="Arial" w:cs="Arial"/>
          <w:szCs w:val="24"/>
        </w:rPr>
        <w:t>c</w:t>
      </w:r>
      <w:r w:rsidRPr="00C7771C">
        <w:rPr>
          <w:rFonts w:eastAsia="Arial" w:cs="Arial"/>
          <w:spacing w:val="1"/>
          <w:szCs w:val="24"/>
        </w:rPr>
        <w:t>h</w:t>
      </w:r>
      <w:r w:rsidRPr="00C7771C">
        <w:rPr>
          <w:rFonts w:eastAsia="Arial" w:cs="Arial"/>
          <w:szCs w:val="24"/>
        </w:rPr>
        <w:t>ie</w:t>
      </w:r>
      <w:r w:rsidRPr="00C7771C">
        <w:rPr>
          <w:rFonts w:eastAsia="Arial" w:cs="Arial"/>
          <w:spacing w:val="-2"/>
          <w:szCs w:val="24"/>
        </w:rPr>
        <w:t>v</w:t>
      </w:r>
      <w:r w:rsidRPr="00C7771C">
        <w:rPr>
          <w:rFonts w:eastAsia="Arial" w:cs="Arial"/>
          <w:spacing w:val="1"/>
          <w:szCs w:val="24"/>
        </w:rPr>
        <w:t>e</w:t>
      </w:r>
      <w:r w:rsidRPr="00C7771C">
        <w:rPr>
          <w:rFonts w:eastAsia="Arial" w:cs="Arial"/>
          <w:szCs w:val="24"/>
        </w:rPr>
        <w:t>d</w:t>
      </w:r>
    </w:p>
    <w:p w14:paraId="31D88A42" w14:textId="77777777" w:rsidR="00C2015A" w:rsidRPr="00C7771C" w:rsidRDefault="00C2015A" w:rsidP="00C2015A">
      <w:pPr>
        <w:spacing w:before="9" w:line="10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5845CAE4" w14:textId="77777777" w:rsidTr="00C2015A">
        <w:trPr>
          <w:trHeight w:hRule="exact" w:val="900"/>
        </w:trPr>
        <w:tc>
          <w:tcPr>
            <w:tcW w:w="1244" w:type="dxa"/>
            <w:tcBorders>
              <w:top w:val="single" w:sz="5" w:space="0" w:color="000000"/>
              <w:left w:val="single" w:sz="5" w:space="0" w:color="000000"/>
              <w:bottom w:val="single" w:sz="5" w:space="0" w:color="000000"/>
              <w:right w:val="single" w:sz="5" w:space="0" w:color="000000"/>
            </w:tcBorders>
          </w:tcPr>
          <w:p w14:paraId="5B3CE4BB"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4A1FCA1A" w14:textId="13D7E21C" w:rsidR="00C2015A" w:rsidRPr="00C7771C" w:rsidRDefault="00C2015A" w:rsidP="0008464D">
            <w:pPr>
              <w:rPr>
                <w:szCs w:val="24"/>
              </w:rPr>
            </w:pPr>
            <w:r>
              <w:rPr>
                <w:szCs w:val="24"/>
              </w:rPr>
              <w:t xml:space="preserve">The website needs to be as easy to use as possible as some of the users may </w:t>
            </w:r>
            <w:r w:rsidR="0008464D">
              <w:rPr>
                <w:szCs w:val="24"/>
              </w:rPr>
              <w:t>lack computer skills</w:t>
            </w:r>
          </w:p>
        </w:tc>
        <w:tc>
          <w:tcPr>
            <w:tcW w:w="1134" w:type="dxa"/>
            <w:tcBorders>
              <w:top w:val="single" w:sz="5" w:space="0" w:color="000000"/>
              <w:left w:val="single" w:sz="5" w:space="0" w:color="000000"/>
              <w:bottom w:val="single" w:sz="5" w:space="0" w:color="000000"/>
              <w:right w:val="single" w:sz="5" w:space="0" w:color="000000"/>
            </w:tcBorders>
          </w:tcPr>
          <w:p w14:paraId="40991E10"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4D2324C0" w14:textId="77777777" w:rsidR="00C2015A" w:rsidRPr="00C7771C" w:rsidRDefault="00C2015A" w:rsidP="00C2015A">
            <w:pPr>
              <w:rPr>
                <w:szCs w:val="24"/>
              </w:rPr>
            </w:pPr>
            <w:r>
              <w:rPr>
                <w:szCs w:val="24"/>
              </w:rPr>
              <w:t>5</w:t>
            </w:r>
          </w:p>
        </w:tc>
      </w:tr>
    </w:tbl>
    <w:p w14:paraId="08857150" w14:textId="77777777" w:rsidR="00C2015A" w:rsidRPr="00C7771C" w:rsidRDefault="00C2015A" w:rsidP="00C2015A">
      <w:pPr>
        <w:spacing w:before="17" w:line="220" w:lineRule="exact"/>
        <w:rPr>
          <w:szCs w:val="24"/>
        </w:rPr>
      </w:pPr>
    </w:p>
    <w:p w14:paraId="0258AD6F" w14:textId="77777777" w:rsidR="00C2015A" w:rsidRPr="00C7771C" w:rsidRDefault="00C2015A" w:rsidP="00C2015A">
      <w:pPr>
        <w:spacing w:before="29"/>
        <w:ind w:left="233" w:right="802"/>
        <w:rPr>
          <w:rFonts w:eastAsia="Arial" w:cs="Arial"/>
          <w:szCs w:val="24"/>
        </w:rPr>
      </w:pPr>
      <w:r w:rsidRPr="00C7771C">
        <w:rPr>
          <w:rFonts w:eastAsia="Arial" w:cs="Arial"/>
          <w:b/>
          <w:szCs w:val="24"/>
        </w:rPr>
        <w:t>T</w:t>
      </w:r>
      <w:r w:rsidRPr="00C7771C">
        <w:rPr>
          <w:rFonts w:eastAsia="Arial" w:cs="Arial"/>
          <w:b/>
          <w:spacing w:val="1"/>
          <w:szCs w:val="24"/>
        </w:rPr>
        <w:t>4</w:t>
      </w:r>
      <w:r w:rsidRPr="00C7771C">
        <w:rPr>
          <w:rFonts w:eastAsia="Arial" w:cs="Arial"/>
          <w:b/>
          <w:szCs w:val="24"/>
        </w:rPr>
        <w:t xml:space="preserve">.    </w:t>
      </w:r>
      <w:r w:rsidRPr="00C7771C">
        <w:rPr>
          <w:rFonts w:eastAsia="Arial" w:cs="Arial"/>
          <w:b/>
          <w:spacing w:val="40"/>
          <w:szCs w:val="24"/>
        </w:rPr>
        <w:t xml:space="preserve"> </w:t>
      </w:r>
      <w:r w:rsidRPr="00C7771C">
        <w:rPr>
          <w:rFonts w:eastAsia="Arial" w:cs="Arial"/>
          <w:b/>
          <w:szCs w:val="24"/>
        </w:rPr>
        <w:t>C</w:t>
      </w:r>
      <w:r w:rsidRPr="00C7771C">
        <w:rPr>
          <w:rFonts w:eastAsia="Arial" w:cs="Arial"/>
          <w:b/>
          <w:spacing w:val="-1"/>
          <w:szCs w:val="24"/>
        </w:rPr>
        <w:t>o</w:t>
      </w:r>
      <w:r w:rsidRPr="00C7771C">
        <w:rPr>
          <w:rFonts w:eastAsia="Arial" w:cs="Arial"/>
          <w:b/>
          <w:szCs w:val="24"/>
        </w:rPr>
        <w:t>mpl</w:t>
      </w:r>
      <w:r w:rsidRPr="00C7771C">
        <w:rPr>
          <w:rFonts w:eastAsia="Arial" w:cs="Arial"/>
          <w:b/>
          <w:spacing w:val="1"/>
          <w:szCs w:val="24"/>
        </w:rPr>
        <w:t>e</w:t>
      </w:r>
      <w:r w:rsidRPr="00C7771C">
        <w:rPr>
          <w:rFonts w:eastAsia="Arial" w:cs="Arial"/>
          <w:b/>
          <w:szCs w:val="24"/>
        </w:rPr>
        <w:t>x</w:t>
      </w:r>
      <w:r w:rsidRPr="00C7771C">
        <w:rPr>
          <w:rFonts w:eastAsia="Arial" w:cs="Arial"/>
          <w:b/>
          <w:spacing w:val="2"/>
          <w:szCs w:val="24"/>
        </w:rPr>
        <w:t xml:space="preserve"> </w:t>
      </w:r>
      <w:r w:rsidRPr="00C7771C">
        <w:rPr>
          <w:rFonts w:eastAsia="Arial" w:cs="Arial"/>
          <w:b/>
          <w:szCs w:val="24"/>
        </w:rPr>
        <w:t>intern</w:t>
      </w:r>
      <w:r w:rsidRPr="00C7771C">
        <w:rPr>
          <w:rFonts w:eastAsia="Arial" w:cs="Arial"/>
          <w:b/>
          <w:spacing w:val="-2"/>
          <w:szCs w:val="24"/>
        </w:rPr>
        <w:t>a</w:t>
      </w:r>
      <w:r w:rsidRPr="00C7771C">
        <w:rPr>
          <w:rFonts w:eastAsia="Arial" w:cs="Arial"/>
          <w:b/>
          <w:szCs w:val="24"/>
        </w:rPr>
        <w:t>l</w:t>
      </w:r>
      <w:r w:rsidRPr="00C7771C">
        <w:rPr>
          <w:rFonts w:eastAsia="Arial" w:cs="Arial"/>
          <w:b/>
          <w:spacing w:val="1"/>
          <w:szCs w:val="24"/>
        </w:rPr>
        <w:t xml:space="preserve"> </w:t>
      </w:r>
      <w:r w:rsidRPr="00C7771C">
        <w:rPr>
          <w:rFonts w:eastAsia="Arial" w:cs="Arial"/>
          <w:b/>
          <w:szCs w:val="24"/>
        </w:rPr>
        <w:t>pr</w:t>
      </w:r>
      <w:r w:rsidRPr="00C7771C">
        <w:rPr>
          <w:rFonts w:eastAsia="Arial" w:cs="Arial"/>
          <w:b/>
          <w:spacing w:val="-3"/>
          <w:szCs w:val="24"/>
        </w:rPr>
        <w:t>o</w:t>
      </w:r>
      <w:r w:rsidRPr="00C7771C">
        <w:rPr>
          <w:rFonts w:eastAsia="Arial" w:cs="Arial"/>
          <w:b/>
          <w:spacing w:val="1"/>
          <w:szCs w:val="24"/>
        </w:rPr>
        <w:t>ce</w:t>
      </w:r>
      <w:r w:rsidRPr="00C7771C">
        <w:rPr>
          <w:rFonts w:eastAsia="Arial" w:cs="Arial"/>
          <w:b/>
          <w:spacing w:val="-1"/>
          <w:szCs w:val="24"/>
        </w:rPr>
        <w:t>s</w:t>
      </w:r>
      <w:r w:rsidRPr="00C7771C">
        <w:rPr>
          <w:rFonts w:eastAsia="Arial" w:cs="Arial"/>
          <w:b/>
          <w:spacing w:val="1"/>
          <w:szCs w:val="24"/>
        </w:rPr>
        <w:t>s</w:t>
      </w:r>
      <w:r w:rsidRPr="00C7771C">
        <w:rPr>
          <w:rFonts w:eastAsia="Arial" w:cs="Arial"/>
          <w:b/>
          <w:szCs w:val="24"/>
        </w:rPr>
        <w:t>ing</w:t>
      </w:r>
      <w:r w:rsidRPr="00C7771C">
        <w:rPr>
          <w:rFonts w:eastAsia="Arial" w:cs="Arial"/>
          <w:b/>
          <w:spacing w:val="2"/>
          <w:szCs w:val="24"/>
        </w:rPr>
        <w:t xml:space="preserve"> </w:t>
      </w:r>
      <w:r w:rsidRPr="00C7771C">
        <w:rPr>
          <w:rFonts w:eastAsia="Arial" w:cs="Arial"/>
          <w:b/>
          <w:szCs w:val="24"/>
        </w:rPr>
        <w:t>–</w:t>
      </w:r>
      <w:r w:rsidRPr="00C7771C">
        <w:rPr>
          <w:rFonts w:eastAsia="Arial" w:cs="Arial"/>
          <w:b/>
          <w:spacing w:val="-1"/>
          <w:szCs w:val="24"/>
        </w:rPr>
        <w:t xml:space="preserve"> </w:t>
      </w:r>
      <w:r w:rsidRPr="00C7771C">
        <w:rPr>
          <w:rFonts w:eastAsia="Arial" w:cs="Arial"/>
          <w:b/>
          <w:szCs w:val="24"/>
        </w:rPr>
        <w:t>in</w:t>
      </w:r>
      <w:r w:rsidRPr="00C7771C">
        <w:rPr>
          <w:rFonts w:eastAsia="Arial" w:cs="Arial"/>
          <w:b/>
          <w:spacing w:val="1"/>
          <w:szCs w:val="24"/>
        </w:rPr>
        <w:t>c</w:t>
      </w:r>
      <w:r w:rsidRPr="00C7771C">
        <w:rPr>
          <w:rFonts w:eastAsia="Arial" w:cs="Arial"/>
          <w:b/>
          <w:szCs w:val="24"/>
        </w:rPr>
        <w:t>lud</w:t>
      </w:r>
      <w:r w:rsidRPr="00C7771C">
        <w:rPr>
          <w:rFonts w:eastAsia="Arial" w:cs="Arial"/>
          <w:b/>
          <w:spacing w:val="-1"/>
          <w:szCs w:val="24"/>
        </w:rPr>
        <w:t>e</w:t>
      </w:r>
      <w:r w:rsidRPr="00C7771C">
        <w:rPr>
          <w:rFonts w:eastAsia="Arial" w:cs="Arial"/>
          <w:b/>
          <w:szCs w:val="24"/>
        </w:rPr>
        <w:t>s</w:t>
      </w:r>
      <w:r w:rsidRPr="00C7771C">
        <w:rPr>
          <w:rFonts w:eastAsia="Arial" w:cs="Arial"/>
          <w:b/>
          <w:spacing w:val="1"/>
          <w:szCs w:val="24"/>
        </w:rPr>
        <w:t xml:space="preserve"> </w:t>
      </w:r>
      <w:r w:rsidRPr="00C7771C">
        <w:rPr>
          <w:rFonts w:eastAsia="Arial" w:cs="Arial"/>
          <w:b/>
          <w:spacing w:val="-1"/>
          <w:szCs w:val="24"/>
        </w:rPr>
        <w:t>s</w:t>
      </w:r>
      <w:r w:rsidRPr="00C7771C">
        <w:rPr>
          <w:rFonts w:eastAsia="Arial" w:cs="Arial"/>
          <w:b/>
          <w:spacing w:val="1"/>
          <w:szCs w:val="24"/>
        </w:rPr>
        <w:t>e</w:t>
      </w:r>
      <w:r w:rsidRPr="00C7771C">
        <w:rPr>
          <w:rFonts w:eastAsia="Arial" w:cs="Arial"/>
          <w:b/>
          <w:szCs w:val="24"/>
        </w:rPr>
        <w:t>nsiti</w:t>
      </w:r>
      <w:r w:rsidRPr="00C7771C">
        <w:rPr>
          <w:rFonts w:eastAsia="Arial" w:cs="Arial"/>
          <w:b/>
          <w:spacing w:val="-4"/>
          <w:szCs w:val="24"/>
        </w:rPr>
        <w:t>v</w:t>
      </w:r>
      <w:r w:rsidRPr="00C7771C">
        <w:rPr>
          <w:rFonts w:eastAsia="Arial" w:cs="Arial"/>
          <w:b/>
          <w:szCs w:val="24"/>
        </w:rPr>
        <w:t>e</w:t>
      </w:r>
      <w:r w:rsidRPr="00C7771C">
        <w:rPr>
          <w:rFonts w:eastAsia="Arial" w:cs="Arial"/>
          <w:b/>
          <w:spacing w:val="1"/>
          <w:szCs w:val="24"/>
        </w:rPr>
        <w:t xml:space="preserve"> c</w:t>
      </w:r>
      <w:r w:rsidRPr="00C7771C">
        <w:rPr>
          <w:rFonts w:eastAsia="Arial" w:cs="Arial"/>
          <w:b/>
          <w:szCs w:val="24"/>
        </w:rPr>
        <w:t>on</w:t>
      </w:r>
      <w:r w:rsidRPr="00C7771C">
        <w:rPr>
          <w:rFonts w:eastAsia="Arial" w:cs="Arial"/>
          <w:b/>
          <w:spacing w:val="-1"/>
          <w:szCs w:val="24"/>
        </w:rPr>
        <w:t>t</w:t>
      </w:r>
      <w:r w:rsidRPr="00C7771C">
        <w:rPr>
          <w:rFonts w:eastAsia="Arial" w:cs="Arial"/>
          <w:b/>
          <w:szCs w:val="24"/>
        </w:rPr>
        <w:t>rol</w:t>
      </w:r>
      <w:r w:rsidRPr="00C7771C">
        <w:rPr>
          <w:rFonts w:eastAsia="Arial" w:cs="Arial"/>
          <w:b/>
          <w:spacing w:val="1"/>
          <w:szCs w:val="24"/>
        </w:rPr>
        <w:t xml:space="preserve"> </w:t>
      </w:r>
      <w:r w:rsidRPr="00C7771C">
        <w:rPr>
          <w:rFonts w:eastAsia="Arial" w:cs="Arial"/>
          <w:b/>
          <w:szCs w:val="24"/>
        </w:rPr>
        <w:t xml:space="preserve">&amp;/or </w:t>
      </w:r>
      <w:r w:rsidRPr="00C7771C">
        <w:rPr>
          <w:rFonts w:eastAsia="Arial" w:cs="Arial"/>
          <w:b/>
          <w:spacing w:val="1"/>
          <w:szCs w:val="24"/>
        </w:rPr>
        <w:t>a</w:t>
      </w:r>
      <w:r w:rsidRPr="00C7771C">
        <w:rPr>
          <w:rFonts w:eastAsia="Arial" w:cs="Arial"/>
          <w:b/>
          <w:szCs w:val="24"/>
        </w:rPr>
        <w:t xml:space="preserve">pp </w:t>
      </w:r>
      <w:r w:rsidRPr="00C7771C">
        <w:rPr>
          <w:rFonts w:eastAsia="Arial" w:cs="Arial"/>
          <w:b/>
          <w:spacing w:val="1"/>
          <w:szCs w:val="24"/>
        </w:rPr>
        <w:t>s</w:t>
      </w:r>
      <w:r w:rsidRPr="00C7771C">
        <w:rPr>
          <w:rFonts w:eastAsia="Arial" w:cs="Arial"/>
          <w:b/>
          <w:szCs w:val="24"/>
        </w:rPr>
        <w:t>pe</w:t>
      </w:r>
      <w:r w:rsidRPr="00C7771C">
        <w:rPr>
          <w:rFonts w:eastAsia="Arial" w:cs="Arial"/>
          <w:b/>
          <w:spacing w:val="-1"/>
          <w:szCs w:val="24"/>
        </w:rPr>
        <w:t>c</w:t>
      </w:r>
      <w:r w:rsidRPr="00C7771C">
        <w:rPr>
          <w:rFonts w:eastAsia="Arial" w:cs="Arial"/>
          <w:b/>
          <w:szCs w:val="24"/>
        </w:rPr>
        <w:t xml:space="preserve">ific </w:t>
      </w:r>
      <w:r w:rsidRPr="00C7771C">
        <w:rPr>
          <w:rFonts w:eastAsia="Arial" w:cs="Arial"/>
          <w:b/>
          <w:spacing w:val="1"/>
          <w:szCs w:val="24"/>
        </w:rPr>
        <w:t>sec</w:t>
      </w:r>
      <w:r w:rsidRPr="00C7771C">
        <w:rPr>
          <w:rFonts w:eastAsia="Arial" w:cs="Arial"/>
          <w:b/>
          <w:szCs w:val="24"/>
        </w:rPr>
        <w:t>uri</w:t>
      </w:r>
      <w:r w:rsidRPr="00C7771C">
        <w:rPr>
          <w:rFonts w:eastAsia="Arial" w:cs="Arial"/>
          <w:b/>
          <w:spacing w:val="2"/>
          <w:szCs w:val="24"/>
        </w:rPr>
        <w:t>t</w:t>
      </w:r>
      <w:r w:rsidRPr="00C7771C">
        <w:rPr>
          <w:rFonts w:eastAsia="Arial" w:cs="Arial"/>
          <w:b/>
          <w:szCs w:val="24"/>
        </w:rPr>
        <w:t>y</w:t>
      </w:r>
      <w:r w:rsidRPr="00C7771C">
        <w:rPr>
          <w:rFonts w:eastAsia="Arial" w:cs="Arial"/>
          <w:b/>
          <w:spacing w:val="-6"/>
          <w:szCs w:val="24"/>
        </w:rPr>
        <w:t xml:space="preserve"> </w:t>
      </w:r>
      <w:r w:rsidRPr="00C7771C">
        <w:rPr>
          <w:rFonts w:eastAsia="Arial" w:cs="Arial"/>
          <w:b/>
          <w:szCs w:val="24"/>
        </w:rPr>
        <w:t>pro</w:t>
      </w:r>
      <w:r w:rsidRPr="00C7771C">
        <w:rPr>
          <w:rFonts w:eastAsia="Arial" w:cs="Arial"/>
          <w:b/>
          <w:spacing w:val="1"/>
          <w:szCs w:val="24"/>
        </w:rPr>
        <w:t>cess</w:t>
      </w:r>
      <w:r w:rsidRPr="00C7771C">
        <w:rPr>
          <w:rFonts w:eastAsia="Arial" w:cs="Arial"/>
          <w:b/>
          <w:szCs w:val="24"/>
        </w:rPr>
        <w:t>ing,</w:t>
      </w:r>
      <w:r w:rsidRPr="00C7771C">
        <w:rPr>
          <w:rFonts w:eastAsia="Arial" w:cs="Arial"/>
          <w:b/>
          <w:spacing w:val="-4"/>
          <w:szCs w:val="24"/>
        </w:rPr>
        <w:t xml:space="preserve"> </w:t>
      </w:r>
      <w:r w:rsidRPr="00C7771C">
        <w:rPr>
          <w:rFonts w:eastAsia="Arial" w:cs="Arial"/>
          <w:b/>
          <w:spacing w:val="1"/>
          <w:szCs w:val="24"/>
        </w:rPr>
        <w:t>ex</w:t>
      </w:r>
      <w:r w:rsidRPr="00C7771C">
        <w:rPr>
          <w:rFonts w:eastAsia="Arial" w:cs="Arial"/>
          <w:b/>
          <w:szCs w:val="24"/>
        </w:rPr>
        <w:t>ten</w:t>
      </w:r>
      <w:r w:rsidRPr="00C7771C">
        <w:rPr>
          <w:rFonts w:eastAsia="Arial" w:cs="Arial"/>
          <w:b/>
          <w:spacing w:val="1"/>
          <w:szCs w:val="24"/>
        </w:rPr>
        <w:t>s</w:t>
      </w:r>
      <w:r w:rsidRPr="00C7771C">
        <w:rPr>
          <w:rFonts w:eastAsia="Arial" w:cs="Arial"/>
          <w:b/>
          <w:szCs w:val="24"/>
        </w:rPr>
        <w:t>i</w:t>
      </w:r>
      <w:r w:rsidRPr="00C7771C">
        <w:rPr>
          <w:rFonts w:eastAsia="Arial" w:cs="Arial"/>
          <w:b/>
          <w:spacing w:val="-3"/>
          <w:szCs w:val="24"/>
        </w:rPr>
        <w:t>v</w:t>
      </w:r>
      <w:r w:rsidRPr="00C7771C">
        <w:rPr>
          <w:rFonts w:eastAsia="Arial" w:cs="Arial"/>
          <w:b/>
          <w:szCs w:val="24"/>
        </w:rPr>
        <w:t>e</w:t>
      </w:r>
      <w:r w:rsidRPr="00C7771C">
        <w:rPr>
          <w:rFonts w:eastAsia="Arial" w:cs="Arial"/>
          <w:b/>
          <w:spacing w:val="1"/>
          <w:szCs w:val="24"/>
        </w:rPr>
        <w:t xml:space="preserve"> l</w:t>
      </w:r>
      <w:r w:rsidRPr="00C7771C">
        <w:rPr>
          <w:rFonts w:eastAsia="Arial" w:cs="Arial"/>
          <w:b/>
          <w:szCs w:val="24"/>
        </w:rPr>
        <w:t>ogi</w:t>
      </w:r>
      <w:r w:rsidRPr="00C7771C">
        <w:rPr>
          <w:rFonts w:eastAsia="Arial" w:cs="Arial"/>
          <w:b/>
          <w:spacing w:val="1"/>
          <w:szCs w:val="24"/>
        </w:rPr>
        <w:t>c</w:t>
      </w:r>
      <w:r w:rsidRPr="00C7771C">
        <w:rPr>
          <w:rFonts w:eastAsia="Arial" w:cs="Arial"/>
          <w:b/>
          <w:spacing w:val="-1"/>
          <w:szCs w:val="24"/>
        </w:rPr>
        <w:t>a</w:t>
      </w:r>
      <w:r w:rsidRPr="00C7771C">
        <w:rPr>
          <w:rFonts w:eastAsia="Arial" w:cs="Arial"/>
          <w:b/>
          <w:szCs w:val="24"/>
        </w:rPr>
        <w:t>l</w:t>
      </w:r>
      <w:r w:rsidRPr="00C7771C">
        <w:rPr>
          <w:rFonts w:eastAsia="Arial" w:cs="Arial"/>
          <w:b/>
          <w:spacing w:val="1"/>
          <w:szCs w:val="24"/>
        </w:rPr>
        <w:t xml:space="preserve"> </w:t>
      </w:r>
      <w:r w:rsidRPr="00C7771C">
        <w:rPr>
          <w:rFonts w:eastAsia="Arial" w:cs="Arial"/>
          <w:b/>
          <w:szCs w:val="24"/>
        </w:rPr>
        <w:t>pr</w:t>
      </w:r>
      <w:r w:rsidRPr="00C7771C">
        <w:rPr>
          <w:rFonts w:eastAsia="Arial" w:cs="Arial"/>
          <w:b/>
          <w:spacing w:val="-3"/>
          <w:szCs w:val="24"/>
        </w:rPr>
        <w:t>o</w:t>
      </w:r>
      <w:r w:rsidRPr="00C7771C">
        <w:rPr>
          <w:rFonts w:eastAsia="Arial" w:cs="Arial"/>
          <w:b/>
          <w:spacing w:val="1"/>
          <w:szCs w:val="24"/>
        </w:rPr>
        <w:t>ce</w:t>
      </w:r>
      <w:r w:rsidRPr="00C7771C">
        <w:rPr>
          <w:rFonts w:eastAsia="Arial" w:cs="Arial"/>
          <w:b/>
          <w:spacing w:val="-1"/>
          <w:szCs w:val="24"/>
        </w:rPr>
        <w:t>s</w:t>
      </w:r>
      <w:r w:rsidRPr="00C7771C">
        <w:rPr>
          <w:rFonts w:eastAsia="Arial" w:cs="Arial"/>
          <w:b/>
          <w:spacing w:val="1"/>
          <w:szCs w:val="24"/>
        </w:rPr>
        <w:t>s</w:t>
      </w:r>
      <w:r w:rsidRPr="00C7771C">
        <w:rPr>
          <w:rFonts w:eastAsia="Arial" w:cs="Arial"/>
          <w:b/>
          <w:szCs w:val="24"/>
        </w:rPr>
        <w:t>ing,</w:t>
      </w:r>
      <w:r w:rsidRPr="00C7771C">
        <w:rPr>
          <w:rFonts w:eastAsia="Arial" w:cs="Arial"/>
          <w:b/>
          <w:spacing w:val="1"/>
          <w:szCs w:val="24"/>
        </w:rPr>
        <w:t xml:space="preserve"> </w:t>
      </w:r>
      <w:r w:rsidRPr="00C7771C">
        <w:rPr>
          <w:rFonts w:eastAsia="Arial" w:cs="Arial"/>
          <w:b/>
          <w:spacing w:val="-1"/>
          <w:szCs w:val="24"/>
        </w:rPr>
        <w:t>e</w:t>
      </w:r>
      <w:r w:rsidRPr="00C7771C">
        <w:rPr>
          <w:rFonts w:eastAsia="Arial" w:cs="Arial"/>
          <w:b/>
          <w:spacing w:val="1"/>
          <w:szCs w:val="24"/>
        </w:rPr>
        <w:t>x</w:t>
      </w:r>
      <w:r w:rsidRPr="00C7771C">
        <w:rPr>
          <w:rFonts w:eastAsia="Arial" w:cs="Arial"/>
          <w:b/>
          <w:szCs w:val="24"/>
        </w:rPr>
        <w:t>ten</w:t>
      </w:r>
      <w:r w:rsidRPr="00C7771C">
        <w:rPr>
          <w:rFonts w:eastAsia="Arial" w:cs="Arial"/>
          <w:b/>
          <w:spacing w:val="1"/>
          <w:szCs w:val="24"/>
        </w:rPr>
        <w:t>s</w:t>
      </w:r>
      <w:r w:rsidRPr="00C7771C">
        <w:rPr>
          <w:rFonts w:eastAsia="Arial" w:cs="Arial"/>
          <w:b/>
          <w:szCs w:val="24"/>
        </w:rPr>
        <w:t>i</w:t>
      </w:r>
      <w:r w:rsidRPr="00C7771C">
        <w:rPr>
          <w:rFonts w:eastAsia="Arial" w:cs="Arial"/>
          <w:b/>
          <w:spacing w:val="-3"/>
          <w:szCs w:val="24"/>
        </w:rPr>
        <w:t>v</w:t>
      </w:r>
      <w:r w:rsidRPr="00C7771C">
        <w:rPr>
          <w:rFonts w:eastAsia="Arial" w:cs="Arial"/>
          <w:b/>
          <w:szCs w:val="24"/>
        </w:rPr>
        <w:t>e</w:t>
      </w:r>
      <w:r w:rsidRPr="00C7771C">
        <w:rPr>
          <w:rFonts w:eastAsia="Arial" w:cs="Arial"/>
          <w:b/>
          <w:spacing w:val="1"/>
          <w:szCs w:val="24"/>
        </w:rPr>
        <w:t xml:space="preserve"> </w:t>
      </w:r>
      <w:r w:rsidRPr="00C7771C">
        <w:rPr>
          <w:rFonts w:eastAsia="Arial" w:cs="Arial"/>
          <w:b/>
          <w:szCs w:val="24"/>
        </w:rPr>
        <w:t>m</w:t>
      </w:r>
      <w:r w:rsidRPr="00C7771C">
        <w:rPr>
          <w:rFonts w:eastAsia="Arial" w:cs="Arial"/>
          <w:b/>
          <w:spacing w:val="1"/>
          <w:szCs w:val="24"/>
        </w:rPr>
        <w:t>a</w:t>
      </w:r>
      <w:r w:rsidRPr="00C7771C">
        <w:rPr>
          <w:rFonts w:eastAsia="Arial" w:cs="Arial"/>
          <w:b/>
          <w:szCs w:val="24"/>
        </w:rPr>
        <w:t>t</w:t>
      </w:r>
      <w:r w:rsidRPr="00C7771C">
        <w:rPr>
          <w:rFonts w:eastAsia="Arial" w:cs="Arial"/>
          <w:b/>
          <w:spacing w:val="-1"/>
          <w:szCs w:val="24"/>
        </w:rPr>
        <w:t>h</w:t>
      </w:r>
      <w:r w:rsidRPr="00C7771C">
        <w:rPr>
          <w:rFonts w:eastAsia="Arial" w:cs="Arial"/>
          <w:b/>
          <w:spacing w:val="1"/>
          <w:szCs w:val="24"/>
        </w:rPr>
        <w:t>e</w:t>
      </w:r>
      <w:r w:rsidRPr="00C7771C">
        <w:rPr>
          <w:rFonts w:eastAsia="Arial" w:cs="Arial"/>
          <w:b/>
          <w:szCs w:val="24"/>
        </w:rPr>
        <w:t>m</w:t>
      </w:r>
      <w:r w:rsidRPr="00C7771C">
        <w:rPr>
          <w:rFonts w:eastAsia="Arial" w:cs="Arial"/>
          <w:b/>
          <w:spacing w:val="1"/>
          <w:szCs w:val="24"/>
        </w:rPr>
        <w:t>a</w:t>
      </w:r>
      <w:r w:rsidRPr="00C7771C">
        <w:rPr>
          <w:rFonts w:eastAsia="Arial" w:cs="Arial"/>
          <w:b/>
          <w:szCs w:val="24"/>
        </w:rPr>
        <w:t>tic</w:t>
      </w:r>
      <w:r w:rsidRPr="00C7771C">
        <w:rPr>
          <w:rFonts w:eastAsia="Arial" w:cs="Arial"/>
          <w:b/>
          <w:spacing w:val="-1"/>
          <w:szCs w:val="24"/>
        </w:rPr>
        <w:t>a</w:t>
      </w:r>
      <w:r w:rsidRPr="00C7771C">
        <w:rPr>
          <w:rFonts w:eastAsia="Arial" w:cs="Arial"/>
          <w:b/>
          <w:szCs w:val="24"/>
        </w:rPr>
        <w:t>l proc</w:t>
      </w:r>
      <w:r w:rsidRPr="00C7771C">
        <w:rPr>
          <w:rFonts w:eastAsia="Arial" w:cs="Arial"/>
          <w:b/>
          <w:spacing w:val="1"/>
          <w:szCs w:val="24"/>
        </w:rPr>
        <w:t>es</w:t>
      </w:r>
      <w:r w:rsidRPr="00C7771C">
        <w:rPr>
          <w:rFonts w:eastAsia="Arial" w:cs="Arial"/>
          <w:b/>
          <w:spacing w:val="-1"/>
          <w:szCs w:val="24"/>
        </w:rPr>
        <w:t>s</w:t>
      </w:r>
      <w:r w:rsidRPr="00C7771C">
        <w:rPr>
          <w:rFonts w:eastAsia="Arial" w:cs="Arial"/>
          <w:b/>
          <w:szCs w:val="24"/>
        </w:rPr>
        <w:t>ing,</w:t>
      </w:r>
      <w:r w:rsidRPr="00C7771C">
        <w:rPr>
          <w:rFonts w:eastAsia="Arial" w:cs="Arial"/>
          <w:b/>
          <w:spacing w:val="1"/>
          <w:szCs w:val="24"/>
        </w:rPr>
        <w:t xml:space="preserve"> </w:t>
      </w:r>
      <w:r w:rsidRPr="00C7771C">
        <w:rPr>
          <w:rFonts w:eastAsia="Arial" w:cs="Arial"/>
          <w:b/>
          <w:spacing w:val="-1"/>
          <w:szCs w:val="24"/>
        </w:rPr>
        <w:t>e</w:t>
      </w:r>
      <w:r w:rsidRPr="00C7771C">
        <w:rPr>
          <w:rFonts w:eastAsia="Arial" w:cs="Arial"/>
          <w:b/>
          <w:spacing w:val="1"/>
          <w:szCs w:val="24"/>
        </w:rPr>
        <w:t>xce</w:t>
      </w:r>
      <w:r w:rsidRPr="00C7771C">
        <w:rPr>
          <w:rFonts w:eastAsia="Arial" w:cs="Arial"/>
          <w:b/>
          <w:szCs w:val="24"/>
        </w:rPr>
        <w:t>p</w:t>
      </w:r>
      <w:r w:rsidRPr="00C7771C">
        <w:rPr>
          <w:rFonts w:eastAsia="Arial" w:cs="Arial"/>
          <w:b/>
          <w:spacing w:val="-1"/>
          <w:szCs w:val="24"/>
        </w:rPr>
        <w:t>t</w:t>
      </w:r>
      <w:r w:rsidRPr="00C7771C">
        <w:rPr>
          <w:rFonts w:eastAsia="Arial" w:cs="Arial"/>
          <w:b/>
          <w:szCs w:val="24"/>
        </w:rPr>
        <w:t>i</w:t>
      </w:r>
      <w:r w:rsidRPr="00C7771C">
        <w:rPr>
          <w:rFonts w:eastAsia="Arial" w:cs="Arial"/>
          <w:b/>
          <w:spacing w:val="-2"/>
          <w:szCs w:val="24"/>
        </w:rPr>
        <w:t>o</w:t>
      </w:r>
      <w:r w:rsidRPr="00C7771C">
        <w:rPr>
          <w:rFonts w:eastAsia="Arial" w:cs="Arial"/>
          <w:b/>
          <w:szCs w:val="24"/>
        </w:rPr>
        <w:t>n pro</w:t>
      </w:r>
      <w:r w:rsidRPr="00C7771C">
        <w:rPr>
          <w:rFonts w:eastAsia="Arial" w:cs="Arial"/>
          <w:b/>
          <w:spacing w:val="1"/>
          <w:szCs w:val="24"/>
        </w:rPr>
        <w:t>ce</w:t>
      </w:r>
      <w:r w:rsidRPr="00C7771C">
        <w:rPr>
          <w:rFonts w:eastAsia="Arial" w:cs="Arial"/>
          <w:b/>
          <w:spacing w:val="-1"/>
          <w:szCs w:val="24"/>
        </w:rPr>
        <w:t>s</w:t>
      </w:r>
      <w:r w:rsidRPr="00C7771C">
        <w:rPr>
          <w:rFonts w:eastAsia="Arial" w:cs="Arial"/>
          <w:b/>
          <w:spacing w:val="1"/>
          <w:szCs w:val="24"/>
        </w:rPr>
        <w:t>s</w:t>
      </w:r>
      <w:r w:rsidRPr="00C7771C">
        <w:rPr>
          <w:rFonts w:eastAsia="Arial" w:cs="Arial"/>
          <w:b/>
          <w:szCs w:val="24"/>
        </w:rPr>
        <w:t>ing,</w:t>
      </w:r>
      <w:r w:rsidRPr="00C7771C">
        <w:rPr>
          <w:rFonts w:eastAsia="Arial" w:cs="Arial"/>
          <w:b/>
          <w:spacing w:val="1"/>
          <w:szCs w:val="24"/>
        </w:rPr>
        <w:t xml:space="preserve"> </w:t>
      </w:r>
      <w:r w:rsidRPr="00C7771C">
        <w:rPr>
          <w:rFonts w:eastAsia="Arial" w:cs="Arial"/>
          <w:b/>
          <w:szCs w:val="24"/>
        </w:rPr>
        <w:t>multip</w:t>
      </w:r>
      <w:r w:rsidRPr="00C7771C">
        <w:rPr>
          <w:rFonts w:eastAsia="Arial" w:cs="Arial"/>
          <w:b/>
          <w:spacing w:val="-2"/>
          <w:szCs w:val="24"/>
        </w:rPr>
        <w:t>l</w:t>
      </w:r>
      <w:r w:rsidRPr="00C7771C">
        <w:rPr>
          <w:rFonts w:eastAsia="Arial" w:cs="Arial"/>
          <w:b/>
          <w:szCs w:val="24"/>
        </w:rPr>
        <w:t>e</w:t>
      </w:r>
      <w:r w:rsidRPr="00C7771C">
        <w:rPr>
          <w:rFonts w:eastAsia="Arial" w:cs="Arial"/>
          <w:b/>
          <w:spacing w:val="1"/>
          <w:szCs w:val="24"/>
        </w:rPr>
        <w:t xml:space="preserve"> I</w:t>
      </w:r>
      <w:r w:rsidRPr="00C7771C">
        <w:rPr>
          <w:rFonts w:eastAsia="Arial" w:cs="Arial"/>
          <w:b/>
          <w:szCs w:val="24"/>
        </w:rPr>
        <w:t>/O</w:t>
      </w:r>
      <w:r w:rsidRPr="00C7771C">
        <w:rPr>
          <w:rFonts w:eastAsia="Arial" w:cs="Arial"/>
          <w:b/>
          <w:spacing w:val="1"/>
          <w:szCs w:val="24"/>
        </w:rPr>
        <w:t xml:space="preserve"> </w:t>
      </w:r>
      <w:r w:rsidRPr="00C7771C">
        <w:rPr>
          <w:rFonts w:eastAsia="Arial" w:cs="Arial"/>
          <w:b/>
          <w:szCs w:val="24"/>
        </w:rPr>
        <w:t>p</w:t>
      </w:r>
      <w:r w:rsidRPr="00C7771C">
        <w:rPr>
          <w:rFonts w:eastAsia="Arial" w:cs="Arial"/>
          <w:b/>
          <w:spacing w:val="-2"/>
          <w:szCs w:val="24"/>
        </w:rPr>
        <w:t>o</w:t>
      </w:r>
      <w:r w:rsidRPr="00C7771C">
        <w:rPr>
          <w:rFonts w:eastAsia="Arial" w:cs="Arial"/>
          <w:b/>
          <w:spacing w:val="1"/>
          <w:szCs w:val="24"/>
        </w:rPr>
        <w:t>ss</w:t>
      </w:r>
      <w:r w:rsidRPr="00C7771C">
        <w:rPr>
          <w:rFonts w:eastAsia="Arial" w:cs="Arial"/>
          <w:b/>
          <w:szCs w:val="24"/>
        </w:rPr>
        <w:t>ib</w:t>
      </w:r>
      <w:r w:rsidRPr="00C7771C">
        <w:rPr>
          <w:rFonts w:eastAsia="Arial" w:cs="Arial"/>
          <w:b/>
          <w:spacing w:val="-2"/>
          <w:szCs w:val="24"/>
        </w:rPr>
        <w:t>i</w:t>
      </w:r>
      <w:r w:rsidRPr="00C7771C">
        <w:rPr>
          <w:rFonts w:eastAsia="Arial" w:cs="Arial"/>
          <w:b/>
          <w:szCs w:val="24"/>
        </w:rPr>
        <w:t>l</w:t>
      </w:r>
      <w:r w:rsidRPr="00C7771C">
        <w:rPr>
          <w:rFonts w:eastAsia="Arial" w:cs="Arial"/>
          <w:b/>
          <w:spacing w:val="1"/>
          <w:szCs w:val="24"/>
        </w:rPr>
        <w:t>i</w:t>
      </w:r>
      <w:r w:rsidRPr="00C7771C">
        <w:rPr>
          <w:rFonts w:eastAsia="Arial" w:cs="Arial"/>
          <w:b/>
          <w:szCs w:val="24"/>
        </w:rPr>
        <w:t>ties</w:t>
      </w:r>
    </w:p>
    <w:p w14:paraId="1F02249D"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n</w:t>
      </w:r>
      <w:r w:rsidRPr="00C7771C">
        <w:rPr>
          <w:rFonts w:eastAsia="Arial" w:cs="Arial"/>
          <w:spacing w:val="1"/>
          <w:szCs w:val="24"/>
        </w:rPr>
        <w:t>on</w:t>
      </w:r>
      <w:r w:rsidRPr="00C7771C">
        <w:rPr>
          <w:rFonts w:eastAsia="Arial" w:cs="Arial"/>
          <w:szCs w:val="24"/>
        </w:rPr>
        <w:t>e</w:t>
      </w:r>
    </w:p>
    <w:p w14:paraId="304351BD" w14:textId="77777777" w:rsidR="00C2015A" w:rsidRPr="00C7771C" w:rsidRDefault="00C2015A" w:rsidP="00C2015A">
      <w:pPr>
        <w:ind w:left="233"/>
        <w:rPr>
          <w:rFonts w:eastAsia="Arial" w:cs="Arial"/>
          <w:szCs w:val="24"/>
        </w:rPr>
      </w:pPr>
      <w:r w:rsidRPr="00C7771C">
        <w:rPr>
          <w:rFonts w:eastAsia="Arial" w:cs="Arial"/>
          <w:szCs w:val="24"/>
        </w:rPr>
        <w:t>1</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a</w:t>
      </w:r>
      <w:r w:rsidRPr="00C7771C">
        <w:rPr>
          <w:rFonts w:eastAsia="Arial" w:cs="Arial"/>
          <w:spacing w:val="1"/>
          <w:szCs w:val="24"/>
        </w:rPr>
        <w:t>n</w:t>
      </w:r>
      <w:r w:rsidRPr="00C7771C">
        <w:rPr>
          <w:rFonts w:eastAsia="Arial" w:cs="Arial"/>
          <w:szCs w:val="24"/>
        </w:rPr>
        <w:t>y</w:t>
      </w:r>
      <w:r w:rsidRPr="00C7771C">
        <w:rPr>
          <w:rFonts w:eastAsia="Arial" w:cs="Arial"/>
          <w:spacing w:val="-2"/>
          <w:szCs w:val="24"/>
        </w:rPr>
        <w:t xml:space="preserve"> </w:t>
      </w:r>
      <w:r w:rsidRPr="00C7771C">
        <w:rPr>
          <w:rFonts w:eastAsia="Arial" w:cs="Arial"/>
          <w:szCs w:val="24"/>
        </w:rPr>
        <w:t>1</w:t>
      </w:r>
    </w:p>
    <w:p w14:paraId="21A37AB5" w14:textId="77777777" w:rsidR="00C2015A" w:rsidRPr="00C7771C" w:rsidRDefault="00C2015A" w:rsidP="00C2015A">
      <w:pPr>
        <w:ind w:left="233"/>
        <w:rPr>
          <w:rFonts w:eastAsia="Arial" w:cs="Arial"/>
          <w:szCs w:val="24"/>
        </w:rPr>
      </w:pPr>
      <w:r w:rsidRPr="00C7771C">
        <w:rPr>
          <w:rFonts w:eastAsia="Arial" w:cs="Arial"/>
          <w:szCs w:val="24"/>
        </w:rPr>
        <w:t>2</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a</w:t>
      </w:r>
      <w:r w:rsidRPr="00C7771C">
        <w:rPr>
          <w:rFonts w:eastAsia="Arial" w:cs="Arial"/>
          <w:spacing w:val="1"/>
          <w:szCs w:val="24"/>
        </w:rPr>
        <w:t>n</w:t>
      </w:r>
      <w:r w:rsidRPr="00C7771C">
        <w:rPr>
          <w:rFonts w:eastAsia="Arial" w:cs="Arial"/>
          <w:szCs w:val="24"/>
        </w:rPr>
        <w:t>y</w:t>
      </w:r>
      <w:r w:rsidRPr="00C7771C">
        <w:rPr>
          <w:rFonts w:eastAsia="Arial" w:cs="Arial"/>
          <w:spacing w:val="-2"/>
          <w:szCs w:val="24"/>
        </w:rPr>
        <w:t xml:space="preserve"> </w:t>
      </w:r>
      <w:r w:rsidRPr="00C7771C">
        <w:rPr>
          <w:rFonts w:eastAsia="Arial" w:cs="Arial"/>
          <w:szCs w:val="24"/>
        </w:rPr>
        <w:t>2</w:t>
      </w:r>
    </w:p>
    <w:p w14:paraId="17A72A54" w14:textId="77777777" w:rsidR="00C2015A" w:rsidRDefault="00C2015A" w:rsidP="00C2015A">
      <w:pPr>
        <w:ind w:left="233"/>
        <w:rPr>
          <w:rFonts w:eastAsia="Arial" w:cs="Arial"/>
          <w:spacing w:val="2"/>
          <w:szCs w:val="24"/>
        </w:rPr>
      </w:pPr>
      <w:r w:rsidRPr="00C7771C">
        <w:rPr>
          <w:rFonts w:eastAsia="Arial" w:cs="Arial"/>
          <w:spacing w:val="1"/>
          <w:szCs w:val="24"/>
        </w:rPr>
        <w:t>3</w:t>
      </w:r>
      <w:r>
        <w:rPr>
          <w:rFonts w:eastAsia="Arial" w:cs="Arial"/>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a</w:t>
      </w:r>
      <w:r w:rsidRPr="00C7771C">
        <w:rPr>
          <w:rFonts w:eastAsia="Arial" w:cs="Arial"/>
          <w:spacing w:val="1"/>
          <w:szCs w:val="24"/>
        </w:rPr>
        <w:t>n</w:t>
      </w:r>
      <w:r w:rsidRPr="00C7771C">
        <w:rPr>
          <w:rFonts w:eastAsia="Arial" w:cs="Arial"/>
          <w:szCs w:val="24"/>
        </w:rPr>
        <w:t>y</w:t>
      </w:r>
      <w:r w:rsidRPr="00C7771C">
        <w:rPr>
          <w:rFonts w:eastAsia="Arial" w:cs="Arial"/>
          <w:spacing w:val="-2"/>
          <w:szCs w:val="24"/>
        </w:rPr>
        <w:t xml:space="preserve"> </w:t>
      </w:r>
      <w:r>
        <w:rPr>
          <w:rFonts w:eastAsia="Arial" w:cs="Arial"/>
          <w:szCs w:val="24"/>
        </w:rPr>
        <w:t>3</w:t>
      </w:r>
    </w:p>
    <w:p w14:paraId="030F9151" w14:textId="77777777" w:rsidR="00C2015A" w:rsidRDefault="00C2015A" w:rsidP="00C2015A">
      <w:pPr>
        <w:shd w:val="clear" w:color="auto" w:fill="DAC6FE"/>
        <w:ind w:left="233"/>
        <w:rPr>
          <w:rFonts w:eastAsia="Arial" w:cs="Arial"/>
          <w:spacing w:val="1"/>
          <w:szCs w:val="24"/>
        </w:rPr>
      </w:pPr>
      <w:r w:rsidRPr="00C7771C">
        <w:rPr>
          <w:rFonts w:eastAsia="Arial" w:cs="Arial"/>
          <w:spacing w:val="1"/>
          <w:szCs w:val="24"/>
        </w:rPr>
        <w:t>4</w:t>
      </w:r>
      <w:r>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a</w:t>
      </w:r>
      <w:r w:rsidRPr="00C7771C">
        <w:rPr>
          <w:rFonts w:eastAsia="Arial" w:cs="Arial"/>
          <w:spacing w:val="1"/>
          <w:szCs w:val="24"/>
        </w:rPr>
        <w:t>n</w:t>
      </w:r>
      <w:r w:rsidRPr="00C7771C">
        <w:rPr>
          <w:rFonts w:eastAsia="Arial" w:cs="Arial"/>
          <w:szCs w:val="24"/>
        </w:rPr>
        <w:t>y</w:t>
      </w:r>
      <w:r w:rsidRPr="00C7771C">
        <w:rPr>
          <w:rFonts w:eastAsia="Arial" w:cs="Arial"/>
          <w:spacing w:val="-2"/>
          <w:szCs w:val="24"/>
        </w:rPr>
        <w:t xml:space="preserve"> </w:t>
      </w:r>
      <w:r>
        <w:rPr>
          <w:rFonts w:eastAsia="Arial" w:cs="Arial"/>
          <w:szCs w:val="24"/>
        </w:rPr>
        <w:t>4</w:t>
      </w:r>
    </w:p>
    <w:p w14:paraId="074677C4" w14:textId="77777777" w:rsidR="00C2015A" w:rsidRPr="00C7771C" w:rsidRDefault="00C2015A" w:rsidP="00C2015A">
      <w:pPr>
        <w:ind w:left="233"/>
        <w:rPr>
          <w:rFonts w:eastAsia="Arial" w:cs="Arial"/>
          <w:szCs w:val="24"/>
        </w:rPr>
      </w:pPr>
      <w:r w:rsidRPr="00C7771C">
        <w:rPr>
          <w:rFonts w:eastAsia="Arial" w:cs="Arial"/>
          <w:szCs w:val="24"/>
        </w:rPr>
        <w:t>5</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1"/>
          <w:szCs w:val="24"/>
        </w:rPr>
        <w:t xml:space="preserve"> an</w:t>
      </w:r>
      <w:r w:rsidRPr="00C7771C">
        <w:rPr>
          <w:rFonts w:eastAsia="Arial" w:cs="Arial"/>
          <w:szCs w:val="24"/>
        </w:rPr>
        <w:t>y</w:t>
      </w:r>
      <w:r w:rsidRPr="00C7771C">
        <w:rPr>
          <w:rFonts w:eastAsia="Arial" w:cs="Arial"/>
          <w:spacing w:val="1"/>
          <w:szCs w:val="24"/>
        </w:rPr>
        <w:t xml:space="preserve"> </w:t>
      </w:r>
      <w:r w:rsidRPr="00C7771C">
        <w:rPr>
          <w:rFonts w:eastAsia="Arial" w:cs="Arial"/>
          <w:szCs w:val="24"/>
        </w:rPr>
        <w:t>5</w:t>
      </w:r>
    </w:p>
    <w:p w14:paraId="356D5B8B" w14:textId="77777777" w:rsidR="00C2015A" w:rsidRPr="00C7771C" w:rsidRDefault="00C2015A" w:rsidP="00C2015A">
      <w:pPr>
        <w:spacing w:before="9" w:line="10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05948E12" w14:textId="77777777" w:rsidTr="00C2015A">
        <w:trPr>
          <w:trHeight w:hRule="exact" w:val="286"/>
        </w:trPr>
        <w:tc>
          <w:tcPr>
            <w:tcW w:w="1244" w:type="dxa"/>
            <w:tcBorders>
              <w:top w:val="single" w:sz="5" w:space="0" w:color="000000"/>
              <w:left w:val="single" w:sz="5" w:space="0" w:color="000000"/>
              <w:bottom w:val="single" w:sz="5" w:space="0" w:color="000000"/>
              <w:right w:val="single" w:sz="5" w:space="0" w:color="000000"/>
            </w:tcBorders>
          </w:tcPr>
          <w:p w14:paraId="3F5DBCF4"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0A26A28D" w14:textId="0A2D3644" w:rsidR="00C2015A" w:rsidRPr="00C7771C" w:rsidRDefault="00C2015A" w:rsidP="00C2015A">
            <w:pPr>
              <w:rPr>
                <w:szCs w:val="24"/>
              </w:rPr>
            </w:pPr>
            <w:r>
              <w:rPr>
                <w:szCs w:val="24"/>
              </w:rPr>
              <w:t>Calculations will need to</w:t>
            </w:r>
            <w:r w:rsidR="0008464D">
              <w:rPr>
                <w:szCs w:val="24"/>
              </w:rPr>
              <w:t xml:space="preserve"> be done for reporting purposes</w:t>
            </w:r>
          </w:p>
        </w:tc>
        <w:tc>
          <w:tcPr>
            <w:tcW w:w="1134" w:type="dxa"/>
            <w:tcBorders>
              <w:top w:val="single" w:sz="5" w:space="0" w:color="000000"/>
              <w:left w:val="single" w:sz="5" w:space="0" w:color="000000"/>
              <w:bottom w:val="single" w:sz="5" w:space="0" w:color="000000"/>
              <w:right w:val="single" w:sz="5" w:space="0" w:color="000000"/>
            </w:tcBorders>
          </w:tcPr>
          <w:p w14:paraId="0736C0C3"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5A8D9B88" w14:textId="77777777" w:rsidR="00C2015A" w:rsidRPr="00C7771C" w:rsidRDefault="00C2015A" w:rsidP="00C2015A">
            <w:pPr>
              <w:rPr>
                <w:szCs w:val="24"/>
              </w:rPr>
            </w:pPr>
            <w:r>
              <w:rPr>
                <w:szCs w:val="24"/>
              </w:rPr>
              <w:t>4</w:t>
            </w:r>
          </w:p>
        </w:tc>
      </w:tr>
    </w:tbl>
    <w:p w14:paraId="2F1AFDF7" w14:textId="77777777" w:rsidR="00C2015A" w:rsidRPr="00C7771C" w:rsidRDefault="00C2015A" w:rsidP="00C2015A">
      <w:pPr>
        <w:rPr>
          <w:szCs w:val="24"/>
        </w:rPr>
      </w:pPr>
    </w:p>
    <w:p w14:paraId="398DB3C3" w14:textId="77777777" w:rsidR="00C2015A" w:rsidRPr="00C7771C" w:rsidRDefault="00C2015A" w:rsidP="00C2015A">
      <w:pPr>
        <w:spacing w:before="29"/>
        <w:ind w:left="233"/>
        <w:rPr>
          <w:rFonts w:eastAsia="Arial" w:cs="Arial"/>
          <w:szCs w:val="24"/>
        </w:rPr>
      </w:pPr>
      <w:r w:rsidRPr="00C7771C">
        <w:rPr>
          <w:rFonts w:eastAsia="Arial" w:cs="Arial"/>
          <w:b/>
          <w:szCs w:val="24"/>
        </w:rPr>
        <w:t>T</w:t>
      </w:r>
      <w:r w:rsidRPr="00C7771C">
        <w:rPr>
          <w:rFonts w:eastAsia="Arial" w:cs="Arial"/>
          <w:b/>
          <w:spacing w:val="1"/>
          <w:szCs w:val="24"/>
        </w:rPr>
        <w:t>5</w:t>
      </w:r>
      <w:r w:rsidRPr="00C7771C">
        <w:rPr>
          <w:rFonts w:eastAsia="Arial" w:cs="Arial"/>
          <w:b/>
          <w:szCs w:val="24"/>
        </w:rPr>
        <w:t xml:space="preserve">.    </w:t>
      </w:r>
      <w:r w:rsidRPr="00C7771C">
        <w:rPr>
          <w:rFonts w:eastAsia="Arial" w:cs="Arial"/>
          <w:b/>
          <w:spacing w:val="40"/>
          <w:szCs w:val="24"/>
        </w:rPr>
        <w:t xml:space="preserve"> </w:t>
      </w:r>
      <w:r w:rsidRPr="00C7771C">
        <w:rPr>
          <w:rFonts w:eastAsia="Arial" w:cs="Arial"/>
          <w:b/>
          <w:szCs w:val="24"/>
        </w:rPr>
        <w:t>Reu</w:t>
      </w:r>
      <w:r w:rsidRPr="00C7771C">
        <w:rPr>
          <w:rFonts w:eastAsia="Arial" w:cs="Arial"/>
          <w:b/>
          <w:spacing w:val="1"/>
          <w:szCs w:val="24"/>
        </w:rPr>
        <w:t>sa</w:t>
      </w:r>
      <w:r w:rsidRPr="00C7771C">
        <w:rPr>
          <w:rFonts w:eastAsia="Arial" w:cs="Arial"/>
          <w:b/>
          <w:szCs w:val="24"/>
        </w:rPr>
        <w:t>bil</w:t>
      </w:r>
      <w:r w:rsidRPr="00C7771C">
        <w:rPr>
          <w:rFonts w:eastAsia="Arial" w:cs="Arial"/>
          <w:b/>
          <w:spacing w:val="1"/>
          <w:szCs w:val="24"/>
        </w:rPr>
        <w:t>it</w:t>
      </w:r>
      <w:r w:rsidRPr="00C7771C">
        <w:rPr>
          <w:rFonts w:eastAsia="Arial" w:cs="Arial"/>
          <w:b/>
          <w:szCs w:val="24"/>
        </w:rPr>
        <w:t>y</w:t>
      </w:r>
      <w:r w:rsidRPr="00C7771C">
        <w:rPr>
          <w:rFonts w:eastAsia="Arial" w:cs="Arial"/>
          <w:b/>
          <w:spacing w:val="-5"/>
          <w:szCs w:val="24"/>
        </w:rPr>
        <w:t xml:space="preserve"> </w:t>
      </w:r>
      <w:r w:rsidRPr="00C7771C">
        <w:rPr>
          <w:rFonts w:eastAsia="Arial" w:cs="Arial"/>
          <w:b/>
          <w:szCs w:val="24"/>
        </w:rPr>
        <w:t>of</w:t>
      </w:r>
      <w:r w:rsidRPr="00C7771C">
        <w:rPr>
          <w:rFonts w:eastAsia="Arial" w:cs="Arial"/>
          <w:b/>
          <w:spacing w:val="-1"/>
          <w:szCs w:val="24"/>
        </w:rPr>
        <w:t xml:space="preserve"> </w:t>
      </w:r>
      <w:r w:rsidRPr="00C7771C">
        <w:rPr>
          <w:rFonts w:eastAsia="Arial" w:cs="Arial"/>
          <w:b/>
          <w:spacing w:val="1"/>
          <w:szCs w:val="24"/>
        </w:rPr>
        <w:t>c</w:t>
      </w:r>
      <w:r w:rsidRPr="00C7771C">
        <w:rPr>
          <w:rFonts w:eastAsia="Arial" w:cs="Arial"/>
          <w:b/>
          <w:szCs w:val="24"/>
        </w:rPr>
        <w:t>ode</w:t>
      </w:r>
      <w:r w:rsidRPr="00C7771C">
        <w:rPr>
          <w:rFonts w:eastAsia="Arial" w:cs="Arial"/>
          <w:b/>
          <w:spacing w:val="2"/>
          <w:szCs w:val="24"/>
        </w:rPr>
        <w:t xml:space="preserve"> </w:t>
      </w:r>
      <w:r w:rsidRPr="00C7771C">
        <w:rPr>
          <w:rFonts w:eastAsia="Arial" w:cs="Arial"/>
          <w:b/>
          <w:szCs w:val="24"/>
        </w:rPr>
        <w:t>–</w:t>
      </w:r>
      <w:r w:rsidRPr="00C7771C">
        <w:rPr>
          <w:rFonts w:eastAsia="Arial" w:cs="Arial"/>
          <w:b/>
          <w:spacing w:val="-1"/>
          <w:szCs w:val="24"/>
        </w:rPr>
        <w:t xml:space="preserve"> </w:t>
      </w:r>
      <w:r w:rsidRPr="00C7771C">
        <w:rPr>
          <w:rFonts w:eastAsia="Arial" w:cs="Arial"/>
          <w:b/>
          <w:szCs w:val="24"/>
        </w:rPr>
        <w:t>degr</w:t>
      </w:r>
      <w:r w:rsidRPr="00C7771C">
        <w:rPr>
          <w:rFonts w:eastAsia="Arial" w:cs="Arial"/>
          <w:b/>
          <w:spacing w:val="1"/>
          <w:szCs w:val="24"/>
        </w:rPr>
        <w:t>e</w:t>
      </w:r>
      <w:r w:rsidRPr="00C7771C">
        <w:rPr>
          <w:rFonts w:eastAsia="Arial" w:cs="Arial"/>
          <w:b/>
          <w:szCs w:val="24"/>
        </w:rPr>
        <w:t>e</w:t>
      </w:r>
      <w:r w:rsidRPr="00C7771C">
        <w:rPr>
          <w:rFonts w:eastAsia="Arial" w:cs="Arial"/>
          <w:b/>
          <w:spacing w:val="1"/>
          <w:szCs w:val="24"/>
        </w:rPr>
        <w:t xml:space="preserve"> </w:t>
      </w:r>
      <w:r w:rsidRPr="00C7771C">
        <w:rPr>
          <w:rFonts w:eastAsia="Arial" w:cs="Arial"/>
          <w:b/>
          <w:szCs w:val="24"/>
        </w:rPr>
        <w:t>to</w:t>
      </w:r>
      <w:r w:rsidRPr="00C7771C">
        <w:rPr>
          <w:rFonts w:eastAsia="Arial" w:cs="Arial"/>
          <w:b/>
          <w:spacing w:val="-5"/>
          <w:szCs w:val="24"/>
        </w:rPr>
        <w:t xml:space="preserve"> </w:t>
      </w:r>
      <w:r w:rsidRPr="00C7771C">
        <w:rPr>
          <w:rFonts w:eastAsia="Arial" w:cs="Arial"/>
          <w:b/>
          <w:spacing w:val="5"/>
          <w:szCs w:val="24"/>
        </w:rPr>
        <w:t>w</w:t>
      </w:r>
      <w:r w:rsidRPr="00C7771C">
        <w:rPr>
          <w:rFonts w:eastAsia="Arial" w:cs="Arial"/>
          <w:b/>
          <w:spacing w:val="-3"/>
          <w:szCs w:val="24"/>
        </w:rPr>
        <w:t>h</w:t>
      </w:r>
      <w:r w:rsidRPr="00C7771C">
        <w:rPr>
          <w:rFonts w:eastAsia="Arial" w:cs="Arial"/>
          <w:b/>
          <w:szCs w:val="24"/>
        </w:rPr>
        <w:t>i</w:t>
      </w:r>
      <w:r w:rsidRPr="00C7771C">
        <w:rPr>
          <w:rFonts w:eastAsia="Arial" w:cs="Arial"/>
          <w:b/>
          <w:spacing w:val="1"/>
          <w:szCs w:val="24"/>
        </w:rPr>
        <w:t>c</w:t>
      </w:r>
      <w:r w:rsidRPr="00C7771C">
        <w:rPr>
          <w:rFonts w:eastAsia="Arial" w:cs="Arial"/>
          <w:b/>
          <w:szCs w:val="24"/>
        </w:rPr>
        <w:t>h</w:t>
      </w:r>
      <w:r w:rsidRPr="00C7771C">
        <w:rPr>
          <w:rFonts w:eastAsia="Arial" w:cs="Arial"/>
          <w:b/>
          <w:spacing w:val="-2"/>
          <w:szCs w:val="24"/>
        </w:rPr>
        <w:t xml:space="preserve"> </w:t>
      </w:r>
      <w:r w:rsidRPr="00C7771C">
        <w:rPr>
          <w:rFonts w:eastAsia="Arial" w:cs="Arial"/>
          <w:b/>
          <w:spacing w:val="1"/>
          <w:szCs w:val="24"/>
        </w:rPr>
        <w:t>a</w:t>
      </w:r>
      <w:r w:rsidRPr="00C7771C">
        <w:rPr>
          <w:rFonts w:eastAsia="Arial" w:cs="Arial"/>
          <w:b/>
          <w:szCs w:val="24"/>
        </w:rPr>
        <w:t>pp</w:t>
      </w:r>
      <w:r w:rsidRPr="00C7771C">
        <w:rPr>
          <w:rFonts w:eastAsia="Arial" w:cs="Arial"/>
          <w:b/>
          <w:spacing w:val="-2"/>
          <w:szCs w:val="24"/>
        </w:rPr>
        <w:t xml:space="preserve"> </w:t>
      </w:r>
      <w:r w:rsidRPr="00C7771C">
        <w:rPr>
          <w:rFonts w:eastAsia="Arial" w:cs="Arial"/>
          <w:b/>
          <w:spacing w:val="3"/>
          <w:szCs w:val="24"/>
        </w:rPr>
        <w:t>w</w:t>
      </w:r>
      <w:r w:rsidRPr="00C7771C">
        <w:rPr>
          <w:rFonts w:eastAsia="Arial" w:cs="Arial"/>
          <w:b/>
          <w:spacing w:val="-2"/>
          <w:szCs w:val="24"/>
        </w:rPr>
        <w:t>i</w:t>
      </w:r>
      <w:r w:rsidRPr="00C7771C">
        <w:rPr>
          <w:rFonts w:eastAsia="Arial" w:cs="Arial"/>
          <w:b/>
          <w:szCs w:val="24"/>
        </w:rPr>
        <w:t>ll</w:t>
      </w:r>
      <w:r w:rsidRPr="00C7771C">
        <w:rPr>
          <w:rFonts w:eastAsia="Arial" w:cs="Arial"/>
          <w:b/>
          <w:spacing w:val="1"/>
          <w:szCs w:val="24"/>
        </w:rPr>
        <w:t xml:space="preserve"> </w:t>
      </w:r>
      <w:r w:rsidRPr="00C7771C">
        <w:rPr>
          <w:rFonts w:eastAsia="Arial" w:cs="Arial"/>
          <w:b/>
          <w:szCs w:val="24"/>
        </w:rPr>
        <w:t>be</w:t>
      </w:r>
      <w:r w:rsidRPr="00C7771C">
        <w:rPr>
          <w:rFonts w:eastAsia="Arial" w:cs="Arial"/>
          <w:b/>
          <w:spacing w:val="-1"/>
          <w:szCs w:val="24"/>
        </w:rPr>
        <w:t xml:space="preserve"> </w:t>
      </w:r>
      <w:r w:rsidRPr="00C7771C">
        <w:rPr>
          <w:rFonts w:eastAsia="Arial" w:cs="Arial"/>
          <w:b/>
          <w:szCs w:val="24"/>
        </w:rPr>
        <w:t>u</w:t>
      </w:r>
      <w:r w:rsidRPr="00C7771C">
        <w:rPr>
          <w:rFonts w:eastAsia="Arial" w:cs="Arial"/>
          <w:b/>
          <w:spacing w:val="1"/>
          <w:szCs w:val="24"/>
        </w:rPr>
        <w:t>s</w:t>
      </w:r>
      <w:r w:rsidRPr="00C7771C">
        <w:rPr>
          <w:rFonts w:eastAsia="Arial" w:cs="Arial"/>
          <w:b/>
          <w:spacing w:val="-1"/>
          <w:szCs w:val="24"/>
        </w:rPr>
        <w:t>e</w:t>
      </w:r>
      <w:r w:rsidRPr="00C7771C">
        <w:rPr>
          <w:rFonts w:eastAsia="Arial" w:cs="Arial"/>
          <w:b/>
          <w:spacing w:val="1"/>
          <w:szCs w:val="24"/>
        </w:rPr>
        <w:t>a</w:t>
      </w:r>
      <w:r w:rsidRPr="00C7771C">
        <w:rPr>
          <w:rFonts w:eastAsia="Arial" w:cs="Arial"/>
          <w:b/>
          <w:szCs w:val="24"/>
        </w:rPr>
        <w:t>ble</w:t>
      </w:r>
      <w:r w:rsidRPr="00C7771C">
        <w:rPr>
          <w:rFonts w:eastAsia="Arial" w:cs="Arial"/>
          <w:b/>
          <w:spacing w:val="-1"/>
          <w:szCs w:val="24"/>
        </w:rPr>
        <w:t xml:space="preserve"> </w:t>
      </w:r>
      <w:r w:rsidRPr="00C7771C">
        <w:rPr>
          <w:rFonts w:eastAsia="Arial" w:cs="Arial"/>
          <w:b/>
          <w:szCs w:val="24"/>
        </w:rPr>
        <w:t>in other</w:t>
      </w:r>
      <w:r w:rsidRPr="00C7771C">
        <w:rPr>
          <w:rFonts w:eastAsia="Arial" w:cs="Arial"/>
          <w:b/>
          <w:spacing w:val="1"/>
          <w:szCs w:val="24"/>
        </w:rPr>
        <w:t xml:space="preserve"> a</w:t>
      </w:r>
      <w:r w:rsidRPr="00C7771C">
        <w:rPr>
          <w:rFonts w:eastAsia="Arial" w:cs="Arial"/>
          <w:b/>
          <w:szCs w:val="24"/>
        </w:rPr>
        <w:t>pps</w:t>
      </w:r>
    </w:p>
    <w:p w14:paraId="0C36212D"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n</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ab</w:t>
      </w:r>
      <w:r w:rsidRPr="00C7771C">
        <w:rPr>
          <w:rFonts w:eastAsia="Arial" w:cs="Arial"/>
          <w:szCs w:val="24"/>
        </w:rPr>
        <w:t>le</w:t>
      </w:r>
      <w:r w:rsidRPr="00C7771C">
        <w:rPr>
          <w:rFonts w:eastAsia="Arial" w:cs="Arial"/>
          <w:spacing w:val="1"/>
          <w:szCs w:val="24"/>
        </w:rPr>
        <w:t xml:space="preserve"> </w:t>
      </w:r>
      <w:r w:rsidRPr="00C7771C">
        <w:rPr>
          <w:rFonts w:eastAsia="Arial" w:cs="Arial"/>
          <w:spacing w:val="-2"/>
          <w:szCs w:val="24"/>
        </w:rPr>
        <w:t>c</w:t>
      </w:r>
      <w:r w:rsidRPr="00C7771C">
        <w:rPr>
          <w:rFonts w:eastAsia="Arial" w:cs="Arial"/>
          <w:spacing w:val="1"/>
          <w:szCs w:val="24"/>
        </w:rPr>
        <w:t>o</w:t>
      </w:r>
      <w:r w:rsidRPr="00C7771C">
        <w:rPr>
          <w:rFonts w:eastAsia="Arial" w:cs="Arial"/>
          <w:spacing w:val="-1"/>
          <w:szCs w:val="24"/>
        </w:rPr>
        <w:t>d</w:t>
      </w:r>
      <w:r w:rsidRPr="00C7771C">
        <w:rPr>
          <w:rFonts w:eastAsia="Arial" w:cs="Arial"/>
          <w:szCs w:val="24"/>
        </w:rPr>
        <w:t>e</w:t>
      </w:r>
    </w:p>
    <w:p w14:paraId="13A36CF4" w14:textId="77777777" w:rsidR="00C2015A" w:rsidRPr="00C7771C" w:rsidRDefault="00C2015A" w:rsidP="00C2015A">
      <w:pPr>
        <w:ind w:left="233"/>
        <w:rPr>
          <w:rFonts w:eastAsia="Arial" w:cs="Arial"/>
          <w:szCs w:val="24"/>
        </w:rPr>
      </w:pPr>
      <w:r w:rsidRPr="00C7771C">
        <w:rPr>
          <w:rFonts w:eastAsia="Arial" w:cs="Arial"/>
          <w:szCs w:val="24"/>
        </w:rPr>
        <w:t>1</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re</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ab</w:t>
      </w:r>
      <w:r w:rsidRPr="00C7771C">
        <w:rPr>
          <w:rFonts w:eastAsia="Arial" w:cs="Arial"/>
          <w:szCs w:val="24"/>
        </w:rPr>
        <w:t>le</w:t>
      </w:r>
      <w:r w:rsidRPr="00C7771C">
        <w:rPr>
          <w:rFonts w:eastAsia="Arial" w:cs="Arial"/>
          <w:spacing w:val="1"/>
          <w:szCs w:val="24"/>
        </w:rPr>
        <w:t xml:space="preserve"> </w:t>
      </w:r>
      <w:r w:rsidRPr="00C7771C">
        <w:rPr>
          <w:rFonts w:eastAsia="Arial" w:cs="Arial"/>
          <w:spacing w:val="-2"/>
          <w:szCs w:val="24"/>
        </w:rPr>
        <w:t>c</w:t>
      </w:r>
      <w:r w:rsidRPr="00C7771C">
        <w:rPr>
          <w:rFonts w:eastAsia="Arial" w:cs="Arial"/>
          <w:spacing w:val="1"/>
          <w:szCs w:val="24"/>
        </w:rPr>
        <w:t>o</w:t>
      </w:r>
      <w:r w:rsidRPr="00C7771C">
        <w:rPr>
          <w:rFonts w:eastAsia="Arial" w:cs="Arial"/>
          <w:spacing w:val="-1"/>
          <w:szCs w:val="24"/>
        </w:rPr>
        <w:t>d</w:t>
      </w:r>
      <w:r w:rsidRPr="00C7771C">
        <w:rPr>
          <w:rFonts w:eastAsia="Arial" w:cs="Arial"/>
          <w:szCs w:val="24"/>
        </w:rPr>
        <w:t>e</w:t>
      </w:r>
      <w:r w:rsidRPr="00C7771C">
        <w:rPr>
          <w:rFonts w:eastAsia="Arial" w:cs="Arial"/>
          <w:spacing w:val="1"/>
          <w:szCs w:val="24"/>
        </w:rPr>
        <w:t xml:space="preserve"> </w:t>
      </w:r>
      <w:r w:rsidRPr="00C7771C">
        <w:rPr>
          <w:rFonts w:eastAsia="Arial" w:cs="Arial"/>
          <w:szCs w:val="24"/>
        </w:rPr>
        <w:t xml:space="preserve">is </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2"/>
          <w:szCs w:val="24"/>
        </w:rPr>
        <w:t>w</w:t>
      </w:r>
      <w:r w:rsidRPr="00C7771C">
        <w:rPr>
          <w:rFonts w:eastAsia="Arial" w:cs="Arial"/>
          <w:szCs w:val="24"/>
        </w:rPr>
        <w:t>it</w:t>
      </w:r>
      <w:r w:rsidRPr="00C7771C">
        <w:rPr>
          <w:rFonts w:eastAsia="Arial" w:cs="Arial"/>
          <w:spacing w:val="1"/>
          <w:szCs w:val="24"/>
        </w:rPr>
        <w:t>h</w:t>
      </w:r>
      <w:r w:rsidRPr="00C7771C">
        <w:rPr>
          <w:rFonts w:eastAsia="Arial" w:cs="Arial"/>
          <w:szCs w:val="24"/>
        </w:rPr>
        <w:t>in</w:t>
      </w:r>
      <w:r w:rsidRPr="00C7771C">
        <w:rPr>
          <w:rFonts w:eastAsia="Arial" w:cs="Arial"/>
          <w:spacing w:val="1"/>
          <w:szCs w:val="24"/>
        </w:rPr>
        <w:t xml:space="preserve"> a</w:t>
      </w:r>
      <w:r w:rsidRPr="00C7771C">
        <w:rPr>
          <w:rFonts w:eastAsia="Arial" w:cs="Arial"/>
          <w:spacing w:val="-1"/>
          <w:szCs w:val="24"/>
        </w:rPr>
        <w:t>p</w:t>
      </w:r>
      <w:r w:rsidRPr="00C7771C">
        <w:rPr>
          <w:rFonts w:eastAsia="Arial" w:cs="Arial"/>
          <w:szCs w:val="24"/>
        </w:rPr>
        <w:t>p</w:t>
      </w:r>
    </w:p>
    <w:p w14:paraId="7F97898E" w14:textId="77777777" w:rsidR="00C2015A" w:rsidRPr="00C7771C" w:rsidRDefault="00C2015A" w:rsidP="00C2015A">
      <w:pPr>
        <w:ind w:left="233"/>
        <w:rPr>
          <w:rFonts w:eastAsia="Arial" w:cs="Arial"/>
          <w:szCs w:val="24"/>
        </w:rPr>
      </w:pPr>
      <w:r w:rsidRPr="00C7771C">
        <w:rPr>
          <w:rFonts w:eastAsia="Arial" w:cs="Arial"/>
          <w:szCs w:val="24"/>
        </w:rPr>
        <w:t>2</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l</w:t>
      </w:r>
      <w:r w:rsidRPr="00C7771C">
        <w:rPr>
          <w:rFonts w:eastAsia="Arial" w:cs="Arial"/>
          <w:spacing w:val="1"/>
          <w:szCs w:val="24"/>
        </w:rPr>
        <w:t>e</w:t>
      </w:r>
      <w:r w:rsidRPr="00C7771C">
        <w:rPr>
          <w:rFonts w:eastAsia="Arial" w:cs="Arial"/>
          <w:szCs w:val="24"/>
        </w:rPr>
        <w:t xml:space="preserve">ss </w:t>
      </w:r>
      <w:r w:rsidRPr="00C7771C">
        <w:rPr>
          <w:rFonts w:eastAsia="Arial" w:cs="Arial"/>
          <w:spacing w:val="-1"/>
          <w:szCs w:val="24"/>
        </w:rPr>
        <w:t>t</w:t>
      </w:r>
      <w:r w:rsidRPr="00C7771C">
        <w:rPr>
          <w:rFonts w:eastAsia="Arial" w:cs="Arial"/>
          <w:spacing w:val="1"/>
          <w:szCs w:val="24"/>
        </w:rPr>
        <w:t>h</w:t>
      </w:r>
      <w:r w:rsidRPr="00C7771C">
        <w:rPr>
          <w:rFonts w:eastAsia="Arial" w:cs="Arial"/>
          <w:spacing w:val="-1"/>
          <w:szCs w:val="24"/>
        </w:rPr>
        <w:t>a</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1</w:t>
      </w:r>
      <w:r w:rsidRPr="00C7771C">
        <w:rPr>
          <w:rFonts w:eastAsia="Arial" w:cs="Arial"/>
          <w:spacing w:val="1"/>
          <w:szCs w:val="24"/>
        </w:rPr>
        <w:t>0</w:t>
      </w:r>
      <w:r w:rsidRPr="00C7771C">
        <w:rPr>
          <w:rFonts w:eastAsia="Arial" w:cs="Arial"/>
          <w:szCs w:val="24"/>
        </w:rPr>
        <w:t xml:space="preserve">% </w:t>
      </w:r>
      <w:r w:rsidRPr="00C7771C">
        <w:rPr>
          <w:rFonts w:eastAsia="Arial" w:cs="Arial"/>
          <w:spacing w:val="-1"/>
          <w:szCs w:val="24"/>
        </w:rPr>
        <w:t>o</w:t>
      </w:r>
      <w:r w:rsidRPr="00C7771C">
        <w:rPr>
          <w:rFonts w:eastAsia="Arial" w:cs="Arial"/>
          <w:szCs w:val="24"/>
        </w:rPr>
        <w:t>f</w:t>
      </w:r>
      <w:r w:rsidRPr="00C7771C">
        <w:rPr>
          <w:rFonts w:eastAsia="Arial" w:cs="Arial"/>
          <w:spacing w:val="1"/>
          <w:szCs w:val="24"/>
        </w:rPr>
        <w:t xml:space="preserve"> </w:t>
      </w:r>
      <w:r w:rsidRPr="00C7771C">
        <w:rPr>
          <w:rFonts w:eastAsia="Arial" w:cs="Arial"/>
          <w:spacing w:val="-1"/>
          <w:szCs w:val="24"/>
        </w:rPr>
        <w:t>a</w:t>
      </w:r>
      <w:r w:rsidRPr="00C7771C">
        <w:rPr>
          <w:rFonts w:eastAsia="Arial" w:cs="Arial"/>
          <w:spacing w:val="1"/>
          <w:szCs w:val="24"/>
        </w:rPr>
        <w:t>p</w:t>
      </w:r>
      <w:r w:rsidRPr="00C7771C">
        <w:rPr>
          <w:rFonts w:eastAsia="Arial" w:cs="Arial"/>
          <w:szCs w:val="24"/>
        </w:rPr>
        <w:t>p</w:t>
      </w:r>
      <w:r w:rsidRPr="00C7771C">
        <w:rPr>
          <w:rFonts w:eastAsia="Arial" w:cs="Arial"/>
          <w:spacing w:val="4"/>
          <w:szCs w:val="24"/>
        </w:rPr>
        <w:t xml:space="preserve"> </w:t>
      </w:r>
      <w:r w:rsidRPr="00C7771C">
        <w:rPr>
          <w:rFonts w:eastAsia="Arial" w:cs="Arial"/>
          <w:szCs w:val="24"/>
        </w:rPr>
        <w:t>c</w:t>
      </w:r>
      <w:r w:rsidRPr="00C7771C">
        <w:rPr>
          <w:rFonts w:eastAsia="Arial" w:cs="Arial"/>
          <w:spacing w:val="-1"/>
          <w:szCs w:val="24"/>
        </w:rPr>
        <w:t>a</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zCs w:val="24"/>
        </w:rPr>
        <w:t>e</w:t>
      </w:r>
      <w:r w:rsidRPr="00C7771C">
        <w:rPr>
          <w:rFonts w:eastAsia="Arial" w:cs="Arial"/>
          <w:spacing w:val="3"/>
          <w:szCs w:val="24"/>
        </w:rPr>
        <w:t xml:space="preserve"> </w:t>
      </w:r>
      <w:r w:rsidRPr="00C7771C">
        <w:rPr>
          <w:rFonts w:eastAsia="Arial" w:cs="Arial"/>
          <w:szCs w:val="24"/>
        </w:rPr>
        <w:t>c</w:t>
      </w:r>
      <w:r w:rsidRPr="00C7771C">
        <w:rPr>
          <w:rFonts w:eastAsia="Arial" w:cs="Arial"/>
          <w:spacing w:val="-1"/>
          <w:szCs w:val="24"/>
        </w:rPr>
        <w:t>o</w:t>
      </w:r>
      <w:r w:rsidRPr="00C7771C">
        <w:rPr>
          <w:rFonts w:eastAsia="Arial" w:cs="Arial"/>
          <w:spacing w:val="1"/>
          <w:szCs w:val="24"/>
        </w:rPr>
        <w:t>n</w:t>
      </w:r>
      <w:r w:rsidRPr="00C7771C">
        <w:rPr>
          <w:rFonts w:eastAsia="Arial" w:cs="Arial"/>
          <w:szCs w:val="24"/>
        </w:rPr>
        <w:t>sid</w:t>
      </w:r>
      <w:r w:rsidRPr="00C7771C">
        <w:rPr>
          <w:rFonts w:eastAsia="Arial" w:cs="Arial"/>
          <w:spacing w:val="1"/>
          <w:szCs w:val="24"/>
        </w:rPr>
        <w:t>e</w:t>
      </w:r>
      <w:r w:rsidRPr="00C7771C">
        <w:rPr>
          <w:rFonts w:eastAsia="Arial" w:cs="Arial"/>
          <w:szCs w:val="24"/>
        </w:rPr>
        <w:t>r</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mo</w:t>
      </w:r>
      <w:r w:rsidRPr="00C7771C">
        <w:rPr>
          <w:rFonts w:eastAsia="Arial" w:cs="Arial"/>
          <w:szCs w:val="24"/>
        </w:rPr>
        <w:t>re</w:t>
      </w:r>
      <w:r w:rsidRPr="00C7771C">
        <w:rPr>
          <w:rFonts w:eastAsia="Arial" w:cs="Arial"/>
          <w:spacing w:val="-1"/>
          <w:szCs w:val="24"/>
        </w:rPr>
        <w:t xml:space="preserve"> </w:t>
      </w:r>
      <w:r w:rsidRPr="00C7771C">
        <w:rPr>
          <w:rFonts w:eastAsia="Arial" w:cs="Arial"/>
          <w:szCs w:val="24"/>
        </w:rPr>
        <w:t>t</w:t>
      </w:r>
      <w:r w:rsidRPr="00C7771C">
        <w:rPr>
          <w:rFonts w:eastAsia="Arial" w:cs="Arial"/>
          <w:spacing w:val="1"/>
          <w:szCs w:val="24"/>
        </w:rPr>
        <w:t>h</w:t>
      </w:r>
      <w:r w:rsidRPr="00C7771C">
        <w:rPr>
          <w:rFonts w:eastAsia="Arial" w:cs="Arial"/>
          <w:spacing w:val="-1"/>
          <w:szCs w:val="24"/>
        </w:rPr>
        <w:t>a</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1</w:t>
      </w:r>
      <w:r w:rsidRPr="00C7771C">
        <w:rPr>
          <w:rFonts w:eastAsia="Arial" w:cs="Arial"/>
          <w:spacing w:val="1"/>
          <w:szCs w:val="24"/>
        </w:rPr>
        <w:t xml:space="preserve"> a</w:t>
      </w:r>
      <w:r w:rsidRPr="00C7771C">
        <w:rPr>
          <w:rFonts w:eastAsia="Arial" w:cs="Arial"/>
          <w:spacing w:val="-1"/>
          <w:szCs w:val="24"/>
        </w:rPr>
        <w:t>p</w:t>
      </w:r>
      <w:r w:rsidRPr="00C7771C">
        <w:rPr>
          <w:rFonts w:eastAsia="Arial" w:cs="Arial"/>
          <w:spacing w:val="1"/>
          <w:szCs w:val="24"/>
        </w:rPr>
        <w:t>p</w:t>
      </w:r>
      <w:r w:rsidRPr="00C7771C">
        <w:rPr>
          <w:rFonts w:eastAsia="Arial" w:cs="Arial"/>
          <w:szCs w:val="24"/>
        </w:rPr>
        <w:t>s</w:t>
      </w:r>
      <w:r w:rsidRPr="00C7771C">
        <w:rPr>
          <w:rFonts w:eastAsia="Arial" w:cs="Arial"/>
          <w:spacing w:val="1"/>
          <w:szCs w:val="24"/>
        </w:rPr>
        <w:t xml:space="preserve"> </w:t>
      </w:r>
      <w:r w:rsidRPr="00C7771C">
        <w:rPr>
          <w:rFonts w:eastAsia="Arial" w:cs="Arial"/>
          <w:spacing w:val="-1"/>
          <w:szCs w:val="24"/>
        </w:rPr>
        <w:t>n</w:t>
      </w:r>
      <w:r w:rsidRPr="00C7771C">
        <w:rPr>
          <w:rFonts w:eastAsia="Arial" w:cs="Arial"/>
          <w:spacing w:val="1"/>
          <w:szCs w:val="24"/>
        </w:rPr>
        <w:t>e</w:t>
      </w:r>
      <w:r w:rsidRPr="00C7771C">
        <w:rPr>
          <w:rFonts w:eastAsia="Arial" w:cs="Arial"/>
          <w:spacing w:val="-1"/>
          <w:szCs w:val="24"/>
        </w:rPr>
        <w:t>e</w:t>
      </w:r>
      <w:r w:rsidRPr="00C7771C">
        <w:rPr>
          <w:rFonts w:eastAsia="Arial" w:cs="Arial"/>
          <w:spacing w:val="1"/>
          <w:szCs w:val="24"/>
        </w:rPr>
        <w:t>d</w:t>
      </w:r>
      <w:r w:rsidRPr="00C7771C">
        <w:rPr>
          <w:rFonts w:eastAsia="Arial" w:cs="Arial"/>
          <w:szCs w:val="24"/>
        </w:rPr>
        <w:t>s</w:t>
      </w:r>
    </w:p>
    <w:p w14:paraId="73850046" w14:textId="77777777" w:rsidR="00C2015A" w:rsidRPr="00C7771C" w:rsidRDefault="00C2015A" w:rsidP="00C2015A">
      <w:pPr>
        <w:ind w:left="233"/>
        <w:rPr>
          <w:rFonts w:eastAsia="Arial" w:cs="Arial"/>
          <w:szCs w:val="24"/>
        </w:rPr>
      </w:pPr>
      <w:r w:rsidRPr="00C7771C">
        <w:rPr>
          <w:rFonts w:eastAsia="Arial" w:cs="Arial"/>
          <w:szCs w:val="24"/>
        </w:rPr>
        <w:t>3</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1</w:t>
      </w:r>
      <w:r w:rsidRPr="00C7771C">
        <w:rPr>
          <w:rFonts w:eastAsia="Arial" w:cs="Arial"/>
          <w:spacing w:val="1"/>
          <w:szCs w:val="24"/>
        </w:rPr>
        <w:t>0</w:t>
      </w:r>
      <w:r w:rsidRPr="00C7771C">
        <w:rPr>
          <w:rFonts w:eastAsia="Arial" w:cs="Arial"/>
          <w:szCs w:val="24"/>
        </w:rPr>
        <w:t xml:space="preserve">% </w:t>
      </w:r>
      <w:r w:rsidRPr="00C7771C">
        <w:rPr>
          <w:rFonts w:eastAsia="Arial" w:cs="Arial"/>
          <w:spacing w:val="1"/>
          <w:szCs w:val="24"/>
        </w:rPr>
        <w:t>o</w:t>
      </w:r>
      <w:r w:rsidRPr="00C7771C">
        <w:rPr>
          <w:rFonts w:eastAsia="Arial" w:cs="Arial"/>
          <w:szCs w:val="24"/>
        </w:rPr>
        <w:t>r</w:t>
      </w:r>
      <w:r w:rsidRPr="00C7771C">
        <w:rPr>
          <w:rFonts w:eastAsia="Arial" w:cs="Arial"/>
          <w:spacing w:val="-2"/>
          <w:szCs w:val="24"/>
        </w:rPr>
        <w:t xml:space="preserve"> </w:t>
      </w:r>
      <w:r w:rsidRPr="00C7771C">
        <w:rPr>
          <w:rFonts w:eastAsia="Arial" w:cs="Arial"/>
          <w:spacing w:val="1"/>
          <w:szCs w:val="24"/>
        </w:rPr>
        <w:t>mo</w:t>
      </w:r>
      <w:r w:rsidRPr="00C7771C">
        <w:rPr>
          <w:rFonts w:eastAsia="Arial" w:cs="Arial"/>
          <w:szCs w:val="24"/>
        </w:rPr>
        <w:t>re</w:t>
      </w:r>
      <w:r w:rsidRPr="00C7771C">
        <w:rPr>
          <w:rFonts w:eastAsia="Arial" w:cs="Arial"/>
          <w:spacing w:val="-2"/>
          <w:szCs w:val="24"/>
        </w:rPr>
        <w:t xml:space="preserve"> </w:t>
      </w:r>
      <w:r w:rsidRPr="00C7771C">
        <w:rPr>
          <w:rFonts w:eastAsia="Arial" w:cs="Arial"/>
          <w:spacing w:val="-1"/>
          <w:szCs w:val="24"/>
        </w:rPr>
        <w:t>o</w:t>
      </w:r>
      <w:r w:rsidRPr="00C7771C">
        <w:rPr>
          <w:rFonts w:eastAsia="Arial" w:cs="Arial"/>
          <w:szCs w:val="24"/>
        </w:rPr>
        <w:t>f</w:t>
      </w:r>
      <w:r w:rsidRPr="00C7771C">
        <w:rPr>
          <w:rFonts w:eastAsia="Arial" w:cs="Arial"/>
          <w:spacing w:val="1"/>
          <w:szCs w:val="24"/>
        </w:rPr>
        <w:t xml:space="preserve"> a</w:t>
      </w:r>
      <w:r w:rsidRPr="00C7771C">
        <w:rPr>
          <w:rFonts w:eastAsia="Arial" w:cs="Arial"/>
          <w:spacing w:val="-1"/>
          <w:szCs w:val="24"/>
        </w:rPr>
        <w:t>p</w:t>
      </w:r>
      <w:r w:rsidRPr="00C7771C">
        <w:rPr>
          <w:rFonts w:eastAsia="Arial" w:cs="Arial"/>
          <w:szCs w:val="24"/>
        </w:rPr>
        <w:t>p</w:t>
      </w:r>
      <w:r w:rsidRPr="00C7771C">
        <w:rPr>
          <w:rFonts w:eastAsia="Arial" w:cs="Arial"/>
          <w:spacing w:val="4"/>
          <w:szCs w:val="24"/>
        </w:rPr>
        <w:t xml:space="preserve"> </w:t>
      </w:r>
      <w:r w:rsidRPr="00C7771C">
        <w:rPr>
          <w:rFonts w:eastAsia="Arial" w:cs="Arial"/>
          <w:szCs w:val="24"/>
        </w:rPr>
        <w:t>c</w:t>
      </w:r>
      <w:r w:rsidRPr="00C7771C">
        <w:rPr>
          <w:rFonts w:eastAsia="Arial" w:cs="Arial"/>
          <w:spacing w:val="1"/>
          <w:szCs w:val="24"/>
        </w:rPr>
        <w:t>a</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zCs w:val="24"/>
        </w:rPr>
        <w:t>e c</w:t>
      </w:r>
      <w:r w:rsidRPr="00C7771C">
        <w:rPr>
          <w:rFonts w:eastAsia="Arial" w:cs="Arial"/>
          <w:spacing w:val="1"/>
          <w:szCs w:val="24"/>
        </w:rPr>
        <w:t>on</w:t>
      </w:r>
      <w:r w:rsidRPr="00C7771C">
        <w:rPr>
          <w:rFonts w:eastAsia="Arial" w:cs="Arial"/>
          <w:szCs w:val="24"/>
        </w:rPr>
        <w:t>si</w:t>
      </w:r>
      <w:r w:rsidRPr="00C7771C">
        <w:rPr>
          <w:rFonts w:eastAsia="Arial" w:cs="Arial"/>
          <w:spacing w:val="-2"/>
          <w:szCs w:val="24"/>
        </w:rPr>
        <w:t>d</w:t>
      </w:r>
      <w:r w:rsidRPr="00C7771C">
        <w:rPr>
          <w:rFonts w:eastAsia="Arial" w:cs="Arial"/>
          <w:spacing w:val="1"/>
          <w:szCs w:val="24"/>
        </w:rPr>
        <w:t>e</w:t>
      </w:r>
      <w:r w:rsidRPr="00C7771C">
        <w:rPr>
          <w:rFonts w:eastAsia="Arial" w:cs="Arial"/>
          <w:szCs w:val="24"/>
        </w:rPr>
        <w:t>red</w:t>
      </w:r>
      <w:r w:rsidRPr="00C7771C">
        <w:rPr>
          <w:rFonts w:eastAsia="Arial" w:cs="Arial"/>
          <w:spacing w:val="-1"/>
          <w:szCs w:val="24"/>
        </w:rPr>
        <w:t xml:space="preserve"> </w:t>
      </w:r>
      <w:r w:rsidRPr="00C7771C">
        <w:rPr>
          <w:rFonts w:eastAsia="Arial" w:cs="Arial"/>
          <w:szCs w:val="24"/>
        </w:rPr>
        <w:t xml:space="preserve">more </w:t>
      </w:r>
      <w:r w:rsidRPr="00C7771C">
        <w:rPr>
          <w:rFonts w:eastAsia="Arial" w:cs="Arial"/>
          <w:spacing w:val="1"/>
          <w:szCs w:val="24"/>
        </w:rPr>
        <w:t>t</w:t>
      </w:r>
      <w:r w:rsidRPr="00C7771C">
        <w:rPr>
          <w:rFonts w:eastAsia="Arial" w:cs="Arial"/>
          <w:spacing w:val="-1"/>
          <w:szCs w:val="24"/>
        </w:rPr>
        <w:t>h</w:t>
      </w:r>
      <w:r w:rsidRPr="00C7771C">
        <w:rPr>
          <w:rFonts w:eastAsia="Arial" w:cs="Arial"/>
          <w:spacing w:val="1"/>
          <w:szCs w:val="24"/>
        </w:rPr>
        <w:t>a</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1</w:t>
      </w:r>
      <w:r w:rsidRPr="00C7771C">
        <w:rPr>
          <w:rFonts w:eastAsia="Arial" w:cs="Arial"/>
          <w:spacing w:val="4"/>
          <w:szCs w:val="24"/>
        </w:rPr>
        <w:t xml:space="preserve"> </w:t>
      </w:r>
      <w:r w:rsidRPr="00C7771C">
        <w:rPr>
          <w:rFonts w:eastAsia="Arial" w:cs="Arial"/>
          <w:spacing w:val="-1"/>
          <w:szCs w:val="24"/>
        </w:rPr>
        <w:t>a</w:t>
      </w:r>
      <w:r w:rsidRPr="00C7771C">
        <w:rPr>
          <w:rFonts w:eastAsia="Arial" w:cs="Arial"/>
          <w:spacing w:val="1"/>
          <w:szCs w:val="24"/>
        </w:rPr>
        <w:t>pp</w:t>
      </w:r>
      <w:r w:rsidRPr="00C7771C">
        <w:rPr>
          <w:rFonts w:eastAsia="Arial" w:cs="Arial"/>
          <w:szCs w:val="24"/>
        </w:rPr>
        <w:t>s</w:t>
      </w:r>
      <w:r w:rsidRPr="00C7771C">
        <w:rPr>
          <w:rFonts w:eastAsia="Arial" w:cs="Arial"/>
          <w:spacing w:val="-2"/>
          <w:szCs w:val="24"/>
        </w:rPr>
        <w:t xml:space="preserve"> </w:t>
      </w:r>
      <w:r w:rsidRPr="00C7771C">
        <w:rPr>
          <w:rFonts w:eastAsia="Arial" w:cs="Arial"/>
          <w:spacing w:val="1"/>
          <w:szCs w:val="24"/>
        </w:rPr>
        <w:t>ne</w:t>
      </w:r>
      <w:r w:rsidRPr="00C7771C">
        <w:rPr>
          <w:rFonts w:eastAsia="Arial" w:cs="Arial"/>
          <w:spacing w:val="-1"/>
          <w:szCs w:val="24"/>
        </w:rPr>
        <w:t>e</w:t>
      </w:r>
      <w:r w:rsidRPr="00C7771C">
        <w:rPr>
          <w:rFonts w:eastAsia="Arial" w:cs="Arial"/>
          <w:spacing w:val="1"/>
          <w:szCs w:val="24"/>
        </w:rPr>
        <w:t>d</w:t>
      </w:r>
      <w:r w:rsidRPr="00C7771C">
        <w:rPr>
          <w:rFonts w:eastAsia="Arial" w:cs="Arial"/>
          <w:szCs w:val="24"/>
        </w:rPr>
        <w:t>s</w:t>
      </w:r>
    </w:p>
    <w:p w14:paraId="506868A7"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4</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a</w:t>
      </w:r>
      <w:r w:rsidRPr="00C7771C">
        <w:rPr>
          <w:rFonts w:eastAsia="Arial" w:cs="Arial"/>
          <w:spacing w:val="1"/>
          <w:szCs w:val="24"/>
        </w:rPr>
        <w:t>p</w:t>
      </w:r>
      <w:r w:rsidRPr="00C7771C">
        <w:rPr>
          <w:rFonts w:eastAsia="Arial" w:cs="Arial"/>
          <w:szCs w:val="24"/>
        </w:rPr>
        <w:t>p</w:t>
      </w:r>
      <w:r w:rsidRPr="00C7771C">
        <w:rPr>
          <w:rFonts w:eastAsia="Arial" w:cs="Arial"/>
          <w:spacing w:val="-1"/>
          <w:szCs w:val="24"/>
        </w:rPr>
        <w:t xml:space="preserve"> </w:t>
      </w:r>
      <w:r w:rsidRPr="00C7771C">
        <w:rPr>
          <w:rFonts w:eastAsia="Arial" w:cs="Arial"/>
          <w:spacing w:val="1"/>
          <w:szCs w:val="24"/>
        </w:rPr>
        <w:t>de</w:t>
      </w:r>
      <w:r w:rsidRPr="00C7771C">
        <w:rPr>
          <w:rFonts w:eastAsia="Arial" w:cs="Arial"/>
          <w:spacing w:val="-2"/>
          <w:szCs w:val="24"/>
        </w:rPr>
        <w:t>v</w:t>
      </w:r>
      <w:r w:rsidRPr="00C7771C">
        <w:rPr>
          <w:rFonts w:eastAsia="Arial" w:cs="Arial"/>
          <w:spacing w:val="1"/>
          <w:szCs w:val="24"/>
        </w:rPr>
        <w:t>e</w:t>
      </w:r>
      <w:r w:rsidRPr="00C7771C">
        <w:rPr>
          <w:rFonts w:eastAsia="Arial" w:cs="Arial"/>
          <w:szCs w:val="24"/>
        </w:rPr>
        <w:t>lo</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pe</w:t>
      </w:r>
      <w:r w:rsidRPr="00C7771C">
        <w:rPr>
          <w:rFonts w:eastAsia="Arial" w:cs="Arial"/>
          <w:szCs w:val="24"/>
        </w:rPr>
        <w:t>cially</w:t>
      </w:r>
      <w:r w:rsidRPr="00C7771C">
        <w:rPr>
          <w:rFonts w:eastAsia="Arial" w:cs="Arial"/>
          <w:spacing w:val="-3"/>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ea</w:t>
      </w:r>
      <w:r w:rsidRPr="00C7771C">
        <w:rPr>
          <w:rFonts w:eastAsia="Arial" w:cs="Arial"/>
          <w:szCs w:val="24"/>
        </w:rPr>
        <w:t>se</w:t>
      </w:r>
      <w:r w:rsidRPr="00C7771C">
        <w:rPr>
          <w:rFonts w:eastAsia="Arial" w:cs="Arial"/>
          <w:spacing w:val="1"/>
          <w:szCs w:val="24"/>
        </w:rPr>
        <w:t xml:space="preserve"> </w:t>
      </w:r>
      <w:r w:rsidRPr="00C7771C">
        <w:rPr>
          <w:rFonts w:eastAsia="Arial" w:cs="Arial"/>
          <w:szCs w:val="24"/>
        </w:rPr>
        <w:t>r</w:t>
      </w:r>
      <w:r w:rsidRPr="00C7771C">
        <w:rPr>
          <w:rFonts w:eastAsia="Arial" w:cs="Arial"/>
          <w:spacing w:val="-2"/>
          <w:szCs w:val="24"/>
        </w:rPr>
        <w:t>e</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w:t>
      </w:r>
      <w:r w:rsidRPr="00C7771C">
        <w:rPr>
          <w:rFonts w:eastAsia="Arial" w:cs="Arial"/>
          <w:spacing w:val="1"/>
          <w:szCs w:val="24"/>
        </w:rPr>
        <w:t xml:space="preserve"> </w:t>
      </w:r>
      <w:r w:rsidRPr="00C7771C">
        <w:rPr>
          <w:rFonts w:eastAsia="Arial" w:cs="Arial"/>
          <w:spacing w:val="-3"/>
          <w:szCs w:val="24"/>
        </w:rPr>
        <w:t>C</w:t>
      </w:r>
      <w:r w:rsidRPr="00C7771C">
        <w:rPr>
          <w:rFonts w:eastAsia="Arial" w:cs="Arial"/>
          <w:spacing w:val="1"/>
          <w:szCs w:val="24"/>
        </w:rPr>
        <w:t>u</w:t>
      </w:r>
      <w:r w:rsidRPr="00C7771C">
        <w:rPr>
          <w:rFonts w:eastAsia="Arial" w:cs="Arial"/>
          <w:szCs w:val="24"/>
        </w:rPr>
        <w:t>st</w:t>
      </w:r>
      <w:r w:rsidRPr="00C7771C">
        <w:rPr>
          <w:rFonts w:eastAsia="Arial" w:cs="Arial"/>
          <w:spacing w:val="-1"/>
          <w:szCs w:val="24"/>
        </w:rPr>
        <w:t>o</w:t>
      </w:r>
      <w:r w:rsidRPr="00C7771C">
        <w:rPr>
          <w:rFonts w:eastAsia="Arial" w:cs="Arial"/>
          <w:spacing w:val="1"/>
          <w:szCs w:val="24"/>
        </w:rPr>
        <w:t>m</w:t>
      </w:r>
      <w:r w:rsidRPr="00C7771C">
        <w:rPr>
          <w:rFonts w:eastAsia="Arial" w:cs="Arial"/>
          <w:szCs w:val="24"/>
        </w:rPr>
        <w:t>i</w:t>
      </w:r>
      <w:r w:rsidRPr="00C7771C">
        <w:rPr>
          <w:rFonts w:eastAsia="Arial" w:cs="Arial"/>
          <w:spacing w:val="-3"/>
          <w:szCs w:val="24"/>
        </w:rPr>
        <w:t>z</w:t>
      </w:r>
      <w:r w:rsidRPr="00C7771C">
        <w:rPr>
          <w:rFonts w:eastAsia="Arial" w:cs="Arial"/>
          <w:spacing w:val="1"/>
          <w:szCs w:val="24"/>
        </w:rPr>
        <w:t>ab</w:t>
      </w:r>
      <w:r w:rsidRPr="00C7771C">
        <w:rPr>
          <w:rFonts w:eastAsia="Arial" w:cs="Arial"/>
          <w:szCs w:val="24"/>
        </w:rPr>
        <w:t>le</w:t>
      </w:r>
      <w:r w:rsidRPr="00C7771C">
        <w:rPr>
          <w:rFonts w:eastAsia="Arial" w:cs="Arial"/>
          <w:spacing w:val="1"/>
          <w:szCs w:val="24"/>
        </w:rPr>
        <w:t xml:space="preserve"> a</w:t>
      </w:r>
      <w:r w:rsidRPr="00C7771C">
        <w:rPr>
          <w:rFonts w:eastAsia="Arial" w:cs="Arial"/>
          <w:szCs w:val="24"/>
        </w:rPr>
        <w:t>t</w:t>
      </w:r>
      <w:r w:rsidRPr="00C7771C">
        <w:rPr>
          <w:rFonts w:eastAsia="Arial" w:cs="Arial"/>
          <w:spacing w:val="1"/>
          <w:szCs w:val="24"/>
        </w:rPr>
        <w:t xml:space="preserve"> </w:t>
      </w:r>
      <w:r w:rsidRPr="00C7771C">
        <w:rPr>
          <w:rFonts w:eastAsia="Arial" w:cs="Arial"/>
          <w:spacing w:val="-2"/>
          <w:szCs w:val="24"/>
        </w:rPr>
        <w:t>s</w:t>
      </w:r>
      <w:r w:rsidRPr="00C7771C">
        <w:rPr>
          <w:rFonts w:eastAsia="Arial" w:cs="Arial"/>
          <w:spacing w:val="1"/>
          <w:szCs w:val="24"/>
        </w:rPr>
        <w:t>ou</w:t>
      </w:r>
      <w:r w:rsidRPr="00C7771C">
        <w:rPr>
          <w:rFonts w:eastAsia="Arial" w:cs="Arial"/>
          <w:szCs w:val="24"/>
        </w:rPr>
        <w:t>rce</w:t>
      </w:r>
      <w:r w:rsidRPr="00C7771C">
        <w:rPr>
          <w:rFonts w:eastAsia="Arial" w:cs="Arial"/>
          <w:spacing w:val="1"/>
          <w:szCs w:val="24"/>
        </w:rPr>
        <w:t xml:space="preserve"> </w:t>
      </w:r>
      <w:r w:rsidRPr="00C7771C">
        <w:rPr>
          <w:rFonts w:eastAsia="Arial" w:cs="Arial"/>
          <w:spacing w:val="-3"/>
          <w:szCs w:val="24"/>
        </w:rPr>
        <w:t>l</w:t>
      </w:r>
      <w:r w:rsidRPr="00C7771C">
        <w:rPr>
          <w:rFonts w:eastAsia="Arial" w:cs="Arial"/>
          <w:spacing w:val="1"/>
          <w:szCs w:val="24"/>
        </w:rPr>
        <w:t>e</w:t>
      </w:r>
      <w:r w:rsidRPr="00C7771C">
        <w:rPr>
          <w:rFonts w:eastAsia="Arial" w:cs="Arial"/>
          <w:spacing w:val="-2"/>
          <w:szCs w:val="24"/>
        </w:rPr>
        <w:t>v</w:t>
      </w:r>
      <w:r w:rsidRPr="00C7771C">
        <w:rPr>
          <w:rFonts w:eastAsia="Arial" w:cs="Arial"/>
          <w:spacing w:val="1"/>
          <w:szCs w:val="24"/>
        </w:rPr>
        <w:t>e</w:t>
      </w:r>
      <w:r w:rsidRPr="00C7771C">
        <w:rPr>
          <w:rFonts w:eastAsia="Arial" w:cs="Arial"/>
          <w:szCs w:val="24"/>
        </w:rPr>
        <w:t>l</w:t>
      </w:r>
    </w:p>
    <w:p w14:paraId="5083A5CF" w14:textId="77777777" w:rsidR="00C2015A" w:rsidRPr="00C7771C" w:rsidRDefault="00C2015A" w:rsidP="00C2015A">
      <w:pPr>
        <w:spacing w:line="260" w:lineRule="exact"/>
        <w:ind w:left="233"/>
        <w:rPr>
          <w:rFonts w:eastAsia="Arial" w:cs="Arial"/>
          <w:szCs w:val="24"/>
        </w:rPr>
      </w:pPr>
      <w:r w:rsidRPr="00C7771C">
        <w:rPr>
          <w:rFonts w:eastAsia="Arial" w:cs="Arial"/>
          <w:position w:val="-1"/>
          <w:szCs w:val="24"/>
        </w:rPr>
        <w:t>5</w:t>
      </w:r>
      <w:r w:rsidRPr="00C7771C">
        <w:rPr>
          <w:rFonts w:eastAsia="Arial" w:cs="Arial"/>
          <w:spacing w:val="1"/>
          <w:position w:val="-1"/>
          <w:szCs w:val="24"/>
        </w:rPr>
        <w:t xml:space="preserve"> </w:t>
      </w:r>
      <w:r w:rsidRPr="00C7771C">
        <w:rPr>
          <w:rFonts w:eastAsia="Arial" w:cs="Arial"/>
          <w:spacing w:val="-2"/>
          <w:position w:val="-1"/>
          <w:szCs w:val="24"/>
        </w:rPr>
        <w:t>i</w:t>
      </w:r>
      <w:r w:rsidRPr="00C7771C">
        <w:rPr>
          <w:rFonts w:eastAsia="Arial" w:cs="Arial"/>
          <w:position w:val="-1"/>
          <w:szCs w:val="24"/>
        </w:rPr>
        <w:t>f</w:t>
      </w:r>
      <w:r w:rsidRPr="00C7771C">
        <w:rPr>
          <w:rFonts w:eastAsia="Arial" w:cs="Arial"/>
          <w:spacing w:val="3"/>
          <w:position w:val="-1"/>
          <w:szCs w:val="24"/>
        </w:rPr>
        <w:t xml:space="preserve"> </w:t>
      </w:r>
      <w:r w:rsidRPr="00C7771C">
        <w:rPr>
          <w:rFonts w:eastAsia="Arial" w:cs="Arial"/>
          <w:spacing w:val="-1"/>
          <w:position w:val="-1"/>
          <w:szCs w:val="24"/>
        </w:rPr>
        <w:t>a</w:t>
      </w:r>
      <w:r w:rsidRPr="00C7771C">
        <w:rPr>
          <w:rFonts w:eastAsia="Arial" w:cs="Arial"/>
          <w:spacing w:val="1"/>
          <w:position w:val="-1"/>
          <w:szCs w:val="24"/>
        </w:rPr>
        <w:t>p</w:t>
      </w:r>
      <w:r w:rsidRPr="00C7771C">
        <w:rPr>
          <w:rFonts w:eastAsia="Arial" w:cs="Arial"/>
          <w:position w:val="-1"/>
          <w:szCs w:val="24"/>
        </w:rPr>
        <w:t>p</w:t>
      </w:r>
      <w:r w:rsidRPr="00C7771C">
        <w:rPr>
          <w:rFonts w:eastAsia="Arial" w:cs="Arial"/>
          <w:spacing w:val="-1"/>
          <w:position w:val="-1"/>
          <w:szCs w:val="24"/>
        </w:rPr>
        <w:t xml:space="preserve"> </w:t>
      </w:r>
      <w:r w:rsidRPr="00C7771C">
        <w:rPr>
          <w:rFonts w:eastAsia="Arial" w:cs="Arial"/>
          <w:spacing w:val="1"/>
          <w:position w:val="-1"/>
          <w:szCs w:val="24"/>
        </w:rPr>
        <w:t>de</w:t>
      </w:r>
      <w:r w:rsidRPr="00C7771C">
        <w:rPr>
          <w:rFonts w:eastAsia="Arial" w:cs="Arial"/>
          <w:position w:val="-1"/>
          <w:szCs w:val="24"/>
        </w:rPr>
        <w:t>si</w:t>
      </w:r>
      <w:r w:rsidRPr="00C7771C">
        <w:rPr>
          <w:rFonts w:eastAsia="Arial" w:cs="Arial"/>
          <w:spacing w:val="-2"/>
          <w:position w:val="-1"/>
          <w:szCs w:val="24"/>
        </w:rPr>
        <w:t>g</w:t>
      </w:r>
      <w:r w:rsidRPr="00C7771C">
        <w:rPr>
          <w:rFonts w:eastAsia="Arial" w:cs="Arial"/>
          <w:spacing w:val="1"/>
          <w:position w:val="-1"/>
          <w:szCs w:val="24"/>
        </w:rPr>
        <w:t>ne</w:t>
      </w:r>
      <w:r w:rsidRPr="00C7771C">
        <w:rPr>
          <w:rFonts w:eastAsia="Arial" w:cs="Arial"/>
          <w:position w:val="-1"/>
          <w:szCs w:val="24"/>
        </w:rPr>
        <w:t>d</w:t>
      </w:r>
      <w:r w:rsidRPr="00C7771C">
        <w:rPr>
          <w:rFonts w:eastAsia="Arial" w:cs="Arial"/>
          <w:spacing w:val="1"/>
          <w:position w:val="-1"/>
          <w:szCs w:val="24"/>
        </w:rPr>
        <w:t xml:space="preserve"> </w:t>
      </w:r>
      <w:r w:rsidRPr="00C7771C">
        <w:rPr>
          <w:rFonts w:eastAsia="Arial" w:cs="Arial"/>
          <w:spacing w:val="-2"/>
          <w:position w:val="-1"/>
          <w:szCs w:val="24"/>
        </w:rPr>
        <w:t>s</w:t>
      </w:r>
      <w:r w:rsidRPr="00C7771C">
        <w:rPr>
          <w:rFonts w:eastAsia="Arial" w:cs="Arial"/>
          <w:spacing w:val="1"/>
          <w:position w:val="-1"/>
          <w:szCs w:val="24"/>
        </w:rPr>
        <w:t>pe</w:t>
      </w:r>
      <w:r w:rsidRPr="00C7771C">
        <w:rPr>
          <w:rFonts w:eastAsia="Arial" w:cs="Arial"/>
          <w:position w:val="-1"/>
          <w:szCs w:val="24"/>
        </w:rPr>
        <w:t>c</w:t>
      </w:r>
      <w:r w:rsidRPr="00C7771C">
        <w:rPr>
          <w:rFonts w:eastAsia="Arial" w:cs="Arial"/>
          <w:spacing w:val="-3"/>
          <w:position w:val="-1"/>
          <w:szCs w:val="24"/>
        </w:rPr>
        <w:t>i</w:t>
      </w:r>
      <w:r w:rsidRPr="00C7771C">
        <w:rPr>
          <w:rFonts w:eastAsia="Arial" w:cs="Arial"/>
          <w:spacing w:val="1"/>
          <w:position w:val="-1"/>
          <w:szCs w:val="24"/>
        </w:rPr>
        <w:t>a</w:t>
      </w:r>
      <w:r w:rsidRPr="00C7771C">
        <w:rPr>
          <w:rFonts w:eastAsia="Arial" w:cs="Arial"/>
          <w:position w:val="-1"/>
          <w:szCs w:val="24"/>
        </w:rPr>
        <w:t>l</w:t>
      </w:r>
      <w:r w:rsidRPr="00C7771C">
        <w:rPr>
          <w:rFonts w:eastAsia="Arial" w:cs="Arial"/>
          <w:spacing w:val="-1"/>
          <w:position w:val="-1"/>
          <w:szCs w:val="24"/>
        </w:rPr>
        <w:t>l</w:t>
      </w:r>
      <w:r w:rsidRPr="00C7771C">
        <w:rPr>
          <w:rFonts w:eastAsia="Arial" w:cs="Arial"/>
          <w:position w:val="-1"/>
          <w:szCs w:val="24"/>
        </w:rPr>
        <w:t>y</w:t>
      </w:r>
      <w:r w:rsidRPr="00C7771C">
        <w:rPr>
          <w:rFonts w:eastAsia="Arial" w:cs="Arial"/>
          <w:spacing w:val="-2"/>
          <w:position w:val="-1"/>
          <w:szCs w:val="24"/>
        </w:rPr>
        <w:t xml:space="preserve"> </w:t>
      </w:r>
      <w:r w:rsidRPr="00C7771C">
        <w:rPr>
          <w:rFonts w:eastAsia="Arial" w:cs="Arial"/>
          <w:spacing w:val="1"/>
          <w:position w:val="-1"/>
          <w:szCs w:val="24"/>
        </w:rPr>
        <w:t>t</w:t>
      </w:r>
      <w:r w:rsidRPr="00C7771C">
        <w:rPr>
          <w:rFonts w:eastAsia="Arial" w:cs="Arial"/>
          <w:position w:val="-1"/>
          <w:szCs w:val="24"/>
        </w:rPr>
        <w:t>o</w:t>
      </w:r>
      <w:r w:rsidRPr="00C7771C">
        <w:rPr>
          <w:rFonts w:eastAsia="Arial" w:cs="Arial"/>
          <w:spacing w:val="1"/>
          <w:position w:val="-1"/>
          <w:szCs w:val="24"/>
        </w:rPr>
        <w:t xml:space="preserve"> ea</w:t>
      </w:r>
      <w:r w:rsidRPr="00C7771C">
        <w:rPr>
          <w:rFonts w:eastAsia="Arial" w:cs="Arial"/>
          <w:position w:val="-1"/>
          <w:szCs w:val="24"/>
        </w:rPr>
        <w:t>se</w:t>
      </w:r>
      <w:r w:rsidRPr="00C7771C">
        <w:rPr>
          <w:rFonts w:eastAsia="Arial" w:cs="Arial"/>
          <w:spacing w:val="1"/>
          <w:position w:val="-1"/>
          <w:szCs w:val="24"/>
        </w:rPr>
        <w:t xml:space="preserve"> </w:t>
      </w:r>
      <w:r w:rsidRPr="00C7771C">
        <w:rPr>
          <w:rFonts w:eastAsia="Arial" w:cs="Arial"/>
          <w:position w:val="-1"/>
          <w:szCs w:val="24"/>
        </w:rPr>
        <w:t>r</w:t>
      </w:r>
      <w:r w:rsidRPr="00C7771C">
        <w:rPr>
          <w:rFonts w:eastAsia="Arial" w:cs="Arial"/>
          <w:spacing w:val="-2"/>
          <w:position w:val="-1"/>
          <w:szCs w:val="24"/>
        </w:rPr>
        <w:t>e</w:t>
      </w:r>
      <w:r w:rsidRPr="00C7771C">
        <w:rPr>
          <w:rFonts w:eastAsia="Arial" w:cs="Arial"/>
          <w:spacing w:val="1"/>
          <w:position w:val="-1"/>
          <w:szCs w:val="24"/>
        </w:rPr>
        <w:t>u</w:t>
      </w:r>
      <w:r w:rsidRPr="00C7771C">
        <w:rPr>
          <w:rFonts w:eastAsia="Arial" w:cs="Arial"/>
          <w:position w:val="-1"/>
          <w:szCs w:val="24"/>
        </w:rPr>
        <w:t>s</w:t>
      </w:r>
      <w:r w:rsidRPr="00C7771C">
        <w:rPr>
          <w:rFonts w:eastAsia="Arial" w:cs="Arial"/>
          <w:spacing w:val="1"/>
          <w:position w:val="-1"/>
          <w:szCs w:val="24"/>
        </w:rPr>
        <w:t>e</w:t>
      </w:r>
      <w:r w:rsidRPr="00C7771C">
        <w:rPr>
          <w:rFonts w:eastAsia="Arial" w:cs="Arial"/>
          <w:position w:val="-1"/>
          <w:szCs w:val="24"/>
        </w:rPr>
        <w:t>.</w:t>
      </w:r>
      <w:r w:rsidRPr="00C7771C">
        <w:rPr>
          <w:rFonts w:eastAsia="Arial" w:cs="Arial"/>
          <w:spacing w:val="-2"/>
          <w:position w:val="-1"/>
          <w:szCs w:val="24"/>
        </w:rPr>
        <w:t xml:space="preserve"> </w:t>
      </w:r>
      <w:r w:rsidRPr="00C7771C">
        <w:rPr>
          <w:rFonts w:eastAsia="Arial" w:cs="Arial"/>
          <w:position w:val="-1"/>
          <w:szCs w:val="24"/>
        </w:rPr>
        <w:t>C</w:t>
      </w:r>
      <w:r w:rsidRPr="00C7771C">
        <w:rPr>
          <w:rFonts w:eastAsia="Arial" w:cs="Arial"/>
          <w:spacing w:val="1"/>
          <w:position w:val="-1"/>
          <w:szCs w:val="24"/>
        </w:rPr>
        <w:t>u</w:t>
      </w:r>
      <w:r w:rsidRPr="00C7771C">
        <w:rPr>
          <w:rFonts w:eastAsia="Arial" w:cs="Arial"/>
          <w:spacing w:val="-2"/>
          <w:position w:val="-1"/>
          <w:szCs w:val="24"/>
        </w:rPr>
        <w:t>s</w:t>
      </w:r>
      <w:r w:rsidRPr="00C7771C">
        <w:rPr>
          <w:rFonts w:eastAsia="Arial" w:cs="Arial"/>
          <w:position w:val="-1"/>
          <w:szCs w:val="24"/>
        </w:rPr>
        <w:t>t</w:t>
      </w:r>
      <w:r w:rsidRPr="00C7771C">
        <w:rPr>
          <w:rFonts w:eastAsia="Arial" w:cs="Arial"/>
          <w:spacing w:val="1"/>
          <w:position w:val="-1"/>
          <w:szCs w:val="24"/>
        </w:rPr>
        <w:t>om</w:t>
      </w:r>
      <w:r w:rsidRPr="00C7771C">
        <w:rPr>
          <w:rFonts w:eastAsia="Arial" w:cs="Arial"/>
          <w:position w:val="-1"/>
          <w:szCs w:val="24"/>
        </w:rPr>
        <w:t>i</w:t>
      </w:r>
      <w:r w:rsidRPr="00C7771C">
        <w:rPr>
          <w:rFonts w:eastAsia="Arial" w:cs="Arial"/>
          <w:spacing w:val="-3"/>
          <w:position w:val="-1"/>
          <w:szCs w:val="24"/>
        </w:rPr>
        <w:t>z</w:t>
      </w:r>
      <w:r w:rsidRPr="00C7771C">
        <w:rPr>
          <w:rFonts w:eastAsia="Arial" w:cs="Arial"/>
          <w:spacing w:val="1"/>
          <w:position w:val="-1"/>
          <w:szCs w:val="24"/>
        </w:rPr>
        <w:t>ab</w:t>
      </w:r>
      <w:r w:rsidRPr="00C7771C">
        <w:rPr>
          <w:rFonts w:eastAsia="Arial" w:cs="Arial"/>
          <w:position w:val="-1"/>
          <w:szCs w:val="24"/>
        </w:rPr>
        <w:t>le</w:t>
      </w:r>
      <w:r w:rsidRPr="00C7771C">
        <w:rPr>
          <w:rFonts w:eastAsia="Arial" w:cs="Arial"/>
          <w:spacing w:val="-1"/>
          <w:position w:val="-1"/>
          <w:szCs w:val="24"/>
        </w:rPr>
        <w:t xml:space="preserve"> </w:t>
      </w:r>
      <w:r w:rsidRPr="00C7771C">
        <w:rPr>
          <w:rFonts w:eastAsia="Arial" w:cs="Arial"/>
          <w:spacing w:val="1"/>
          <w:position w:val="-1"/>
          <w:szCs w:val="24"/>
        </w:rPr>
        <w:t>a</w:t>
      </w:r>
      <w:r w:rsidRPr="00C7771C">
        <w:rPr>
          <w:rFonts w:eastAsia="Arial" w:cs="Arial"/>
          <w:position w:val="-1"/>
          <w:szCs w:val="24"/>
        </w:rPr>
        <w:t>t</w:t>
      </w:r>
      <w:r w:rsidRPr="00C7771C">
        <w:rPr>
          <w:rFonts w:eastAsia="Arial" w:cs="Arial"/>
          <w:spacing w:val="1"/>
          <w:position w:val="-1"/>
          <w:szCs w:val="24"/>
        </w:rPr>
        <w:t xml:space="preserve"> </w:t>
      </w:r>
      <w:r w:rsidRPr="00C7771C">
        <w:rPr>
          <w:rFonts w:eastAsia="Arial" w:cs="Arial"/>
          <w:position w:val="-1"/>
          <w:szCs w:val="24"/>
        </w:rPr>
        <w:t>s</w:t>
      </w:r>
      <w:r w:rsidRPr="00C7771C">
        <w:rPr>
          <w:rFonts w:eastAsia="Arial" w:cs="Arial"/>
          <w:spacing w:val="-1"/>
          <w:position w:val="-1"/>
          <w:szCs w:val="24"/>
        </w:rPr>
        <w:t>o</w:t>
      </w:r>
      <w:r w:rsidRPr="00C7771C">
        <w:rPr>
          <w:rFonts w:eastAsia="Arial" w:cs="Arial"/>
          <w:spacing w:val="1"/>
          <w:position w:val="-1"/>
          <w:szCs w:val="24"/>
        </w:rPr>
        <w:t>u</w:t>
      </w:r>
      <w:r w:rsidRPr="00C7771C">
        <w:rPr>
          <w:rFonts w:eastAsia="Arial" w:cs="Arial"/>
          <w:position w:val="-1"/>
          <w:szCs w:val="24"/>
        </w:rPr>
        <w:t>rce</w:t>
      </w:r>
      <w:r w:rsidRPr="00C7771C">
        <w:rPr>
          <w:rFonts w:eastAsia="Arial" w:cs="Arial"/>
          <w:spacing w:val="9"/>
          <w:position w:val="-1"/>
          <w:szCs w:val="24"/>
        </w:rPr>
        <w:t xml:space="preserve"> </w:t>
      </w:r>
      <w:r w:rsidRPr="00C7771C">
        <w:rPr>
          <w:rFonts w:eastAsia="Arial" w:cs="Arial"/>
          <w:position w:val="-1"/>
          <w:szCs w:val="24"/>
        </w:rPr>
        <w:t>le</w:t>
      </w:r>
      <w:r w:rsidRPr="00C7771C">
        <w:rPr>
          <w:rFonts w:eastAsia="Arial" w:cs="Arial"/>
          <w:spacing w:val="-2"/>
          <w:position w:val="-1"/>
          <w:szCs w:val="24"/>
        </w:rPr>
        <w:t>v</w:t>
      </w:r>
      <w:r w:rsidRPr="00C7771C">
        <w:rPr>
          <w:rFonts w:eastAsia="Arial" w:cs="Arial"/>
          <w:spacing w:val="1"/>
          <w:position w:val="-1"/>
          <w:szCs w:val="24"/>
        </w:rPr>
        <w:t>e</w:t>
      </w:r>
      <w:r w:rsidRPr="00C7771C">
        <w:rPr>
          <w:rFonts w:eastAsia="Arial" w:cs="Arial"/>
          <w:position w:val="-1"/>
          <w:szCs w:val="24"/>
        </w:rPr>
        <w:t xml:space="preserve">l </w:t>
      </w:r>
      <w:r w:rsidRPr="00C7771C">
        <w:rPr>
          <w:rFonts w:eastAsia="Arial" w:cs="Arial"/>
          <w:spacing w:val="1"/>
          <w:position w:val="-1"/>
          <w:szCs w:val="24"/>
        </w:rPr>
        <w:t>b</w:t>
      </w:r>
      <w:r w:rsidRPr="00C7771C">
        <w:rPr>
          <w:rFonts w:eastAsia="Arial" w:cs="Arial"/>
          <w:position w:val="-1"/>
          <w:szCs w:val="24"/>
        </w:rPr>
        <w:t>y</w:t>
      </w:r>
      <w:r w:rsidRPr="00C7771C">
        <w:rPr>
          <w:rFonts w:eastAsia="Arial" w:cs="Arial"/>
          <w:spacing w:val="-2"/>
          <w:position w:val="-1"/>
          <w:szCs w:val="24"/>
        </w:rPr>
        <w:t xml:space="preserve"> </w:t>
      </w:r>
      <w:r w:rsidRPr="00C7771C">
        <w:rPr>
          <w:rFonts w:eastAsia="Arial" w:cs="Arial"/>
          <w:spacing w:val="1"/>
          <w:position w:val="-1"/>
          <w:szCs w:val="24"/>
        </w:rPr>
        <w:t>pa</w:t>
      </w:r>
      <w:r w:rsidRPr="00C7771C">
        <w:rPr>
          <w:rFonts w:eastAsia="Arial" w:cs="Arial"/>
          <w:position w:val="-1"/>
          <w:szCs w:val="24"/>
        </w:rPr>
        <w:t>rame</w:t>
      </w:r>
      <w:r w:rsidRPr="00C7771C">
        <w:rPr>
          <w:rFonts w:eastAsia="Arial" w:cs="Arial"/>
          <w:spacing w:val="1"/>
          <w:position w:val="-1"/>
          <w:szCs w:val="24"/>
        </w:rPr>
        <w:t>te</w:t>
      </w:r>
      <w:r w:rsidRPr="00C7771C">
        <w:rPr>
          <w:rFonts w:eastAsia="Arial" w:cs="Arial"/>
          <w:position w:val="-1"/>
          <w:szCs w:val="24"/>
        </w:rPr>
        <w:t>r</w:t>
      </w:r>
    </w:p>
    <w:p w14:paraId="657CD98D" w14:textId="77777777" w:rsidR="00C2015A" w:rsidRPr="00C7771C"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59A98FAD" w14:textId="77777777" w:rsidTr="00C2015A">
        <w:trPr>
          <w:trHeight w:hRule="exact" w:val="844"/>
        </w:trPr>
        <w:tc>
          <w:tcPr>
            <w:tcW w:w="1244" w:type="dxa"/>
            <w:tcBorders>
              <w:top w:val="single" w:sz="5" w:space="0" w:color="000000"/>
              <w:left w:val="single" w:sz="5" w:space="0" w:color="000000"/>
              <w:bottom w:val="single" w:sz="5" w:space="0" w:color="000000"/>
              <w:right w:val="single" w:sz="5" w:space="0" w:color="000000"/>
            </w:tcBorders>
          </w:tcPr>
          <w:p w14:paraId="01B2F0E2" w14:textId="77777777" w:rsidR="00C2015A" w:rsidRPr="00C7771C" w:rsidRDefault="00C2015A" w:rsidP="00C2015A">
            <w:pPr>
              <w:spacing w:line="260" w:lineRule="exact"/>
              <w:ind w:left="102"/>
              <w:rPr>
                <w:rFonts w:eastAsia="Arial" w:cs="Arial"/>
                <w:szCs w:val="24"/>
              </w:rPr>
            </w:pPr>
            <w:r w:rsidRPr="00C7771C">
              <w:rPr>
                <w:rFonts w:eastAsia="Arial" w:cs="Arial"/>
                <w:b/>
                <w:szCs w:val="24"/>
              </w:rPr>
              <w:lastRenderedPageBreak/>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48CFCED7" w14:textId="0387790B" w:rsidR="00C2015A" w:rsidRPr="00C7771C" w:rsidRDefault="00C2015A" w:rsidP="0008464D">
            <w:pPr>
              <w:rPr>
                <w:szCs w:val="24"/>
              </w:rPr>
            </w:pPr>
            <w:r>
              <w:rPr>
                <w:szCs w:val="24"/>
              </w:rPr>
              <w:t>The eduActiv system is being designed to specifically meet the requirements of Teenactiv</w:t>
            </w:r>
          </w:p>
        </w:tc>
        <w:tc>
          <w:tcPr>
            <w:tcW w:w="1134" w:type="dxa"/>
            <w:tcBorders>
              <w:top w:val="single" w:sz="5" w:space="0" w:color="000000"/>
              <w:left w:val="single" w:sz="5" w:space="0" w:color="000000"/>
              <w:bottom w:val="single" w:sz="5" w:space="0" w:color="000000"/>
              <w:right w:val="single" w:sz="5" w:space="0" w:color="000000"/>
            </w:tcBorders>
          </w:tcPr>
          <w:p w14:paraId="673EE58C"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72F91BB9" w14:textId="77777777" w:rsidR="00C2015A" w:rsidRPr="00C7771C" w:rsidRDefault="00C2015A" w:rsidP="00C2015A">
            <w:pPr>
              <w:rPr>
                <w:szCs w:val="24"/>
              </w:rPr>
            </w:pPr>
            <w:r>
              <w:rPr>
                <w:szCs w:val="24"/>
              </w:rPr>
              <w:t>4</w:t>
            </w:r>
          </w:p>
        </w:tc>
      </w:tr>
    </w:tbl>
    <w:p w14:paraId="58F9C945" w14:textId="77777777" w:rsidR="00C2015A" w:rsidRPr="00C7771C" w:rsidRDefault="00C2015A" w:rsidP="00C2015A">
      <w:pPr>
        <w:spacing w:before="17" w:line="220" w:lineRule="exact"/>
        <w:rPr>
          <w:szCs w:val="24"/>
        </w:rPr>
      </w:pPr>
    </w:p>
    <w:p w14:paraId="01AB4BB7" w14:textId="77777777" w:rsidR="00C2015A" w:rsidRPr="00C7771C" w:rsidRDefault="00C2015A" w:rsidP="00C2015A">
      <w:pPr>
        <w:spacing w:before="29"/>
        <w:ind w:left="233"/>
        <w:rPr>
          <w:rFonts w:eastAsia="Arial" w:cs="Arial"/>
          <w:szCs w:val="24"/>
        </w:rPr>
      </w:pPr>
      <w:r w:rsidRPr="00C7771C">
        <w:rPr>
          <w:rFonts w:eastAsia="Arial" w:cs="Arial"/>
          <w:b/>
          <w:szCs w:val="24"/>
        </w:rPr>
        <w:t>T</w:t>
      </w:r>
      <w:r w:rsidRPr="00C7771C">
        <w:rPr>
          <w:rFonts w:eastAsia="Arial" w:cs="Arial"/>
          <w:b/>
          <w:spacing w:val="1"/>
          <w:szCs w:val="24"/>
        </w:rPr>
        <w:t>6</w:t>
      </w:r>
      <w:r w:rsidRPr="00C7771C">
        <w:rPr>
          <w:rFonts w:eastAsia="Arial" w:cs="Arial"/>
          <w:b/>
          <w:szCs w:val="24"/>
        </w:rPr>
        <w:t xml:space="preserve">.    </w:t>
      </w:r>
      <w:r w:rsidRPr="00C7771C">
        <w:rPr>
          <w:rFonts w:eastAsia="Arial" w:cs="Arial"/>
          <w:b/>
          <w:spacing w:val="40"/>
          <w:szCs w:val="24"/>
        </w:rPr>
        <w:t xml:space="preserve"> </w:t>
      </w:r>
      <w:r w:rsidRPr="00C7771C">
        <w:rPr>
          <w:rFonts w:eastAsia="Arial" w:cs="Arial"/>
          <w:b/>
          <w:szCs w:val="24"/>
        </w:rPr>
        <w:t>E</w:t>
      </w:r>
      <w:r w:rsidRPr="00C7771C">
        <w:rPr>
          <w:rFonts w:eastAsia="Arial" w:cs="Arial"/>
          <w:b/>
          <w:spacing w:val="1"/>
          <w:szCs w:val="24"/>
        </w:rPr>
        <w:t>a</w:t>
      </w:r>
      <w:r w:rsidRPr="00C7771C">
        <w:rPr>
          <w:rFonts w:eastAsia="Arial" w:cs="Arial"/>
          <w:b/>
          <w:spacing w:val="3"/>
          <w:szCs w:val="24"/>
        </w:rPr>
        <w:t>s</w:t>
      </w:r>
      <w:r w:rsidRPr="00C7771C">
        <w:rPr>
          <w:rFonts w:eastAsia="Arial" w:cs="Arial"/>
          <w:b/>
          <w:szCs w:val="24"/>
        </w:rPr>
        <w:t>y</w:t>
      </w:r>
      <w:r w:rsidRPr="00C7771C">
        <w:rPr>
          <w:rFonts w:eastAsia="Arial" w:cs="Arial"/>
          <w:b/>
          <w:spacing w:val="-6"/>
          <w:szCs w:val="24"/>
        </w:rPr>
        <w:t xml:space="preserve"> </w:t>
      </w:r>
      <w:r w:rsidRPr="00C7771C">
        <w:rPr>
          <w:rFonts w:eastAsia="Arial" w:cs="Arial"/>
          <w:b/>
          <w:szCs w:val="24"/>
        </w:rPr>
        <w:t>to</w:t>
      </w:r>
      <w:r w:rsidRPr="00C7771C">
        <w:rPr>
          <w:rFonts w:eastAsia="Arial" w:cs="Arial"/>
          <w:b/>
          <w:spacing w:val="1"/>
          <w:szCs w:val="24"/>
        </w:rPr>
        <w:t xml:space="preserve"> </w:t>
      </w:r>
      <w:r w:rsidRPr="00C7771C">
        <w:rPr>
          <w:rFonts w:eastAsia="Arial" w:cs="Arial"/>
          <w:b/>
          <w:szCs w:val="24"/>
        </w:rPr>
        <w:t>In</w:t>
      </w:r>
      <w:r w:rsidRPr="00C7771C">
        <w:rPr>
          <w:rFonts w:eastAsia="Arial" w:cs="Arial"/>
          <w:b/>
          <w:spacing w:val="1"/>
          <w:szCs w:val="24"/>
        </w:rPr>
        <w:t>s</w:t>
      </w:r>
      <w:r w:rsidRPr="00C7771C">
        <w:rPr>
          <w:rFonts w:eastAsia="Arial" w:cs="Arial"/>
          <w:b/>
          <w:szCs w:val="24"/>
        </w:rPr>
        <w:t>tall</w:t>
      </w:r>
      <w:r w:rsidRPr="00C7771C">
        <w:rPr>
          <w:rFonts w:eastAsia="Arial" w:cs="Arial"/>
          <w:b/>
          <w:spacing w:val="2"/>
          <w:szCs w:val="24"/>
        </w:rPr>
        <w:t xml:space="preserve"> </w:t>
      </w:r>
      <w:r w:rsidRPr="00C7771C">
        <w:rPr>
          <w:rFonts w:eastAsia="Arial" w:cs="Arial"/>
          <w:b/>
          <w:szCs w:val="24"/>
        </w:rPr>
        <w:t>–</w:t>
      </w:r>
      <w:r w:rsidRPr="00C7771C">
        <w:rPr>
          <w:rFonts w:eastAsia="Arial" w:cs="Arial"/>
          <w:b/>
          <w:spacing w:val="-1"/>
          <w:szCs w:val="24"/>
        </w:rPr>
        <w:t xml:space="preserve"> </w:t>
      </w:r>
      <w:r w:rsidRPr="00C7771C">
        <w:rPr>
          <w:rFonts w:eastAsia="Arial" w:cs="Arial"/>
          <w:b/>
          <w:spacing w:val="1"/>
          <w:szCs w:val="24"/>
        </w:rPr>
        <w:t>ea</w:t>
      </w:r>
      <w:r w:rsidRPr="00C7771C">
        <w:rPr>
          <w:rFonts w:eastAsia="Arial" w:cs="Arial"/>
          <w:b/>
          <w:spacing w:val="-1"/>
          <w:szCs w:val="24"/>
        </w:rPr>
        <w:t>s</w:t>
      </w:r>
      <w:r w:rsidRPr="00C7771C">
        <w:rPr>
          <w:rFonts w:eastAsia="Arial" w:cs="Arial"/>
          <w:b/>
          <w:szCs w:val="24"/>
        </w:rPr>
        <w:t>e</w:t>
      </w:r>
      <w:r w:rsidRPr="00C7771C">
        <w:rPr>
          <w:rFonts w:eastAsia="Arial" w:cs="Arial"/>
          <w:b/>
          <w:spacing w:val="-1"/>
          <w:szCs w:val="24"/>
        </w:rPr>
        <w:t xml:space="preserve"> </w:t>
      </w:r>
      <w:r w:rsidRPr="00C7771C">
        <w:rPr>
          <w:rFonts w:eastAsia="Arial" w:cs="Arial"/>
          <w:b/>
          <w:szCs w:val="24"/>
        </w:rPr>
        <w:t xml:space="preserve">of </w:t>
      </w:r>
      <w:r w:rsidRPr="00C7771C">
        <w:rPr>
          <w:rFonts w:eastAsia="Arial" w:cs="Arial"/>
          <w:b/>
          <w:spacing w:val="1"/>
          <w:szCs w:val="24"/>
        </w:rPr>
        <w:t>c</w:t>
      </w:r>
      <w:r w:rsidRPr="00C7771C">
        <w:rPr>
          <w:rFonts w:eastAsia="Arial" w:cs="Arial"/>
          <w:b/>
          <w:szCs w:val="24"/>
        </w:rPr>
        <w:t>on</w:t>
      </w:r>
      <w:r w:rsidRPr="00C7771C">
        <w:rPr>
          <w:rFonts w:eastAsia="Arial" w:cs="Arial"/>
          <w:b/>
          <w:spacing w:val="-4"/>
          <w:szCs w:val="24"/>
        </w:rPr>
        <w:t>v</w:t>
      </w:r>
      <w:r w:rsidRPr="00C7771C">
        <w:rPr>
          <w:rFonts w:eastAsia="Arial" w:cs="Arial"/>
          <w:b/>
          <w:spacing w:val="1"/>
          <w:szCs w:val="24"/>
        </w:rPr>
        <w:t>e</w:t>
      </w:r>
      <w:r w:rsidRPr="00C7771C">
        <w:rPr>
          <w:rFonts w:eastAsia="Arial" w:cs="Arial"/>
          <w:b/>
          <w:szCs w:val="24"/>
        </w:rPr>
        <w:t>r</w:t>
      </w:r>
      <w:r w:rsidRPr="00C7771C">
        <w:rPr>
          <w:rFonts w:eastAsia="Arial" w:cs="Arial"/>
          <w:b/>
          <w:spacing w:val="1"/>
          <w:szCs w:val="24"/>
        </w:rPr>
        <w:t>s</w:t>
      </w:r>
      <w:r w:rsidRPr="00C7771C">
        <w:rPr>
          <w:rFonts w:eastAsia="Arial" w:cs="Arial"/>
          <w:b/>
          <w:szCs w:val="24"/>
        </w:rPr>
        <w:t xml:space="preserve">ion &amp; </w:t>
      </w:r>
      <w:r w:rsidRPr="00C7771C">
        <w:rPr>
          <w:rFonts w:eastAsia="Arial" w:cs="Arial"/>
          <w:b/>
          <w:spacing w:val="1"/>
          <w:szCs w:val="24"/>
        </w:rPr>
        <w:t>i</w:t>
      </w:r>
      <w:r w:rsidRPr="00C7771C">
        <w:rPr>
          <w:rFonts w:eastAsia="Arial" w:cs="Arial"/>
          <w:b/>
          <w:szCs w:val="24"/>
        </w:rPr>
        <w:t>nstal</w:t>
      </w:r>
      <w:r w:rsidRPr="00C7771C">
        <w:rPr>
          <w:rFonts w:eastAsia="Arial" w:cs="Arial"/>
          <w:b/>
          <w:spacing w:val="1"/>
          <w:szCs w:val="24"/>
        </w:rPr>
        <w:t>la</w:t>
      </w:r>
      <w:r w:rsidRPr="00C7771C">
        <w:rPr>
          <w:rFonts w:eastAsia="Arial" w:cs="Arial"/>
          <w:b/>
          <w:szCs w:val="24"/>
        </w:rPr>
        <w:t>tion</w:t>
      </w:r>
    </w:p>
    <w:p w14:paraId="23845152"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n</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cial c</w:t>
      </w:r>
      <w:r w:rsidRPr="00C7771C">
        <w:rPr>
          <w:rFonts w:eastAsia="Arial" w:cs="Arial"/>
          <w:spacing w:val="1"/>
          <w:szCs w:val="24"/>
        </w:rPr>
        <w:t>on</w:t>
      </w:r>
      <w:r w:rsidRPr="00C7771C">
        <w:rPr>
          <w:rFonts w:eastAsia="Arial" w:cs="Arial"/>
          <w:szCs w:val="24"/>
        </w:rPr>
        <w:t>s</w:t>
      </w:r>
      <w:r w:rsidRPr="00C7771C">
        <w:rPr>
          <w:rFonts w:eastAsia="Arial" w:cs="Arial"/>
          <w:spacing w:val="-3"/>
          <w:szCs w:val="24"/>
        </w:rPr>
        <w:t>i</w:t>
      </w:r>
      <w:r w:rsidRPr="00C7771C">
        <w:rPr>
          <w:rFonts w:eastAsia="Arial" w:cs="Arial"/>
          <w:spacing w:val="1"/>
          <w:szCs w:val="24"/>
        </w:rPr>
        <w:t>de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ti</w:t>
      </w:r>
      <w:r w:rsidRPr="00C7771C">
        <w:rPr>
          <w:rFonts w:eastAsia="Arial" w:cs="Arial"/>
          <w:spacing w:val="1"/>
          <w:szCs w:val="24"/>
        </w:rPr>
        <w:t>on</w:t>
      </w:r>
      <w:r w:rsidRPr="00C7771C">
        <w:rPr>
          <w:rFonts w:eastAsia="Arial" w:cs="Arial"/>
          <w:szCs w:val="24"/>
        </w:rPr>
        <w:t xml:space="preserve">s </w:t>
      </w:r>
      <w:r w:rsidRPr="00C7771C">
        <w:rPr>
          <w:rFonts w:eastAsia="Arial" w:cs="Arial"/>
          <w:spacing w:val="-2"/>
          <w:szCs w:val="24"/>
        </w:rPr>
        <w:t>s</w:t>
      </w:r>
      <w:r w:rsidRPr="00C7771C">
        <w:rPr>
          <w:rFonts w:eastAsia="Arial" w:cs="Arial"/>
          <w:szCs w:val="24"/>
        </w:rPr>
        <w:t>t</w:t>
      </w:r>
      <w:r w:rsidRPr="00C7771C">
        <w:rPr>
          <w:rFonts w:eastAsia="Arial" w:cs="Arial"/>
          <w:spacing w:val="1"/>
          <w:szCs w:val="24"/>
        </w:rPr>
        <w:t>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zCs w:val="24"/>
        </w:rPr>
        <w:t>y</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r.</w:t>
      </w:r>
      <w:r w:rsidRPr="00C7771C">
        <w:rPr>
          <w:rFonts w:eastAsia="Arial" w:cs="Arial"/>
          <w:spacing w:val="-2"/>
          <w:szCs w:val="24"/>
        </w:rPr>
        <w:t xml:space="preserve"> </w:t>
      </w:r>
      <w:r w:rsidRPr="00C7771C">
        <w:rPr>
          <w:rFonts w:eastAsia="Arial" w:cs="Arial"/>
          <w:szCs w:val="24"/>
        </w:rPr>
        <w:t>No</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pe</w:t>
      </w:r>
      <w:r w:rsidRPr="00C7771C">
        <w:rPr>
          <w:rFonts w:eastAsia="Arial" w:cs="Arial"/>
          <w:szCs w:val="24"/>
        </w:rPr>
        <w:t xml:space="preserve">cial </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t</w:t>
      </w:r>
      <w:r w:rsidRPr="00C7771C">
        <w:rPr>
          <w:rFonts w:eastAsia="Arial" w:cs="Arial"/>
          <w:spacing w:val="-1"/>
          <w:szCs w:val="24"/>
        </w:rPr>
        <w:t>u</w:t>
      </w:r>
      <w:r w:rsidRPr="00C7771C">
        <w:rPr>
          <w:rFonts w:eastAsia="Arial" w:cs="Arial"/>
          <w:szCs w:val="24"/>
        </w:rPr>
        <w:t>p</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ed</w:t>
      </w:r>
      <w:r w:rsidRPr="00C7771C">
        <w:rPr>
          <w:rFonts w:eastAsia="Arial" w:cs="Arial"/>
          <w:szCs w:val="24"/>
        </w:rPr>
        <w:t>.</w:t>
      </w:r>
    </w:p>
    <w:p w14:paraId="26308638" w14:textId="77777777" w:rsidR="00C2015A" w:rsidRPr="00C7771C" w:rsidRDefault="00C2015A" w:rsidP="00C2015A">
      <w:pPr>
        <w:ind w:left="233"/>
        <w:rPr>
          <w:rFonts w:eastAsia="Arial" w:cs="Arial"/>
          <w:szCs w:val="24"/>
        </w:rPr>
      </w:pPr>
      <w:r w:rsidRPr="00C7771C">
        <w:rPr>
          <w:rFonts w:eastAsia="Arial" w:cs="Arial"/>
          <w:szCs w:val="24"/>
        </w:rPr>
        <w:t>1</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n</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cial c</w:t>
      </w:r>
      <w:r w:rsidRPr="00C7771C">
        <w:rPr>
          <w:rFonts w:eastAsia="Arial" w:cs="Arial"/>
          <w:spacing w:val="1"/>
          <w:szCs w:val="24"/>
        </w:rPr>
        <w:t>on</w:t>
      </w:r>
      <w:r w:rsidRPr="00C7771C">
        <w:rPr>
          <w:rFonts w:eastAsia="Arial" w:cs="Arial"/>
          <w:szCs w:val="24"/>
        </w:rPr>
        <w:t>s</w:t>
      </w:r>
      <w:r w:rsidRPr="00C7771C">
        <w:rPr>
          <w:rFonts w:eastAsia="Arial" w:cs="Arial"/>
          <w:spacing w:val="-3"/>
          <w:szCs w:val="24"/>
        </w:rPr>
        <w:t>i</w:t>
      </w:r>
      <w:r w:rsidRPr="00C7771C">
        <w:rPr>
          <w:rFonts w:eastAsia="Arial" w:cs="Arial"/>
          <w:spacing w:val="1"/>
          <w:szCs w:val="24"/>
        </w:rPr>
        <w:t>de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ti</w:t>
      </w:r>
      <w:r w:rsidRPr="00C7771C">
        <w:rPr>
          <w:rFonts w:eastAsia="Arial" w:cs="Arial"/>
          <w:spacing w:val="1"/>
          <w:szCs w:val="24"/>
        </w:rPr>
        <w:t>on</w:t>
      </w:r>
      <w:r w:rsidRPr="00C7771C">
        <w:rPr>
          <w:rFonts w:eastAsia="Arial" w:cs="Arial"/>
          <w:szCs w:val="24"/>
        </w:rPr>
        <w:t xml:space="preserve">s </w:t>
      </w:r>
      <w:r w:rsidRPr="00C7771C">
        <w:rPr>
          <w:rFonts w:eastAsia="Arial" w:cs="Arial"/>
          <w:spacing w:val="-2"/>
          <w:szCs w:val="24"/>
        </w:rPr>
        <w:t>s</w:t>
      </w:r>
      <w:r w:rsidRPr="00C7771C">
        <w:rPr>
          <w:rFonts w:eastAsia="Arial" w:cs="Arial"/>
          <w:szCs w:val="24"/>
        </w:rPr>
        <w:t>t</w:t>
      </w:r>
      <w:r w:rsidRPr="00C7771C">
        <w:rPr>
          <w:rFonts w:eastAsia="Arial" w:cs="Arial"/>
          <w:spacing w:val="1"/>
          <w:szCs w:val="24"/>
        </w:rPr>
        <w:t>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zCs w:val="24"/>
        </w:rPr>
        <w:t>y</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r.</w:t>
      </w:r>
      <w:r w:rsidRPr="00C7771C">
        <w:rPr>
          <w:rFonts w:eastAsia="Arial" w:cs="Arial"/>
          <w:spacing w:val="-2"/>
          <w:szCs w:val="24"/>
        </w:rPr>
        <w:t xml:space="preserve"> </w:t>
      </w:r>
      <w:r w:rsidRPr="00C7771C">
        <w:rPr>
          <w:rFonts w:eastAsia="Arial" w:cs="Arial"/>
          <w:szCs w:val="24"/>
        </w:rPr>
        <w:t>S</w:t>
      </w:r>
      <w:r w:rsidRPr="00C7771C">
        <w:rPr>
          <w:rFonts w:eastAsia="Arial" w:cs="Arial"/>
          <w:spacing w:val="1"/>
          <w:szCs w:val="24"/>
        </w:rPr>
        <w:t>pe</w:t>
      </w:r>
      <w:r w:rsidRPr="00C7771C">
        <w:rPr>
          <w:rFonts w:eastAsia="Arial" w:cs="Arial"/>
          <w:szCs w:val="24"/>
        </w:rPr>
        <w:t xml:space="preserve">cial </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t</w:t>
      </w:r>
      <w:r w:rsidRPr="00C7771C">
        <w:rPr>
          <w:rFonts w:eastAsia="Arial" w:cs="Arial"/>
          <w:spacing w:val="-1"/>
          <w:szCs w:val="24"/>
        </w:rPr>
        <w:t>u</w:t>
      </w:r>
      <w:r w:rsidRPr="00C7771C">
        <w:rPr>
          <w:rFonts w:eastAsia="Arial" w:cs="Arial"/>
          <w:szCs w:val="24"/>
        </w:rPr>
        <w:t>p</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ed</w:t>
      </w:r>
      <w:r w:rsidRPr="00C7771C">
        <w:rPr>
          <w:rFonts w:eastAsia="Arial" w:cs="Arial"/>
          <w:szCs w:val="24"/>
        </w:rPr>
        <w:t>.</w:t>
      </w:r>
    </w:p>
    <w:p w14:paraId="2E99CB24"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2</w:t>
      </w:r>
      <w:r w:rsidRPr="00C7771C">
        <w:rPr>
          <w:rFonts w:eastAsia="Arial" w:cs="Arial"/>
          <w:spacing w:val="1"/>
          <w:szCs w:val="24"/>
        </w:rPr>
        <w:t xml:space="preserve"> </w:t>
      </w:r>
      <w:r w:rsidRPr="00C7771C">
        <w:rPr>
          <w:rFonts w:eastAsia="Arial" w:cs="Arial"/>
          <w:szCs w:val="24"/>
        </w:rPr>
        <w:t>c</w:t>
      </w:r>
      <w:r w:rsidRPr="00C7771C">
        <w:rPr>
          <w:rFonts w:eastAsia="Arial" w:cs="Arial"/>
          <w:spacing w:val="1"/>
          <w:szCs w:val="24"/>
        </w:rPr>
        <w:t>on</w:t>
      </w:r>
      <w:r w:rsidRPr="00C7771C">
        <w:rPr>
          <w:rFonts w:eastAsia="Arial" w:cs="Arial"/>
          <w:spacing w:val="-2"/>
          <w:szCs w:val="24"/>
        </w:rPr>
        <w:t>v</w:t>
      </w:r>
      <w:r w:rsidRPr="00C7771C">
        <w:rPr>
          <w:rFonts w:eastAsia="Arial" w:cs="Arial"/>
          <w:spacing w:val="1"/>
          <w:szCs w:val="24"/>
        </w:rPr>
        <w:t>e</w:t>
      </w:r>
      <w:r w:rsidRPr="00C7771C">
        <w:rPr>
          <w:rFonts w:eastAsia="Arial" w:cs="Arial"/>
          <w:szCs w:val="24"/>
        </w:rPr>
        <w:t>rs</w:t>
      </w:r>
      <w:r w:rsidRPr="00C7771C">
        <w:rPr>
          <w:rFonts w:eastAsia="Arial" w:cs="Arial"/>
          <w:spacing w:val="-1"/>
          <w:szCs w:val="24"/>
        </w:rPr>
        <w: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zCs w:val="24"/>
        </w:rPr>
        <w:t>i</w:t>
      </w:r>
      <w:r w:rsidRPr="00C7771C">
        <w:rPr>
          <w:rFonts w:eastAsia="Arial" w:cs="Arial"/>
          <w:spacing w:val="1"/>
          <w:szCs w:val="24"/>
        </w:rPr>
        <w:t>n</w:t>
      </w:r>
      <w:r w:rsidRPr="00C7771C">
        <w:rPr>
          <w:rFonts w:eastAsia="Arial" w:cs="Arial"/>
          <w:szCs w:val="24"/>
        </w:rPr>
        <w:t>st</w:t>
      </w:r>
      <w:r w:rsidRPr="00C7771C">
        <w:rPr>
          <w:rFonts w:eastAsia="Arial" w:cs="Arial"/>
          <w:spacing w:val="1"/>
          <w:szCs w:val="24"/>
        </w:rPr>
        <w:t>a</w:t>
      </w:r>
      <w:r w:rsidRPr="00C7771C">
        <w:rPr>
          <w:rFonts w:eastAsia="Arial" w:cs="Arial"/>
          <w:szCs w:val="24"/>
        </w:rPr>
        <w:t>l</w:t>
      </w:r>
      <w:r w:rsidRPr="00C7771C">
        <w:rPr>
          <w:rFonts w:eastAsia="Arial" w:cs="Arial"/>
          <w:spacing w:val="-1"/>
          <w:szCs w:val="24"/>
        </w:rPr>
        <w:t>la</w:t>
      </w:r>
      <w:r w:rsidRPr="00C7771C">
        <w:rPr>
          <w:rFonts w:eastAsia="Arial" w:cs="Arial"/>
          <w:szCs w:val="24"/>
        </w:rPr>
        <w:t>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pacing w:val="-1"/>
          <w:szCs w:val="24"/>
        </w:rPr>
        <w:t>m</w:t>
      </w:r>
      <w:r w:rsidRPr="00C7771C">
        <w:rPr>
          <w:rFonts w:eastAsia="Arial" w:cs="Arial"/>
          <w:spacing w:val="1"/>
          <w:szCs w:val="24"/>
        </w:rPr>
        <w:t>en</w:t>
      </w:r>
      <w:r w:rsidRPr="00C7771C">
        <w:rPr>
          <w:rFonts w:eastAsia="Arial" w:cs="Arial"/>
          <w:szCs w:val="24"/>
        </w:rPr>
        <w:t>ts</w:t>
      </w:r>
      <w:r w:rsidRPr="00C7771C">
        <w:rPr>
          <w:rFonts w:eastAsia="Arial" w:cs="Arial"/>
          <w:spacing w:val="-2"/>
          <w:szCs w:val="24"/>
        </w:rPr>
        <w:t xml:space="preserve"> </w:t>
      </w:r>
      <w:r w:rsidRPr="00C7771C">
        <w:rPr>
          <w:rFonts w:eastAsia="Arial" w:cs="Arial"/>
          <w:szCs w:val="24"/>
        </w:rPr>
        <w:t>s</w:t>
      </w:r>
      <w:r w:rsidRPr="00C7771C">
        <w:rPr>
          <w:rFonts w:eastAsia="Arial" w:cs="Arial"/>
          <w:spacing w:val="1"/>
          <w:szCs w:val="24"/>
        </w:rPr>
        <w:t>ta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b</w:t>
      </w:r>
      <w:r w:rsidRPr="00C7771C">
        <w:rPr>
          <w:rFonts w:eastAsia="Arial" w:cs="Arial"/>
          <w:szCs w:val="24"/>
        </w:rPr>
        <w:t>y</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 xml:space="preserve">r. </w:t>
      </w:r>
      <w:r w:rsidRPr="00C7771C">
        <w:rPr>
          <w:rFonts w:eastAsia="Arial" w:cs="Arial"/>
          <w:spacing w:val="-2"/>
          <w:szCs w:val="24"/>
        </w:rPr>
        <w:t>I</w:t>
      </w:r>
      <w:r w:rsidRPr="00C7771C">
        <w:rPr>
          <w:rFonts w:eastAsia="Arial" w:cs="Arial"/>
          <w:spacing w:val="1"/>
          <w:szCs w:val="24"/>
        </w:rPr>
        <w:t>m</w:t>
      </w:r>
      <w:r w:rsidRPr="00C7771C">
        <w:rPr>
          <w:rFonts w:eastAsia="Arial" w:cs="Arial"/>
          <w:spacing w:val="-1"/>
          <w:szCs w:val="24"/>
        </w:rPr>
        <w:t>p</w:t>
      </w:r>
      <w:r w:rsidRPr="00C7771C">
        <w:rPr>
          <w:rFonts w:eastAsia="Arial" w:cs="Arial"/>
          <w:spacing w:val="1"/>
          <w:szCs w:val="24"/>
        </w:rPr>
        <w:t>a</w:t>
      </w:r>
      <w:r w:rsidRPr="00C7771C">
        <w:rPr>
          <w:rFonts w:eastAsia="Arial" w:cs="Arial"/>
          <w:szCs w:val="24"/>
        </w:rPr>
        <w:t>ct</w:t>
      </w:r>
      <w:r w:rsidRPr="00C7771C">
        <w:rPr>
          <w:rFonts w:eastAsia="Arial" w:cs="Arial"/>
          <w:spacing w:val="-1"/>
          <w:szCs w:val="24"/>
        </w:rPr>
        <w:t xml:space="preserve"> </w:t>
      </w:r>
      <w:r w:rsidRPr="00C7771C">
        <w:rPr>
          <w:rFonts w:eastAsia="Arial" w:cs="Arial"/>
          <w:spacing w:val="1"/>
          <w:szCs w:val="24"/>
        </w:rPr>
        <w:t>no</w:t>
      </w:r>
      <w:r w:rsidRPr="00C7771C">
        <w:rPr>
          <w:rFonts w:eastAsia="Arial" w:cs="Arial"/>
          <w:szCs w:val="24"/>
        </w:rPr>
        <w:t>t</w:t>
      </w:r>
      <w:r w:rsidRPr="00C7771C">
        <w:rPr>
          <w:rFonts w:eastAsia="Arial" w:cs="Arial"/>
          <w:spacing w:val="9"/>
          <w:szCs w:val="24"/>
        </w:rPr>
        <w:t xml:space="preserve"> </w:t>
      </w:r>
      <w:r w:rsidRPr="00C7771C">
        <w:rPr>
          <w:rFonts w:eastAsia="Arial" w:cs="Arial"/>
          <w:spacing w:val="-2"/>
          <w:szCs w:val="24"/>
        </w:rPr>
        <w:t>c</w:t>
      </w:r>
      <w:r w:rsidRPr="00C7771C">
        <w:rPr>
          <w:rFonts w:eastAsia="Arial" w:cs="Arial"/>
          <w:spacing w:val="1"/>
          <w:szCs w:val="24"/>
        </w:rPr>
        <w:t>on</w:t>
      </w:r>
      <w:r w:rsidRPr="00C7771C">
        <w:rPr>
          <w:rFonts w:eastAsia="Arial" w:cs="Arial"/>
          <w:szCs w:val="24"/>
        </w:rPr>
        <w:t>sid</w:t>
      </w:r>
      <w:r w:rsidRPr="00C7771C">
        <w:rPr>
          <w:rFonts w:eastAsia="Arial" w:cs="Arial"/>
          <w:spacing w:val="1"/>
          <w:szCs w:val="24"/>
        </w:rPr>
        <w:t>e</w:t>
      </w:r>
      <w:r w:rsidRPr="00C7771C">
        <w:rPr>
          <w:rFonts w:eastAsia="Arial" w:cs="Arial"/>
          <w:szCs w:val="24"/>
        </w:rPr>
        <w:t>r</w:t>
      </w:r>
      <w:r w:rsidRPr="00C7771C">
        <w:rPr>
          <w:rFonts w:eastAsia="Arial" w:cs="Arial"/>
          <w:spacing w:val="-2"/>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i</w:t>
      </w:r>
      <w:r w:rsidRPr="00C7771C">
        <w:rPr>
          <w:rFonts w:eastAsia="Arial" w:cs="Arial"/>
          <w:spacing w:val="-1"/>
          <w:szCs w:val="24"/>
        </w:rPr>
        <w:t>m</w:t>
      </w:r>
      <w:r w:rsidRPr="00C7771C">
        <w:rPr>
          <w:rFonts w:eastAsia="Arial" w:cs="Arial"/>
          <w:spacing w:val="1"/>
          <w:szCs w:val="24"/>
        </w:rPr>
        <w:t>po</w:t>
      </w:r>
      <w:r w:rsidRPr="00C7771C">
        <w:rPr>
          <w:rFonts w:eastAsia="Arial" w:cs="Arial"/>
          <w:szCs w:val="24"/>
        </w:rPr>
        <w:t>rt</w:t>
      </w:r>
      <w:r w:rsidRPr="00C7771C">
        <w:rPr>
          <w:rFonts w:eastAsia="Arial" w:cs="Arial"/>
          <w:spacing w:val="-2"/>
          <w:szCs w:val="24"/>
        </w:rPr>
        <w:t>a</w:t>
      </w:r>
      <w:r w:rsidRPr="00C7771C">
        <w:rPr>
          <w:rFonts w:eastAsia="Arial" w:cs="Arial"/>
          <w:spacing w:val="1"/>
          <w:szCs w:val="24"/>
        </w:rPr>
        <w:t>n</w:t>
      </w:r>
      <w:r w:rsidRPr="00C7771C">
        <w:rPr>
          <w:rFonts w:eastAsia="Arial" w:cs="Arial"/>
          <w:szCs w:val="24"/>
        </w:rPr>
        <w:t>t.</w:t>
      </w:r>
    </w:p>
    <w:p w14:paraId="5D12F1C7" w14:textId="77777777" w:rsidR="00C2015A" w:rsidRPr="00C7771C" w:rsidRDefault="00C2015A" w:rsidP="00C2015A">
      <w:pPr>
        <w:ind w:left="233"/>
        <w:rPr>
          <w:rFonts w:eastAsia="Arial" w:cs="Arial"/>
          <w:szCs w:val="24"/>
        </w:rPr>
      </w:pPr>
      <w:r w:rsidRPr="00C7771C">
        <w:rPr>
          <w:rFonts w:eastAsia="Arial" w:cs="Arial"/>
          <w:szCs w:val="24"/>
        </w:rPr>
        <w:t>3</w:t>
      </w:r>
      <w:r w:rsidRPr="00C7771C">
        <w:rPr>
          <w:rFonts w:eastAsia="Arial" w:cs="Arial"/>
          <w:spacing w:val="1"/>
          <w:szCs w:val="24"/>
        </w:rPr>
        <w:t xml:space="preserve"> </w:t>
      </w:r>
      <w:r w:rsidRPr="00C7771C">
        <w:rPr>
          <w:rFonts w:eastAsia="Arial" w:cs="Arial"/>
          <w:szCs w:val="24"/>
        </w:rPr>
        <w:t>c</w:t>
      </w:r>
      <w:r w:rsidRPr="00C7771C">
        <w:rPr>
          <w:rFonts w:eastAsia="Arial" w:cs="Arial"/>
          <w:spacing w:val="1"/>
          <w:szCs w:val="24"/>
        </w:rPr>
        <w:t>on</w:t>
      </w:r>
      <w:r w:rsidRPr="00C7771C">
        <w:rPr>
          <w:rFonts w:eastAsia="Arial" w:cs="Arial"/>
          <w:spacing w:val="-2"/>
          <w:szCs w:val="24"/>
        </w:rPr>
        <w:t>v</w:t>
      </w:r>
      <w:r w:rsidRPr="00C7771C">
        <w:rPr>
          <w:rFonts w:eastAsia="Arial" w:cs="Arial"/>
          <w:spacing w:val="1"/>
          <w:szCs w:val="24"/>
        </w:rPr>
        <w:t>e</w:t>
      </w:r>
      <w:r w:rsidRPr="00C7771C">
        <w:rPr>
          <w:rFonts w:eastAsia="Arial" w:cs="Arial"/>
          <w:szCs w:val="24"/>
        </w:rPr>
        <w:t>rs</w:t>
      </w:r>
      <w:r w:rsidRPr="00C7771C">
        <w:rPr>
          <w:rFonts w:eastAsia="Arial" w:cs="Arial"/>
          <w:spacing w:val="-1"/>
          <w:szCs w:val="24"/>
        </w:rPr>
        <w: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zCs w:val="24"/>
        </w:rPr>
        <w:t>i</w:t>
      </w:r>
      <w:r w:rsidRPr="00C7771C">
        <w:rPr>
          <w:rFonts w:eastAsia="Arial" w:cs="Arial"/>
          <w:spacing w:val="1"/>
          <w:szCs w:val="24"/>
        </w:rPr>
        <w:t>n</w:t>
      </w:r>
      <w:r w:rsidRPr="00C7771C">
        <w:rPr>
          <w:rFonts w:eastAsia="Arial" w:cs="Arial"/>
          <w:szCs w:val="24"/>
        </w:rPr>
        <w:t>st</w:t>
      </w:r>
      <w:r w:rsidRPr="00C7771C">
        <w:rPr>
          <w:rFonts w:eastAsia="Arial" w:cs="Arial"/>
          <w:spacing w:val="1"/>
          <w:szCs w:val="24"/>
        </w:rPr>
        <w:t>a</w:t>
      </w:r>
      <w:r w:rsidRPr="00C7771C">
        <w:rPr>
          <w:rFonts w:eastAsia="Arial" w:cs="Arial"/>
          <w:szCs w:val="24"/>
        </w:rPr>
        <w:t>l</w:t>
      </w:r>
      <w:r w:rsidRPr="00C7771C">
        <w:rPr>
          <w:rFonts w:eastAsia="Arial" w:cs="Arial"/>
          <w:spacing w:val="-1"/>
          <w:szCs w:val="24"/>
        </w:rPr>
        <w:t>la</w:t>
      </w:r>
      <w:r w:rsidRPr="00C7771C">
        <w:rPr>
          <w:rFonts w:eastAsia="Arial" w:cs="Arial"/>
          <w:szCs w:val="24"/>
        </w:rPr>
        <w:t>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pacing w:val="-1"/>
          <w:szCs w:val="24"/>
        </w:rPr>
        <w:t>m</w:t>
      </w:r>
      <w:r w:rsidRPr="00C7771C">
        <w:rPr>
          <w:rFonts w:eastAsia="Arial" w:cs="Arial"/>
          <w:spacing w:val="1"/>
          <w:szCs w:val="24"/>
        </w:rPr>
        <w:t>en</w:t>
      </w:r>
      <w:r w:rsidRPr="00C7771C">
        <w:rPr>
          <w:rFonts w:eastAsia="Arial" w:cs="Arial"/>
          <w:szCs w:val="24"/>
        </w:rPr>
        <w:t>ts</w:t>
      </w:r>
      <w:r w:rsidRPr="00C7771C">
        <w:rPr>
          <w:rFonts w:eastAsia="Arial" w:cs="Arial"/>
          <w:spacing w:val="-2"/>
          <w:szCs w:val="24"/>
        </w:rPr>
        <w:t xml:space="preserve"> </w:t>
      </w:r>
      <w:r w:rsidRPr="00C7771C">
        <w:rPr>
          <w:rFonts w:eastAsia="Arial" w:cs="Arial"/>
          <w:szCs w:val="24"/>
        </w:rPr>
        <w:t>s</w:t>
      </w:r>
      <w:r w:rsidRPr="00C7771C">
        <w:rPr>
          <w:rFonts w:eastAsia="Arial" w:cs="Arial"/>
          <w:spacing w:val="1"/>
          <w:szCs w:val="24"/>
        </w:rPr>
        <w:t>ta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b</w:t>
      </w:r>
      <w:r w:rsidRPr="00C7771C">
        <w:rPr>
          <w:rFonts w:eastAsia="Arial" w:cs="Arial"/>
          <w:szCs w:val="24"/>
        </w:rPr>
        <w:t>y</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 xml:space="preserve">r. </w:t>
      </w:r>
      <w:r w:rsidRPr="00C7771C">
        <w:rPr>
          <w:rFonts w:eastAsia="Arial" w:cs="Arial"/>
          <w:spacing w:val="-2"/>
          <w:szCs w:val="24"/>
        </w:rPr>
        <w:t>I</w:t>
      </w:r>
      <w:r w:rsidRPr="00C7771C">
        <w:rPr>
          <w:rFonts w:eastAsia="Arial" w:cs="Arial"/>
          <w:spacing w:val="1"/>
          <w:szCs w:val="24"/>
        </w:rPr>
        <w:t>m</w:t>
      </w:r>
      <w:r w:rsidRPr="00C7771C">
        <w:rPr>
          <w:rFonts w:eastAsia="Arial" w:cs="Arial"/>
          <w:spacing w:val="-1"/>
          <w:szCs w:val="24"/>
        </w:rPr>
        <w:t>p</w:t>
      </w:r>
      <w:r w:rsidRPr="00C7771C">
        <w:rPr>
          <w:rFonts w:eastAsia="Arial" w:cs="Arial"/>
          <w:spacing w:val="1"/>
          <w:szCs w:val="24"/>
        </w:rPr>
        <w:t>a</w:t>
      </w:r>
      <w:r w:rsidRPr="00C7771C">
        <w:rPr>
          <w:rFonts w:eastAsia="Arial" w:cs="Arial"/>
          <w:szCs w:val="24"/>
        </w:rPr>
        <w:t>ct</w:t>
      </w:r>
      <w:r w:rsidRPr="00C7771C">
        <w:rPr>
          <w:rFonts w:eastAsia="Arial" w:cs="Arial"/>
          <w:spacing w:val="1"/>
          <w:szCs w:val="24"/>
        </w:rPr>
        <w:t xml:space="preserve"> </w:t>
      </w:r>
      <w:r w:rsidRPr="00C7771C">
        <w:rPr>
          <w:rFonts w:eastAsia="Arial" w:cs="Arial"/>
          <w:spacing w:val="-2"/>
          <w:szCs w:val="24"/>
        </w:rPr>
        <w:t>c</w:t>
      </w:r>
      <w:r w:rsidRPr="00C7771C">
        <w:rPr>
          <w:rFonts w:eastAsia="Arial" w:cs="Arial"/>
          <w:spacing w:val="1"/>
          <w:szCs w:val="24"/>
        </w:rPr>
        <w:t>on</w:t>
      </w:r>
      <w:r w:rsidRPr="00C7771C">
        <w:rPr>
          <w:rFonts w:eastAsia="Arial" w:cs="Arial"/>
          <w:spacing w:val="-2"/>
          <w:szCs w:val="24"/>
        </w:rPr>
        <w:t>s</w:t>
      </w:r>
      <w:r w:rsidRPr="00C7771C">
        <w:rPr>
          <w:rFonts w:eastAsia="Arial" w:cs="Arial"/>
          <w:szCs w:val="24"/>
        </w:rPr>
        <w:t>id</w:t>
      </w:r>
      <w:r w:rsidRPr="00C7771C">
        <w:rPr>
          <w:rFonts w:eastAsia="Arial" w:cs="Arial"/>
          <w:spacing w:val="1"/>
          <w:szCs w:val="24"/>
        </w:rPr>
        <w:t>e</w:t>
      </w:r>
      <w:r w:rsidRPr="00C7771C">
        <w:rPr>
          <w:rFonts w:eastAsia="Arial" w:cs="Arial"/>
          <w:szCs w:val="24"/>
        </w:rPr>
        <w:t>red</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pacing w:val="1"/>
          <w:szCs w:val="24"/>
        </w:rPr>
        <w:t>mpo</w:t>
      </w:r>
      <w:r w:rsidRPr="00C7771C">
        <w:rPr>
          <w:rFonts w:eastAsia="Arial" w:cs="Arial"/>
          <w:szCs w:val="24"/>
        </w:rPr>
        <w:t>r</w:t>
      </w:r>
      <w:r w:rsidRPr="00C7771C">
        <w:rPr>
          <w:rFonts w:eastAsia="Arial" w:cs="Arial"/>
          <w:spacing w:val="-3"/>
          <w:szCs w:val="24"/>
        </w:rPr>
        <w:t>t</w:t>
      </w:r>
      <w:r w:rsidRPr="00C7771C">
        <w:rPr>
          <w:rFonts w:eastAsia="Arial" w:cs="Arial"/>
          <w:spacing w:val="1"/>
          <w:szCs w:val="24"/>
        </w:rPr>
        <w:t>an</w:t>
      </w:r>
      <w:r w:rsidRPr="00C7771C">
        <w:rPr>
          <w:rFonts w:eastAsia="Arial" w:cs="Arial"/>
          <w:spacing w:val="-2"/>
          <w:szCs w:val="24"/>
        </w:rPr>
        <w:t>t</w:t>
      </w:r>
      <w:r w:rsidRPr="00C7771C">
        <w:rPr>
          <w:rFonts w:eastAsia="Arial" w:cs="Arial"/>
          <w:szCs w:val="24"/>
        </w:rPr>
        <w:t>.</w:t>
      </w:r>
    </w:p>
    <w:p w14:paraId="3AD246FF" w14:textId="77777777" w:rsidR="00C2015A" w:rsidRPr="00C7771C" w:rsidRDefault="00C2015A" w:rsidP="00C2015A">
      <w:pPr>
        <w:ind w:left="233"/>
        <w:rPr>
          <w:rFonts w:eastAsia="Arial" w:cs="Arial"/>
          <w:szCs w:val="24"/>
        </w:rPr>
      </w:pPr>
      <w:r w:rsidRPr="00C7771C">
        <w:rPr>
          <w:rFonts w:eastAsia="Arial" w:cs="Arial"/>
          <w:szCs w:val="24"/>
        </w:rPr>
        <w:t>4</w:t>
      </w:r>
      <w:r w:rsidRPr="00C7771C">
        <w:rPr>
          <w:rFonts w:eastAsia="Arial" w:cs="Arial"/>
          <w:spacing w:val="1"/>
          <w:szCs w:val="24"/>
        </w:rPr>
        <w:t xml:space="preserve"> </w:t>
      </w:r>
      <w:r w:rsidRPr="00C7771C">
        <w:rPr>
          <w:rFonts w:eastAsia="Arial" w:cs="Arial"/>
          <w:szCs w:val="24"/>
        </w:rPr>
        <w:t>in</w:t>
      </w:r>
      <w:r w:rsidRPr="00C7771C">
        <w:rPr>
          <w:rFonts w:eastAsia="Arial" w:cs="Arial"/>
          <w:spacing w:val="1"/>
          <w:szCs w:val="24"/>
        </w:rPr>
        <w:t xml:space="preserve"> </w:t>
      </w:r>
      <w:r w:rsidRPr="00C7771C">
        <w:rPr>
          <w:rFonts w:eastAsia="Arial" w:cs="Arial"/>
          <w:spacing w:val="-1"/>
          <w:szCs w:val="24"/>
        </w:rPr>
        <w:t>a</w:t>
      </w:r>
      <w:r w:rsidRPr="00C7771C">
        <w:rPr>
          <w:rFonts w:eastAsia="Arial" w:cs="Arial"/>
          <w:spacing w:val="1"/>
          <w:szCs w:val="24"/>
        </w:rPr>
        <w:t>dd</w:t>
      </w:r>
      <w:r w:rsidRPr="00C7771C">
        <w:rPr>
          <w:rFonts w:eastAsia="Arial" w:cs="Arial"/>
          <w:szCs w:val="24"/>
        </w:rPr>
        <w:t>iti</w:t>
      </w:r>
      <w:r w:rsidRPr="00C7771C">
        <w:rPr>
          <w:rFonts w:eastAsia="Arial" w:cs="Arial"/>
          <w:spacing w:val="-2"/>
          <w:szCs w:val="24"/>
        </w:rPr>
        <w:t>o</w:t>
      </w:r>
      <w:r w:rsidRPr="00C7771C">
        <w:rPr>
          <w:rFonts w:eastAsia="Arial" w:cs="Arial"/>
          <w:szCs w:val="24"/>
        </w:rPr>
        <w:t>n</w:t>
      </w:r>
      <w:r w:rsidRPr="00C7771C">
        <w:rPr>
          <w:rFonts w:eastAsia="Arial" w:cs="Arial"/>
          <w:spacing w:val="1"/>
          <w:szCs w:val="24"/>
        </w:rPr>
        <w:t xml:space="preserve"> t</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2</w:t>
      </w:r>
      <w:r w:rsidRPr="00C7771C">
        <w:rPr>
          <w:rFonts w:eastAsia="Arial" w:cs="Arial"/>
          <w:szCs w:val="24"/>
        </w:rPr>
        <w:t>,</w:t>
      </w:r>
      <w:r w:rsidRPr="00C7771C">
        <w:rPr>
          <w:rFonts w:eastAsia="Arial" w:cs="Arial"/>
          <w:spacing w:val="-1"/>
          <w:szCs w:val="24"/>
        </w:rPr>
        <w:t xml:space="preserve"> </w:t>
      </w:r>
      <w:r w:rsidRPr="00C7771C">
        <w:rPr>
          <w:rFonts w:eastAsia="Arial" w:cs="Arial"/>
          <w:spacing w:val="1"/>
          <w:szCs w:val="24"/>
        </w:rPr>
        <w:t>au</w:t>
      </w:r>
      <w:r w:rsidRPr="00C7771C">
        <w:rPr>
          <w:rFonts w:eastAsia="Arial" w:cs="Arial"/>
          <w:spacing w:val="-2"/>
          <w:szCs w:val="24"/>
        </w:rPr>
        <w:t>t</w:t>
      </w:r>
      <w:r w:rsidRPr="00C7771C">
        <w:rPr>
          <w:rFonts w:eastAsia="Arial" w:cs="Arial"/>
          <w:spacing w:val="-1"/>
          <w:szCs w:val="24"/>
        </w:rPr>
        <w:t>o</w:t>
      </w:r>
      <w:r w:rsidRPr="00C7771C">
        <w:rPr>
          <w:rFonts w:eastAsia="Arial" w:cs="Arial"/>
          <w:spacing w:val="1"/>
          <w:szCs w:val="24"/>
        </w:rPr>
        <w:t>ma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2"/>
          <w:szCs w:val="24"/>
        </w:rPr>
        <w:t>c</w:t>
      </w:r>
      <w:r w:rsidRPr="00C7771C">
        <w:rPr>
          <w:rFonts w:eastAsia="Arial" w:cs="Arial"/>
          <w:spacing w:val="1"/>
          <w:szCs w:val="24"/>
        </w:rPr>
        <w:t>on</w:t>
      </w:r>
      <w:r w:rsidRPr="00C7771C">
        <w:rPr>
          <w:rFonts w:eastAsia="Arial" w:cs="Arial"/>
          <w:spacing w:val="-2"/>
          <w:szCs w:val="24"/>
        </w:rPr>
        <w:t>v</w:t>
      </w:r>
      <w:r w:rsidRPr="00C7771C">
        <w:rPr>
          <w:rFonts w:eastAsia="Arial" w:cs="Arial"/>
          <w:spacing w:val="1"/>
          <w:szCs w:val="24"/>
        </w:rPr>
        <w:t>e</w:t>
      </w:r>
      <w:r w:rsidRPr="00C7771C">
        <w:rPr>
          <w:rFonts w:eastAsia="Arial" w:cs="Arial"/>
          <w:szCs w:val="24"/>
        </w:rPr>
        <w:t>rs</w:t>
      </w:r>
      <w:r w:rsidRPr="00C7771C">
        <w:rPr>
          <w:rFonts w:eastAsia="Arial" w:cs="Arial"/>
          <w:spacing w:val="-1"/>
          <w:szCs w:val="24"/>
        </w:rPr>
        <w: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pacing w:val="-1"/>
          <w:szCs w:val="24"/>
        </w:rPr>
        <w:t>n</w:t>
      </w:r>
      <w:r w:rsidRPr="00C7771C">
        <w:rPr>
          <w:rFonts w:eastAsia="Arial" w:cs="Arial"/>
          <w:szCs w:val="24"/>
        </w:rPr>
        <w:t>st</w:t>
      </w:r>
      <w:r w:rsidRPr="00C7771C">
        <w:rPr>
          <w:rFonts w:eastAsia="Arial" w:cs="Arial"/>
          <w:spacing w:val="1"/>
          <w:szCs w:val="24"/>
        </w:rPr>
        <w:t>a</w:t>
      </w:r>
      <w:r w:rsidRPr="00C7771C">
        <w:rPr>
          <w:rFonts w:eastAsia="Arial" w:cs="Arial"/>
          <w:szCs w:val="24"/>
        </w:rPr>
        <w:t>l</w:t>
      </w:r>
      <w:r w:rsidRPr="00C7771C">
        <w:rPr>
          <w:rFonts w:eastAsia="Arial" w:cs="Arial"/>
          <w:spacing w:val="-1"/>
          <w:szCs w:val="24"/>
        </w:rPr>
        <w:t>l</w:t>
      </w:r>
      <w:r w:rsidRPr="00C7771C">
        <w:rPr>
          <w:rFonts w:eastAsia="Arial" w:cs="Arial"/>
          <w:spacing w:val="1"/>
          <w:szCs w:val="24"/>
        </w:rPr>
        <w:t>a</w:t>
      </w:r>
      <w:r w:rsidRPr="00C7771C">
        <w:rPr>
          <w:rFonts w:eastAsia="Arial" w:cs="Arial"/>
          <w:szCs w:val="24"/>
        </w:rPr>
        <w:t>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too</w:t>
      </w:r>
      <w:r w:rsidRPr="00C7771C">
        <w:rPr>
          <w:rFonts w:eastAsia="Arial" w:cs="Arial"/>
          <w:szCs w:val="24"/>
        </w:rPr>
        <w:t>ls</w:t>
      </w:r>
      <w:r w:rsidRPr="00C7771C">
        <w:rPr>
          <w:rFonts w:eastAsia="Arial" w:cs="Arial"/>
          <w:spacing w:val="-2"/>
          <w:szCs w:val="24"/>
        </w:rPr>
        <w:t xml:space="preserve"> </w:t>
      </w:r>
      <w:r w:rsidRPr="00C7771C">
        <w:rPr>
          <w:rFonts w:eastAsia="Arial" w:cs="Arial"/>
          <w:spacing w:val="1"/>
          <w:szCs w:val="24"/>
        </w:rPr>
        <w:t>p</w:t>
      </w:r>
      <w:r w:rsidRPr="00C7771C">
        <w:rPr>
          <w:rFonts w:eastAsia="Arial" w:cs="Arial"/>
          <w:szCs w:val="24"/>
        </w:rPr>
        <w:t>ro</w:t>
      </w:r>
      <w:r w:rsidRPr="00C7771C">
        <w:rPr>
          <w:rFonts w:eastAsia="Arial" w:cs="Arial"/>
          <w:spacing w:val="-2"/>
          <w:szCs w:val="24"/>
        </w:rPr>
        <w:t>v</w:t>
      </w:r>
      <w:r w:rsidRPr="00C7771C">
        <w:rPr>
          <w:rFonts w:eastAsia="Arial" w:cs="Arial"/>
          <w:szCs w:val="24"/>
        </w:rPr>
        <w:t>id</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pacing w:val="1"/>
          <w:szCs w:val="24"/>
        </w:rPr>
        <w:t>e</w:t>
      </w:r>
      <w:r w:rsidRPr="00C7771C">
        <w:rPr>
          <w:rFonts w:eastAsia="Arial" w:cs="Arial"/>
          <w:szCs w:val="24"/>
        </w:rPr>
        <w:t>st</w:t>
      </w:r>
      <w:r w:rsidRPr="00C7771C">
        <w:rPr>
          <w:rFonts w:eastAsia="Arial" w:cs="Arial"/>
          <w:spacing w:val="-1"/>
          <w:szCs w:val="24"/>
        </w:rPr>
        <w:t>e</w:t>
      </w:r>
      <w:r w:rsidRPr="00C7771C">
        <w:rPr>
          <w:rFonts w:eastAsia="Arial" w:cs="Arial"/>
          <w:szCs w:val="24"/>
        </w:rPr>
        <w:t>d</w:t>
      </w:r>
    </w:p>
    <w:p w14:paraId="2FFA6719" w14:textId="77777777" w:rsidR="00C2015A" w:rsidRPr="00C7771C" w:rsidRDefault="00C2015A" w:rsidP="00C2015A">
      <w:pPr>
        <w:spacing w:line="260" w:lineRule="exact"/>
        <w:ind w:left="233"/>
        <w:rPr>
          <w:rFonts w:eastAsia="Arial" w:cs="Arial"/>
          <w:szCs w:val="24"/>
        </w:rPr>
      </w:pPr>
      <w:r w:rsidRPr="00C7771C">
        <w:rPr>
          <w:rFonts w:eastAsia="Arial" w:cs="Arial"/>
          <w:position w:val="-1"/>
          <w:szCs w:val="24"/>
        </w:rPr>
        <w:t>5</w:t>
      </w:r>
      <w:r w:rsidRPr="00C7771C">
        <w:rPr>
          <w:rFonts w:eastAsia="Arial" w:cs="Arial"/>
          <w:spacing w:val="1"/>
          <w:position w:val="-1"/>
          <w:szCs w:val="24"/>
        </w:rPr>
        <w:t xml:space="preserve"> </w:t>
      </w:r>
      <w:r w:rsidRPr="00C7771C">
        <w:rPr>
          <w:rFonts w:eastAsia="Arial" w:cs="Arial"/>
          <w:position w:val="-1"/>
          <w:szCs w:val="24"/>
        </w:rPr>
        <w:t>in</w:t>
      </w:r>
      <w:r w:rsidRPr="00C7771C">
        <w:rPr>
          <w:rFonts w:eastAsia="Arial" w:cs="Arial"/>
          <w:spacing w:val="1"/>
          <w:position w:val="-1"/>
          <w:szCs w:val="24"/>
        </w:rPr>
        <w:t xml:space="preserve"> </w:t>
      </w:r>
      <w:r w:rsidRPr="00C7771C">
        <w:rPr>
          <w:rFonts w:eastAsia="Arial" w:cs="Arial"/>
          <w:spacing w:val="-1"/>
          <w:position w:val="-1"/>
          <w:szCs w:val="24"/>
        </w:rPr>
        <w:t>a</w:t>
      </w:r>
      <w:r w:rsidRPr="00C7771C">
        <w:rPr>
          <w:rFonts w:eastAsia="Arial" w:cs="Arial"/>
          <w:spacing w:val="1"/>
          <w:position w:val="-1"/>
          <w:szCs w:val="24"/>
        </w:rPr>
        <w:t>dd</w:t>
      </w:r>
      <w:r w:rsidRPr="00C7771C">
        <w:rPr>
          <w:rFonts w:eastAsia="Arial" w:cs="Arial"/>
          <w:position w:val="-1"/>
          <w:szCs w:val="24"/>
        </w:rPr>
        <w:t>iti</w:t>
      </w:r>
      <w:r w:rsidRPr="00C7771C">
        <w:rPr>
          <w:rFonts w:eastAsia="Arial" w:cs="Arial"/>
          <w:spacing w:val="-2"/>
          <w:position w:val="-1"/>
          <w:szCs w:val="24"/>
        </w:rPr>
        <w:t>o</w:t>
      </w:r>
      <w:r w:rsidRPr="00C7771C">
        <w:rPr>
          <w:rFonts w:eastAsia="Arial" w:cs="Arial"/>
          <w:position w:val="-1"/>
          <w:szCs w:val="24"/>
        </w:rPr>
        <w:t>n</w:t>
      </w:r>
      <w:r w:rsidRPr="00C7771C">
        <w:rPr>
          <w:rFonts w:eastAsia="Arial" w:cs="Arial"/>
          <w:spacing w:val="1"/>
          <w:position w:val="-1"/>
          <w:szCs w:val="24"/>
        </w:rPr>
        <w:t xml:space="preserve"> t</w:t>
      </w:r>
      <w:r w:rsidRPr="00C7771C">
        <w:rPr>
          <w:rFonts w:eastAsia="Arial" w:cs="Arial"/>
          <w:position w:val="-1"/>
          <w:szCs w:val="24"/>
        </w:rPr>
        <w:t>o</w:t>
      </w:r>
      <w:r w:rsidRPr="00C7771C">
        <w:rPr>
          <w:rFonts w:eastAsia="Arial" w:cs="Arial"/>
          <w:spacing w:val="-1"/>
          <w:position w:val="-1"/>
          <w:szCs w:val="24"/>
        </w:rPr>
        <w:t xml:space="preserve"> </w:t>
      </w:r>
      <w:r w:rsidRPr="00C7771C">
        <w:rPr>
          <w:rFonts w:eastAsia="Arial" w:cs="Arial"/>
          <w:spacing w:val="1"/>
          <w:position w:val="-1"/>
          <w:szCs w:val="24"/>
        </w:rPr>
        <w:t>3</w:t>
      </w:r>
      <w:r w:rsidRPr="00C7771C">
        <w:rPr>
          <w:rFonts w:eastAsia="Arial" w:cs="Arial"/>
          <w:position w:val="-1"/>
          <w:szCs w:val="24"/>
        </w:rPr>
        <w:t>,</w:t>
      </w:r>
      <w:r w:rsidRPr="00C7771C">
        <w:rPr>
          <w:rFonts w:eastAsia="Arial" w:cs="Arial"/>
          <w:spacing w:val="-1"/>
          <w:position w:val="-1"/>
          <w:szCs w:val="24"/>
        </w:rPr>
        <w:t xml:space="preserve"> </w:t>
      </w:r>
      <w:r w:rsidRPr="00C7771C">
        <w:rPr>
          <w:rFonts w:eastAsia="Arial" w:cs="Arial"/>
          <w:spacing w:val="1"/>
          <w:position w:val="-1"/>
          <w:szCs w:val="24"/>
        </w:rPr>
        <w:t>au</w:t>
      </w:r>
      <w:r w:rsidRPr="00C7771C">
        <w:rPr>
          <w:rFonts w:eastAsia="Arial" w:cs="Arial"/>
          <w:spacing w:val="-2"/>
          <w:position w:val="-1"/>
          <w:szCs w:val="24"/>
        </w:rPr>
        <w:t>t</w:t>
      </w:r>
      <w:r w:rsidRPr="00C7771C">
        <w:rPr>
          <w:rFonts w:eastAsia="Arial" w:cs="Arial"/>
          <w:spacing w:val="-1"/>
          <w:position w:val="-1"/>
          <w:szCs w:val="24"/>
        </w:rPr>
        <w:t>o</w:t>
      </w:r>
      <w:r w:rsidRPr="00C7771C">
        <w:rPr>
          <w:rFonts w:eastAsia="Arial" w:cs="Arial"/>
          <w:spacing w:val="1"/>
          <w:position w:val="-1"/>
          <w:szCs w:val="24"/>
        </w:rPr>
        <w:t>ma</w:t>
      </w:r>
      <w:r w:rsidRPr="00C7771C">
        <w:rPr>
          <w:rFonts w:eastAsia="Arial" w:cs="Arial"/>
          <w:spacing w:val="-2"/>
          <w:position w:val="-1"/>
          <w:szCs w:val="24"/>
        </w:rPr>
        <w:t>t</w:t>
      </w:r>
      <w:r w:rsidRPr="00C7771C">
        <w:rPr>
          <w:rFonts w:eastAsia="Arial" w:cs="Arial"/>
          <w:spacing w:val="1"/>
          <w:position w:val="-1"/>
          <w:szCs w:val="24"/>
        </w:rPr>
        <w:t>e</w:t>
      </w:r>
      <w:r w:rsidRPr="00C7771C">
        <w:rPr>
          <w:rFonts w:eastAsia="Arial" w:cs="Arial"/>
          <w:position w:val="-1"/>
          <w:szCs w:val="24"/>
        </w:rPr>
        <w:t>d</w:t>
      </w:r>
      <w:r w:rsidRPr="00C7771C">
        <w:rPr>
          <w:rFonts w:eastAsia="Arial" w:cs="Arial"/>
          <w:spacing w:val="1"/>
          <w:position w:val="-1"/>
          <w:szCs w:val="24"/>
        </w:rPr>
        <w:t xml:space="preserve"> </w:t>
      </w:r>
      <w:r w:rsidRPr="00C7771C">
        <w:rPr>
          <w:rFonts w:eastAsia="Arial" w:cs="Arial"/>
          <w:spacing w:val="-2"/>
          <w:position w:val="-1"/>
          <w:szCs w:val="24"/>
        </w:rPr>
        <w:t>c</w:t>
      </w:r>
      <w:r w:rsidRPr="00C7771C">
        <w:rPr>
          <w:rFonts w:eastAsia="Arial" w:cs="Arial"/>
          <w:spacing w:val="1"/>
          <w:position w:val="-1"/>
          <w:szCs w:val="24"/>
        </w:rPr>
        <w:t>on</w:t>
      </w:r>
      <w:r w:rsidRPr="00C7771C">
        <w:rPr>
          <w:rFonts w:eastAsia="Arial" w:cs="Arial"/>
          <w:spacing w:val="-2"/>
          <w:position w:val="-1"/>
          <w:szCs w:val="24"/>
        </w:rPr>
        <w:t>v</w:t>
      </w:r>
      <w:r w:rsidRPr="00C7771C">
        <w:rPr>
          <w:rFonts w:eastAsia="Arial" w:cs="Arial"/>
          <w:spacing w:val="1"/>
          <w:position w:val="-1"/>
          <w:szCs w:val="24"/>
        </w:rPr>
        <w:t>e</w:t>
      </w:r>
      <w:r w:rsidRPr="00C7771C">
        <w:rPr>
          <w:rFonts w:eastAsia="Arial" w:cs="Arial"/>
          <w:position w:val="-1"/>
          <w:szCs w:val="24"/>
        </w:rPr>
        <w:t>rs</w:t>
      </w:r>
      <w:r w:rsidRPr="00C7771C">
        <w:rPr>
          <w:rFonts w:eastAsia="Arial" w:cs="Arial"/>
          <w:spacing w:val="-1"/>
          <w:position w:val="-1"/>
          <w:szCs w:val="24"/>
        </w:rPr>
        <w:t>i</w:t>
      </w:r>
      <w:r w:rsidRPr="00C7771C">
        <w:rPr>
          <w:rFonts w:eastAsia="Arial" w:cs="Arial"/>
          <w:spacing w:val="1"/>
          <w:position w:val="-1"/>
          <w:szCs w:val="24"/>
        </w:rPr>
        <w:t>o</w:t>
      </w:r>
      <w:r w:rsidRPr="00C7771C">
        <w:rPr>
          <w:rFonts w:eastAsia="Arial" w:cs="Arial"/>
          <w:position w:val="-1"/>
          <w:szCs w:val="24"/>
        </w:rPr>
        <w:t>n</w:t>
      </w:r>
      <w:r w:rsidRPr="00C7771C">
        <w:rPr>
          <w:rFonts w:eastAsia="Arial" w:cs="Arial"/>
          <w:spacing w:val="1"/>
          <w:position w:val="-1"/>
          <w:szCs w:val="24"/>
        </w:rPr>
        <w:t xml:space="preserve"> </w:t>
      </w:r>
      <w:r w:rsidRPr="00C7771C">
        <w:rPr>
          <w:rFonts w:eastAsia="Arial" w:cs="Arial"/>
          <w:position w:val="-1"/>
          <w:szCs w:val="24"/>
        </w:rPr>
        <w:t>&amp;</w:t>
      </w:r>
      <w:r w:rsidRPr="00C7771C">
        <w:rPr>
          <w:rFonts w:eastAsia="Arial" w:cs="Arial"/>
          <w:spacing w:val="1"/>
          <w:position w:val="-1"/>
          <w:szCs w:val="24"/>
        </w:rPr>
        <w:t xml:space="preserve"> </w:t>
      </w:r>
      <w:r w:rsidRPr="00C7771C">
        <w:rPr>
          <w:rFonts w:eastAsia="Arial" w:cs="Arial"/>
          <w:spacing w:val="-2"/>
          <w:position w:val="-1"/>
          <w:szCs w:val="24"/>
        </w:rPr>
        <w:t>i</w:t>
      </w:r>
      <w:r w:rsidRPr="00C7771C">
        <w:rPr>
          <w:rFonts w:eastAsia="Arial" w:cs="Arial"/>
          <w:spacing w:val="-1"/>
          <w:position w:val="-1"/>
          <w:szCs w:val="24"/>
        </w:rPr>
        <w:t>n</w:t>
      </w:r>
      <w:r w:rsidRPr="00C7771C">
        <w:rPr>
          <w:rFonts w:eastAsia="Arial" w:cs="Arial"/>
          <w:position w:val="-1"/>
          <w:szCs w:val="24"/>
        </w:rPr>
        <w:t>st</w:t>
      </w:r>
      <w:r w:rsidRPr="00C7771C">
        <w:rPr>
          <w:rFonts w:eastAsia="Arial" w:cs="Arial"/>
          <w:spacing w:val="1"/>
          <w:position w:val="-1"/>
          <w:szCs w:val="24"/>
        </w:rPr>
        <w:t>a</w:t>
      </w:r>
      <w:r w:rsidRPr="00C7771C">
        <w:rPr>
          <w:rFonts w:eastAsia="Arial" w:cs="Arial"/>
          <w:position w:val="-1"/>
          <w:szCs w:val="24"/>
        </w:rPr>
        <w:t>l</w:t>
      </w:r>
      <w:r w:rsidRPr="00C7771C">
        <w:rPr>
          <w:rFonts w:eastAsia="Arial" w:cs="Arial"/>
          <w:spacing w:val="-1"/>
          <w:position w:val="-1"/>
          <w:szCs w:val="24"/>
        </w:rPr>
        <w:t>l</w:t>
      </w:r>
      <w:r w:rsidRPr="00C7771C">
        <w:rPr>
          <w:rFonts w:eastAsia="Arial" w:cs="Arial"/>
          <w:spacing w:val="1"/>
          <w:position w:val="-1"/>
          <w:szCs w:val="24"/>
        </w:rPr>
        <w:t>a</w:t>
      </w:r>
      <w:r w:rsidRPr="00C7771C">
        <w:rPr>
          <w:rFonts w:eastAsia="Arial" w:cs="Arial"/>
          <w:position w:val="-1"/>
          <w:szCs w:val="24"/>
        </w:rPr>
        <w:t>ti</w:t>
      </w:r>
      <w:r w:rsidRPr="00C7771C">
        <w:rPr>
          <w:rFonts w:eastAsia="Arial" w:cs="Arial"/>
          <w:spacing w:val="1"/>
          <w:position w:val="-1"/>
          <w:szCs w:val="24"/>
        </w:rPr>
        <w:t>o</w:t>
      </w:r>
      <w:r w:rsidRPr="00C7771C">
        <w:rPr>
          <w:rFonts w:eastAsia="Arial" w:cs="Arial"/>
          <w:position w:val="-1"/>
          <w:szCs w:val="24"/>
        </w:rPr>
        <w:t>n</w:t>
      </w:r>
      <w:r w:rsidRPr="00C7771C">
        <w:rPr>
          <w:rFonts w:eastAsia="Arial" w:cs="Arial"/>
          <w:spacing w:val="-1"/>
          <w:position w:val="-1"/>
          <w:szCs w:val="24"/>
        </w:rPr>
        <w:t xml:space="preserve"> </w:t>
      </w:r>
      <w:r w:rsidRPr="00C7771C">
        <w:rPr>
          <w:rFonts w:eastAsia="Arial" w:cs="Arial"/>
          <w:spacing w:val="1"/>
          <w:position w:val="-1"/>
          <w:szCs w:val="24"/>
        </w:rPr>
        <w:t>too</w:t>
      </w:r>
      <w:r w:rsidRPr="00C7771C">
        <w:rPr>
          <w:rFonts w:eastAsia="Arial" w:cs="Arial"/>
          <w:position w:val="-1"/>
          <w:szCs w:val="24"/>
        </w:rPr>
        <w:t>ls</w:t>
      </w:r>
      <w:r w:rsidRPr="00C7771C">
        <w:rPr>
          <w:rFonts w:eastAsia="Arial" w:cs="Arial"/>
          <w:spacing w:val="-2"/>
          <w:position w:val="-1"/>
          <w:szCs w:val="24"/>
        </w:rPr>
        <w:t xml:space="preserve"> </w:t>
      </w:r>
      <w:r w:rsidRPr="00C7771C">
        <w:rPr>
          <w:rFonts w:eastAsia="Arial" w:cs="Arial"/>
          <w:spacing w:val="1"/>
          <w:position w:val="-1"/>
          <w:szCs w:val="24"/>
        </w:rPr>
        <w:t>p</w:t>
      </w:r>
      <w:r w:rsidRPr="00C7771C">
        <w:rPr>
          <w:rFonts w:eastAsia="Arial" w:cs="Arial"/>
          <w:position w:val="-1"/>
          <w:szCs w:val="24"/>
        </w:rPr>
        <w:t>ro</w:t>
      </w:r>
      <w:r w:rsidRPr="00C7771C">
        <w:rPr>
          <w:rFonts w:eastAsia="Arial" w:cs="Arial"/>
          <w:spacing w:val="-2"/>
          <w:position w:val="-1"/>
          <w:szCs w:val="24"/>
        </w:rPr>
        <w:t>v</w:t>
      </w:r>
      <w:r w:rsidRPr="00C7771C">
        <w:rPr>
          <w:rFonts w:eastAsia="Arial" w:cs="Arial"/>
          <w:spacing w:val="7"/>
          <w:position w:val="-1"/>
          <w:szCs w:val="24"/>
        </w:rPr>
        <w:t>i</w:t>
      </w:r>
      <w:r w:rsidRPr="00C7771C">
        <w:rPr>
          <w:rFonts w:eastAsia="Arial" w:cs="Arial"/>
          <w:spacing w:val="1"/>
          <w:position w:val="-1"/>
          <w:szCs w:val="24"/>
        </w:rPr>
        <w:t>de</w:t>
      </w:r>
      <w:r w:rsidRPr="00C7771C">
        <w:rPr>
          <w:rFonts w:eastAsia="Arial" w:cs="Arial"/>
          <w:position w:val="-1"/>
          <w:szCs w:val="24"/>
        </w:rPr>
        <w:t>d</w:t>
      </w:r>
      <w:r w:rsidRPr="00C7771C">
        <w:rPr>
          <w:rFonts w:eastAsia="Arial" w:cs="Arial"/>
          <w:spacing w:val="1"/>
          <w:position w:val="-1"/>
          <w:szCs w:val="24"/>
        </w:rPr>
        <w:t xml:space="preserve"> </w:t>
      </w:r>
      <w:r w:rsidRPr="00C7771C">
        <w:rPr>
          <w:rFonts w:eastAsia="Arial" w:cs="Arial"/>
          <w:position w:val="-1"/>
          <w:szCs w:val="24"/>
        </w:rPr>
        <w:t>&amp;</w:t>
      </w:r>
      <w:r w:rsidRPr="00C7771C">
        <w:rPr>
          <w:rFonts w:eastAsia="Arial" w:cs="Arial"/>
          <w:spacing w:val="1"/>
          <w:position w:val="-1"/>
          <w:szCs w:val="24"/>
        </w:rPr>
        <w:t xml:space="preserve"> </w:t>
      </w:r>
      <w:r w:rsidRPr="00C7771C">
        <w:rPr>
          <w:rFonts w:eastAsia="Arial" w:cs="Arial"/>
          <w:spacing w:val="-1"/>
          <w:position w:val="-1"/>
          <w:szCs w:val="24"/>
        </w:rPr>
        <w:t>t</w:t>
      </w:r>
      <w:r w:rsidRPr="00C7771C">
        <w:rPr>
          <w:rFonts w:eastAsia="Arial" w:cs="Arial"/>
          <w:spacing w:val="1"/>
          <w:position w:val="-1"/>
          <w:szCs w:val="24"/>
        </w:rPr>
        <w:t>e</w:t>
      </w:r>
      <w:r w:rsidRPr="00C7771C">
        <w:rPr>
          <w:rFonts w:eastAsia="Arial" w:cs="Arial"/>
          <w:position w:val="-1"/>
          <w:szCs w:val="24"/>
        </w:rPr>
        <w:t>st</w:t>
      </w:r>
      <w:r w:rsidRPr="00C7771C">
        <w:rPr>
          <w:rFonts w:eastAsia="Arial" w:cs="Arial"/>
          <w:spacing w:val="-1"/>
          <w:position w:val="-1"/>
          <w:szCs w:val="24"/>
        </w:rPr>
        <w:t>e</w:t>
      </w:r>
      <w:r w:rsidRPr="00C7771C">
        <w:rPr>
          <w:rFonts w:eastAsia="Arial" w:cs="Arial"/>
          <w:position w:val="-1"/>
          <w:szCs w:val="24"/>
        </w:rPr>
        <w:t>d</w:t>
      </w:r>
    </w:p>
    <w:p w14:paraId="34520858" w14:textId="77777777" w:rsidR="00C2015A" w:rsidRPr="00C7771C" w:rsidRDefault="00C2015A" w:rsidP="00C2015A">
      <w:pPr>
        <w:spacing w:before="4" w:line="120" w:lineRule="exact"/>
        <w:rPr>
          <w:szCs w:val="24"/>
        </w:rPr>
      </w:pPr>
    </w:p>
    <w:tbl>
      <w:tblPr>
        <w:tblW w:w="9519" w:type="dxa"/>
        <w:tblInd w:w="118" w:type="dxa"/>
        <w:tblLayout w:type="fixed"/>
        <w:tblCellMar>
          <w:left w:w="0" w:type="dxa"/>
          <w:right w:w="0" w:type="dxa"/>
        </w:tblCellMar>
        <w:tblLook w:val="01E0" w:firstRow="1" w:lastRow="1" w:firstColumn="1" w:lastColumn="1" w:noHBand="0" w:noVBand="0"/>
      </w:tblPr>
      <w:tblGrid>
        <w:gridCol w:w="1262"/>
        <w:gridCol w:w="6242"/>
        <w:gridCol w:w="1151"/>
        <w:gridCol w:w="864"/>
      </w:tblGrid>
      <w:tr w:rsidR="00C2015A" w:rsidRPr="00C7771C" w14:paraId="626F3338" w14:textId="77777777" w:rsidTr="00C2015A">
        <w:trPr>
          <w:trHeight w:hRule="exact" w:val="931"/>
        </w:trPr>
        <w:tc>
          <w:tcPr>
            <w:tcW w:w="1262" w:type="dxa"/>
            <w:tcBorders>
              <w:top w:val="single" w:sz="5" w:space="0" w:color="000000"/>
              <w:left w:val="single" w:sz="5" w:space="0" w:color="000000"/>
              <w:bottom w:val="single" w:sz="5" w:space="0" w:color="000000"/>
              <w:right w:val="single" w:sz="5" w:space="0" w:color="000000"/>
            </w:tcBorders>
          </w:tcPr>
          <w:p w14:paraId="4A16DEC7"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242" w:type="dxa"/>
            <w:tcBorders>
              <w:top w:val="single" w:sz="5" w:space="0" w:color="000000"/>
              <w:left w:val="single" w:sz="5" w:space="0" w:color="000000"/>
              <w:bottom w:val="single" w:sz="5" w:space="0" w:color="000000"/>
              <w:right w:val="single" w:sz="5" w:space="0" w:color="000000"/>
            </w:tcBorders>
          </w:tcPr>
          <w:p w14:paraId="6A6D44B8" w14:textId="70E27521" w:rsidR="00C2015A" w:rsidRPr="00C7771C" w:rsidRDefault="00120B72" w:rsidP="0008464D">
            <w:pPr>
              <w:rPr>
                <w:szCs w:val="24"/>
              </w:rPr>
            </w:pPr>
            <w:r>
              <w:rPr>
                <w:szCs w:val="24"/>
              </w:rPr>
              <w:t>The eduActiv system is a web-</w:t>
            </w:r>
            <w:r w:rsidR="00C2015A">
              <w:rPr>
                <w:szCs w:val="24"/>
              </w:rPr>
              <w:t xml:space="preserve">based application which requires a teacher to log </w:t>
            </w:r>
            <w:r w:rsidR="0008464D">
              <w:rPr>
                <w:szCs w:val="24"/>
              </w:rPr>
              <w:t>i</w:t>
            </w:r>
            <w:r w:rsidR="00C2015A">
              <w:rPr>
                <w:szCs w:val="24"/>
              </w:rPr>
              <w:t>nto the system before they can gain access</w:t>
            </w:r>
          </w:p>
        </w:tc>
        <w:tc>
          <w:tcPr>
            <w:tcW w:w="1151" w:type="dxa"/>
            <w:tcBorders>
              <w:top w:val="single" w:sz="5" w:space="0" w:color="000000"/>
              <w:left w:val="single" w:sz="5" w:space="0" w:color="000000"/>
              <w:bottom w:val="single" w:sz="5" w:space="0" w:color="000000"/>
              <w:right w:val="single" w:sz="5" w:space="0" w:color="000000"/>
            </w:tcBorders>
          </w:tcPr>
          <w:p w14:paraId="7CF22B2B" w14:textId="77777777" w:rsidR="00C2015A" w:rsidRDefault="00C2015A" w:rsidP="00C2015A">
            <w:pPr>
              <w:spacing w:line="260" w:lineRule="exact"/>
              <w:ind w:left="103"/>
              <w:rPr>
                <w:rFonts w:eastAsia="Arial" w:cs="Arial"/>
                <w:b/>
                <w:szCs w:val="24"/>
              </w:rPr>
            </w:pPr>
            <w:r w:rsidRPr="00C7771C">
              <w:rPr>
                <w:rFonts w:eastAsia="Arial" w:cs="Arial"/>
                <w:b/>
                <w:szCs w:val="24"/>
              </w:rPr>
              <w:t>Rating:</w:t>
            </w:r>
          </w:p>
          <w:p w14:paraId="716F1923" w14:textId="77777777" w:rsidR="00C2015A" w:rsidRPr="00C7771C" w:rsidRDefault="00C2015A" w:rsidP="00C2015A">
            <w:pPr>
              <w:spacing w:line="260" w:lineRule="exact"/>
              <w:ind w:left="103"/>
              <w:rPr>
                <w:rFonts w:eastAsia="Arial" w:cs="Arial"/>
                <w:szCs w:val="24"/>
              </w:rPr>
            </w:pPr>
          </w:p>
        </w:tc>
        <w:tc>
          <w:tcPr>
            <w:tcW w:w="864" w:type="dxa"/>
            <w:tcBorders>
              <w:top w:val="single" w:sz="5" w:space="0" w:color="000000"/>
              <w:left w:val="single" w:sz="5" w:space="0" w:color="000000"/>
              <w:bottom w:val="single" w:sz="5" w:space="0" w:color="000000"/>
              <w:right w:val="single" w:sz="5" w:space="0" w:color="000000"/>
            </w:tcBorders>
          </w:tcPr>
          <w:p w14:paraId="4E24521E" w14:textId="77777777" w:rsidR="00C2015A" w:rsidRPr="00C7771C" w:rsidRDefault="00C2015A" w:rsidP="00C2015A">
            <w:pPr>
              <w:rPr>
                <w:szCs w:val="24"/>
              </w:rPr>
            </w:pPr>
            <w:r>
              <w:rPr>
                <w:szCs w:val="24"/>
              </w:rPr>
              <w:t>2</w:t>
            </w:r>
          </w:p>
        </w:tc>
      </w:tr>
    </w:tbl>
    <w:p w14:paraId="5F0CE1E1" w14:textId="77777777" w:rsidR="00C2015A" w:rsidRPr="00C7771C" w:rsidRDefault="00C2015A" w:rsidP="00C2015A">
      <w:pPr>
        <w:spacing w:before="17" w:line="220" w:lineRule="exact"/>
        <w:rPr>
          <w:szCs w:val="24"/>
        </w:rPr>
      </w:pPr>
    </w:p>
    <w:p w14:paraId="0C425C38" w14:textId="77777777" w:rsidR="00C2015A" w:rsidRPr="00C7771C" w:rsidRDefault="00C2015A" w:rsidP="00C2015A">
      <w:pPr>
        <w:spacing w:before="29"/>
        <w:ind w:left="233"/>
        <w:rPr>
          <w:rFonts w:eastAsia="Arial" w:cs="Arial"/>
          <w:szCs w:val="24"/>
        </w:rPr>
      </w:pPr>
      <w:r w:rsidRPr="00C7771C">
        <w:rPr>
          <w:rFonts w:eastAsia="Arial" w:cs="Arial"/>
          <w:b/>
          <w:szCs w:val="24"/>
        </w:rPr>
        <w:t>T</w:t>
      </w:r>
      <w:r w:rsidRPr="00C7771C">
        <w:rPr>
          <w:rFonts w:eastAsia="Arial" w:cs="Arial"/>
          <w:b/>
          <w:spacing w:val="1"/>
          <w:szCs w:val="24"/>
        </w:rPr>
        <w:t>7</w:t>
      </w:r>
      <w:r w:rsidRPr="00C7771C">
        <w:rPr>
          <w:rFonts w:eastAsia="Arial" w:cs="Arial"/>
          <w:b/>
          <w:szCs w:val="24"/>
        </w:rPr>
        <w:t xml:space="preserve">.    </w:t>
      </w:r>
      <w:r w:rsidRPr="00C7771C">
        <w:rPr>
          <w:rFonts w:eastAsia="Arial" w:cs="Arial"/>
          <w:b/>
          <w:spacing w:val="40"/>
          <w:szCs w:val="24"/>
        </w:rPr>
        <w:t xml:space="preserve"> </w:t>
      </w:r>
      <w:r w:rsidRPr="00C7771C">
        <w:rPr>
          <w:rFonts w:eastAsia="Arial" w:cs="Arial"/>
          <w:b/>
          <w:spacing w:val="1"/>
          <w:szCs w:val="24"/>
        </w:rPr>
        <w:t>Eas</w:t>
      </w:r>
      <w:r w:rsidRPr="00C7771C">
        <w:rPr>
          <w:rFonts w:eastAsia="Arial" w:cs="Arial"/>
          <w:b/>
          <w:szCs w:val="24"/>
        </w:rPr>
        <w:t>e</w:t>
      </w:r>
      <w:r w:rsidRPr="00C7771C">
        <w:rPr>
          <w:rFonts w:eastAsia="Arial" w:cs="Arial"/>
          <w:b/>
          <w:spacing w:val="-1"/>
          <w:szCs w:val="24"/>
        </w:rPr>
        <w:t xml:space="preserve"> </w:t>
      </w:r>
      <w:r w:rsidRPr="00C7771C">
        <w:rPr>
          <w:rFonts w:eastAsia="Arial" w:cs="Arial"/>
          <w:b/>
          <w:szCs w:val="24"/>
        </w:rPr>
        <w:t>of</w:t>
      </w:r>
      <w:r w:rsidRPr="00C7771C">
        <w:rPr>
          <w:rFonts w:eastAsia="Arial" w:cs="Arial"/>
          <w:b/>
          <w:spacing w:val="-1"/>
          <w:szCs w:val="24"/>
        </w:rPr>
        <w:t xml:space="preserve"> </w:t>
      </w:r>
      <w:r w:rsidRPr="00C7771C">
        <w:rPr>
          <w:rFonts w:eastAsia="Arial" w:cs="Arial"/>
          <w:b/>
          <w:szCs w:val="24"/>
        </w:rPr>
        <w:t>u</w:t>
      </w:r>
      <w:r w:rsidRPr="00C7771C">
        <w:rPr>
          <w:rFonts w:eastAsia="Arial" w:cs="Arial"/>
          <w:b/>
          <w:spacing w:val="1"/>
          <w:szCs w:val="24"/>
        </w:rPr>
        <w:t>s</w:t>
      </w:r>
      <w:r w:rsidRPr="00C7771C">
        <w:rPr>
          <w:rFonts w:eastAsia="Arial" w:cs="Arial"/>
          <w:b/>
          <w:szCs w:val="24"/>
        </w:rPr>
        <w:t>e –</w:t>
      </w:r>
      <w:r w:rsidRPr="00C7771C">
        <w:rPr>
          <w:rFonts w:eastAsia="Arial" w:cs="Arial"/>
          <w:b/>
          <w:spacing w:val="2"/>
          <w:szCs w:val="24"/>
        </w:rPr>
        <w:t xml:space="preserve"> </w:t>
      </w:r>
      <w:r w:rsidRPr="00C7771C">
        <w:rPr>
          <w:rFonts w:eastAsia="Arial" w:cs="Arial"/>
          <w:b/>
          <w:spacing w:val="1"/>
          <w:szCs w:val="24"/>
        </w:rPr>
        <w:t>e</w:t>
      </w:r>
      <w:r w:rsidRPr="00C7771C">
        <w:rPr>
          <w:rFonts w:eastAsia="Arial" w:cs="Arial"/>
          <w:b/>
          <w:szCs w:val="24"/>
        </w:rPr>
        <w:t>f</w:t>
      </w:r>
      <w:r w:rsidRPr="00C7771C">
        <w:rPr>
          <w:rFonts w:eastAsia="Arial" w:cs="Arial"/>
          <w:b/>
          <w:spacing w:val="-1"/>
          <w:szCs w:val="24"/>
        </w:rPr>
        <w:t>f</w:t>
      </w:r>
      <w:r w:rsidRPr="00C7771C">
        <w:rPr>
          <w:rFonts w:eastAsia="Arial" w:cs="Arial"/>
          <w:b/>
          <w:szCs w:val="24"/>
        </w:rPr>
        <w:t>i</w:t>
      </w:r>
      <w:r w:rsidRPr="00C7771C">
        <w:rPr>
          <w:rFonts w:eastAsia="Arial" w:cs="Arial"/>
          <w:b/>
          <w:spacing w:val="-1"/>
          <w:szCs w:val="24"/>
        </w:rPr>
        <w:t>c</w:t>
      </w:r>
      <w:r w:rsidRPr="00C7771C">
        <w:rPr>
          <w:rFonts w:eastAsia="Arial" w:cs="Arial"/>
          <w:b/>
          <w:szCs w:val="24"/>
        </w:rPr>
        <w:t>i</w:t>
      </w:r>
      <w:r w:rsidRPr="00C7771C">
        <w:rPr>
          <w:rFonts w:eastAsia="Arial" w:cs="Arial"/>
          <w:b/>
          <w:spacing w:val="1"/>
          <w:szCs w:val="24"/>
        </w:rPr>
        <w:t>e</w:t>
      </w:r>
      <w:r w:rsidRPr="00C7771C">
        <w:rPr>
          <w:rFonts w:eastAsia="Arial" w:cs="Arial"/>
          <w:b/>
          <w:spacing w:val="-3"/>
          <w:szCs w:val="24"/>
        </w:rPr>
        <w:t>n</w:t>
      </w:r>
      <w:r w:rsidRPr="00C7771C">
        <w:rPr>
          <w:rFonts w:eastAsia="Arial" w:cs="Arial"/>
          <w:b/>
          <w:spacing w:val="3"/>
          <w:szCs w:val="24"/>
        </w:rPr>
        <w:t>c</w:t>
      </w:r>
      <w:r w:rsidRPr="00C7771C">
        <w:rPr>
          <w:rFonts w:eastAsia="Arial" w:cs="Arial"/>
          <w:b/>
          <w:szCs w:val="24"/>
        </w:rPr>
        <w:t>y</w:t>
      </w:r>
      <w:r w:rsidRPr="00C7771C">
        <w:rPr>
          <w:rFonts w:eastAsia="Arial" w:cs="Arial"/>
          <w:b/>
          <w:spacing w:val="-6"/>
          <w:szCs w:val="24"/>
        </w:rPr>
        <w:t xml:space="preserve"> </w:t>
      </w:r>
      <w:r w:rsidRPr="00C7771C">
        <w:rPr>
          <w:rFonts w:eastAsia="Arial" w:cs="Arial"/>
          <w:b/>
          <w:szCs w:val="24"/>
        </w:rPr>
        <w:t xml:space="preserve">&amp; </w:t>
      </w:r>
      <w:r w:rsidRPr="00C7771C">
        <w:rPr>
          <w:rFonts w:eastAsia="Arial" w:cs="Arial"/>
          <w:b/>
          <w:spacing w:val="1"/>
          <w:szCs w:val="24"/>
        </w:rPr>
        <w:t>e</w:t>
      </w:r>
      <w:r w:rsidRPr="00C7771C">
        <w:rPr>
          <w:rFonts w:eastAsia="Arial" w:cs="Arial"/>
          <w:b/>
          <w:szCs w:val="24"/>
        </w:rPr>
        <w:t>f</w:t>
      </w:r>
      <w:r w:rsidRPr="00C7771C">
        <w:rPr>
          <w:rFonts w:eastAsia="Arial" w:cs="Arial"/>
          <w:b/>
          <w:spacing w:val="-1"/>
          <w:szCs w:val="24"/>
        </w:rPr>
        <w:t>f</w:t>
      </w:r>
      <w:r w:rsidRPr="00C7771C">
        <w:rPr>
          <w:rFonts w:eastAsia="Arial" w:cs="Arial"/>
          <w:b/>
          <w:spacing w:val="1"/>
          <w:szCs w:val="24"/>
        </w:rPr>
        <w:t>ec</w:t>
      </w:r>
      <w:r w:rsidRPr="00C7771C">
        <w:rPr>
          <w:rFonts w:eastAsia="Arial" w:cs="Arial"/>
          <w:b/>
          <w:szCs w:val="24"/>
        </w:rPr>
        <w:t>t</w:t>
      </w:r>
      <w:r w:rsidRPr="00C7771C">
        <w:rPr>
          <w:rFonts w:eastAsia="Arial" w:cs="Arial"/>
          <w:b/>
          <w:spacing w:val="2"/>
          <w:szCs w:val="24"/>
        </w:rPr>
        <w:t>i</w:t>
      </w:r>
      <w:r w:rsidRPr="00C7771C">
        <w:rPr>
          <w:rFonts w:eastAsia="Arial" w:cs="Arial"/>
          <w:b/>
          <w:spacing w:val="-4"/>
          <w:szCs w:val="24"/>
        </w:rPr>
        <w:t>v</w:t>
      </w:r>
      <w:r w:rsidRPr="00C7771C">
        <w:rPr>
          <w:rFonts w:eastAsia="Arial" w:cs="Arial"/>
          <w:b/>
          <w:spacing w:val="1"/>
          <w:szCs w:val="24"/>
        </w:rPr>
        <w:t>e</w:t>
      </w:r>
      <w:r w:rsidRPr="00C7771C">
        <w:rPr>
          <w:rFonts w:eastAsia="Arial" w:cs="Arial"/>
          <w:b/>
          <w:szCs w:val="24"/>
        </w:rPr>
        <w:t>ne</w:t>
      </w:r>
      <w:r w:rsidRPr="00C7771C">
        <w:rPr>
          <w:rFonts w:eastAsia="Arial" w:cs="Arial"/>
          <w:b/>
          <w:spacing w:val="1"/>
          <w:szCs w:val="24"/>
        </w:rPr>
        <w:t>s</w:t>
      </w:r>
      <w:r w:rsidRPr="00C7771C">
        <w:rPr>
          <w:rFonts w:eastAsia="Arial" w:cs="Arial"/>
          <w:b/>
          <w:szCs w:val="24"/>
        </w:rPr>
        <w:t>s</w:t>
      </w:r>
      <w:r w:rsidRPr="00C7771C">
        <w:rPr>
          <w:rFonts w:eastAsia="Arial" w:cs="Arial"/>
          <w:b/>
          <w:spacing w:val="1"/>
          <w:szCs w:val="24"/>
        </w:rPr>
        <w:t xml:space="preserve"> </w:t>
      </w:r>
      <w:r w:rsidRPr="00C7771C">
        <w:rPr>
          <w:rFonts w:eastAsia="Arial" w:cs="Arial"/>
          <w:b/>
          <w:szCs w:val="24"/>
        </w:rPr>
        <w:t>of</w:t>
      </w:r>
      <w:r w:rsidRPr="00C7771C">
        <w:rPr>
          <w:rFonts w:eastAsia="Arial" w:cs="Arial"/>
          <w:b/>
          <w:spacing w:val="4"/>
          <w:szCs w:val="24"/>
        </w:rPr>
        <w:t xml:space="preserve"> </w:t>
      </w:r>
      <w:r w:rsidRPr="00C7771C">
        <w:rPr>
          <w:rFonts w:eastAsia="Arial" w:cs="Arial"/>
          <w:b/>
          <w:spacing w:val="1"/>
          <w:szCs w:val="24"/>
        </w:rPr>
        <w:t>s</w:t>
      </w:r>
      <w:r w:rsidRPr="00C7771C">
        <w:rPr>
          <w:rFonts w:eastAsia="Arial" w:cs="Arial"/>
          <w:b/>
          <w:szCs w:val="24"/>
        </w:rPr>
        <w:t>tart</w:t>
      </w:r>
      <w:r w:rsidRPr="00C7771C">
        <w:rPr>
          <w:rFonts w:eastAsia="Arial" w:cs="Arial"/>
          <w:b/>
          <w:spacing w:val="-1"/>
          <w:szCs w:val="24"/>
        </w:rPr>
        <w:t>-</w:t>
      </w:r>
      <w:r w:rsidRPr="00C7771C">
        <w:rPr>
          <w:rFonts w:eastAsia="Arial" w:cs="Arial"/>
          <w:b/>
          <w:szCs w:val="24"/>
        </w:rPr>
        <w:t>up,</w:t>
      </w:r>
      <w:r w:rsidRPr="00C7771C">
        <w:rPr>
          <w:rFonts w:eastAsia="Arial" w:cs="Arial"/>
          <w:b/>
          <w:spacing w:val="1"/>
          <w:szCs w:val="24"/>
        </w:rPr>
        <w:t xml:space="preserve"> </w:t>
      </w:r>
      <w:r w:rsidRPr="00C7771C">
        <w:rPr>
          <w:rFonts w:eastAsia="Arial" w:cs="Arial"/>
          <w:b/>
          <w:szCs w:val="24"/>
        </w:rPr>
        <w:t>ba</w:t>
      </w:r>
      <w:r w:rsidRPr="00C7771C">
        <w:rPr>
          <w:rFonts w:eastAsia="Arial" w:cs="Arial"/>
          <w:b/>
          <w:spacing w:val="1"/>
          <w:szCs w:val="24"/>
        </w:rPr>
        <w:t>ck</w:t>
      </w:r>
      <w:r w:rsidRPr="00C7771C">
        <w:rPr>
          <w:rFonts w:eastAsia="Arial" w:cs="Arial"/>
          <w:b/>
          <w:szCs w:val="24"/>
        </w:rPr>
        <w:t>up, &amp;</w:t>
      </w:r>
      <w:r w:rsidRPr="00C7771C">
        <w:rPr>
          <w:rFonts w:eastAsia="Arial" w:cs="Arial"/>
          <w:b/>
          <w:spacing w:val="-2"/>
          <w:szCs w:val="24"/>
        </w:rPr>
        <w:t xml:space="preserve"> r</w:t>
      </w:r>
      <w:r w:rsidRPr="00C7771C">
        <w:rPr>
          <w:rFonts w:eastAsia="Arial" w:cs="Arial"/>
          <w:b/>
          <w:spacing w:val="1"/>
          <w:szCs w:val="24"/>
        </w:rPr>
        <w:t>ec</w:t>
      </w:r>
      <w:r w:rsidRPr="00C7771C">
        <w:rPr>
          <w:rFonts w:eastAsia="Arial" w:cs="Arial"/>
          <w:b/>
          <w:szCs w:val="24"/>
        </w:rPr>
        <w:t>o</w:t>
      </w:r>
      <w:r w:rsidRPr="00C7771C">
        <w:rPr>
          <w:rFonts w:eastAsia="Arial" w:cs="Arial"/>
          <w:b/>
          <w:spacing w:val="-4"/>
          <w:szCs w:val="24"/>
        </w:rPr>
        <w:t>v</w:t>
      </w:r>
      <w:r w:rsidRPr="00C7771C">
        <w:rPr>
          <w:rFonts w:eastAsia="Arial" w:cs="Arial"/>
          <w:b/>
          <w:spacing w:val="1"/>
          <w:szCs w:val="24"/>
        </w:rPr>
        <w:t>e</w:t>
      </w:r>
      <w:r w:rsidRPr="00C7771C">
        <w:rPr>
          <w:rFonts w:eastAsia="Arial" w:cs="Arial"/>
          <w:b/>
          <w:spacing w:val="2"/>
          <w:szCs w:val="24"/>
        </w:rPr>
        <w:t>r</w:t>
      </w:r>
      <w:r w:rsidRPr="00C7771C">
        <w:rPr>
          <w:rFonts w:eastAsia="Arial" w:cs="Arial"/>
          <w:b/>
          <w:szCs w:val="24"/>
        </w:rPr>
        <w:t>y</w:t>
      </w:r>
    </w:p>
    <w:p w14:paraId="68D87DE6"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n</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pe</w:t>
      </w:r>
      <w:r w:rsidRPr="00C7771C">
        <w:rPr>
          <w:rFonts w:eastAsia="Arial" w:cs="Arial"/>
          <w:szCs w:val="24"/>
        </w:rPr>
        <w:t>cial</w:t>
      </w:r>
      <w:r w:rsidRPr="00C7771C">
        <w:rPr>
          <w:rFonts w:eastAsia="Arial" w:cs="Arial"/>
          <w:spacing w:val="2"/>
          <w:szCs w:val="24"/>
        </w:rPr>
        <w:t xml:space="preserve"> </w:t>
      </w:r>
      <w:r w:rsidRPr="00C7771C">
        <w:rPr>
          <w:rFonts w:eastAsia="Arial" w:cs="Arial"/>
          <w:spacing w:val="-2"/>
          <w:szCs w:val="24"/>
        </w:rPr>
        <w:t>c</w:t>
      </w:r>
      <w:r w:rsidRPr="00C7771C">
        <w:rPr>
          <w:rFonts w:eastAsia="Arial" w:cs="Arial"/>
          <w:spacing w:val="1"/>
          <w:szCs w:val="24"/>
        </w:rPr>
        <w:t>on</w:t>
      </w:r>
      <w:r w:rsidRPr="00C7771C">
        <w:rPr>
          <w:rFonts w:eastAsia="Arial" w:cs="Arial"/>
          <w:szCs w:val="24"/>
        </w:rPr>
        <w:t>si</w:t>
      </w:r>
      <w:r w:rsidRPr="00C7771C">
        <w:rPr>
          <w:rFonts w:eastAsia="Arial" w:cs="Arial"/>
          <w:spacing w:val="-2"/>
          <w:szCs w:val="24"/>
        </w:rPr>
        <w:t>d</w:t>
      </w:r>
      <w:r w:rsidRPr="00C7771C">
        <w:rPr>
          <w:rFonts w:eastAsia="Arial" w:cs="Arial"/>
          <w:spacing w:val="1"/>
          <w:szCs w:val="24"/>
        </w:rPr>
        <w:t>e</w:t>
      </w:r>
      <w:r w:rsidRPr="00C7771C">
        <w:rPr>
          <w:rFonts w:eastAsia="Arial" w:cs="Arial"/>
          <w:szCs w:val="24"/>
        </w:rPr>
        <w:t>ra</w:t>
      </w:r>
      <w:r w:rsidRPr="00C7771C">
        <w:rPr>
          <w:rFonts w:eastAsia="Arial" w:cs="Arial"/>
          <w:spacing w:val="-2"/>
          <w:szCs w:val="24"/>
        </w:rPr>
        <w:t>t</w:t>
      </w:r>
      <w:r w:rsidRPr="00C7771C">
        <w:rPr>
          <w:rFonts w:eastAsia="Arial" w:cs="Arial"/>
          <w:szCs w:val="24"/>
        </w:rPr>
        <w:t>io</w:t>
      </w:r>
      <w:r w:rsidRPr="00C7771C">
        <w:rPr>
          <w:rFonts w:eastAsia="Arial" w:cs="Arial"/>
          <w:spacing w:val="1"/>
          <w:szCs w:val="24"/>
        </w:rPr>
        <w:t>n</w:t>
      </w:r>
      <w:r w:rsidRPr="00C7771C">
        <w:rPr>
          <w:rFonts w:eastAsia="Arial" w:cs="Arial"/>
          <w:szCs w:val="24"/>
        </w:rPr>
        <w:t>s</w:t>
      </w:r>
      <w:r w:rsidRPr="00C7771C">
        <w:rPr>
          <w:rFonts w:eastAsia="Arial" w:cs="Arial"/>
          <w:spacing w:val="2"/>
          <w:szCs w:val="24"/>
        </w:rPr>
        <w:t xml:space="preserve"> </w:t>
      </w:r>
      <w:r w:rsidRPr="00C7771C">
        <w:rPr>
          <w:rFonts w:eastAsia="Arial" w:cs="Arial"/>
          <w:szCs w:val="24"/>
        </w:rPr>
        <w:t>st</w:t>
      </w:r>
      <w:r w:rsidRPr="00C7771C">
        <w:rPr>
          <w:rFonts w:eastAsia="Arial" w:cs="Arial"/>
          <w:spacing w:val="-1"/>
          <w:szCs w:val="24"/>
        </w:rPr>
        <w:t>a</w:t>
      </w:r>
      <w:r w:rsidRPr="00C7771C">
        <w:rPr>
          <w:rFonts w:eastAsia="Arial" w:cs="Arial"/>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pacing w:val="-2"/>
          <w:szCs w:val="24"/>
        </w:rPr>
        <w:t>t</w:t>
      </w:r>
      <w:r w:rsidRPr="00C7771C">
        <w:rPr>
          <w:rFonts w:eastAsia="Arial" w:cs="Arial"/>
          <w:spacing w:val="1"/>
          <w:szCs w:val="24"/>
        </w:rPr>
        <w:t>he</w:t>
      </w:r>
      <w:r w:rsidRPr="00C7771C">
        <w:rPr>
          <w:rFonts w:eastAsia="Arial" w:cs="Arial"/>
          <w:szCs w:val="24"/>
        </w:rPr>
        <w:t>r t</w:t>
      </w:r>
      <w:r w:rsidRPr="00C7771C">
        <w:rPr>
          <w:rFonts w:eastAsia="Arial" w:cs="Arial"/>
          <w:spacing w:val="-1"/>
          <w:szCs w:val="24"/>
        </w:rPr>
        <w:t>h</w:t>
      </w:r>
      <w:r w:rsidRPr="00C7771C">
        <w:rPr>
          <w:rFonts w:eastAsia="Arial" w:cs="Arial"/>
          <w:spacing w:val="1"/>
          <w:szCs w:val="24"/>
        </w:rPr>
        <w:t>a</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no</w:t>
      </w:r>
      <w:r w:rsidRPr="00C7771C">
        <w:rPr>
          <w:rFonts w:eastAsia="Arial" w:cs="Arial"/>
          <w:szCs w:val="24"/>
        </w:rPr>
        <w:t>r</w:t>
      </w:r>
      <w:r w:rsidRPr="00C7771C">
        <w:rPr>
          <w:rFonts w:eastAsia="Arial" w:cs="Arial"/>
          <w:spacing w:val="-1"/>
          <w:szCs w:val="24"/>
        </w:rPr>
        <w:t>m</w:t>
      </w:r>
      <w:r w:rsidRPr="00C7771C">
        <w:rPr>
          <w:rFonts w:eastAsia="Arial" w:cs="Arial"/>
          <w:spacing w:val="1"/>
          <w:szCs w:val="24"/>
        </w:rPr>
        <w:t>a</w:t>
      </w:r>
      <w:r w:rsidRPr="00C7771C">
        <w:rPr>
          <w:rFonts w:eastAsia="Arial" w:cs="Arial"/>
          <w:szCs w:val="24"/>
        </w:rPr>
        <w:t xml:space="preserve">l </w:t>
      </w:r>
      <w:r w:rsidRPr="00C7771C">
        <w:rPr>
          <w:rFonts w:eastAsia="Arial" w:cs="Arial"/>
          <w:spacing w:val="1"/>
          <w:szCs w:val="24"/>
        </w:rPr>
        <w:t>ba</w:t>
      </w:r>
      <w:r w:rsidRPr="00C7771C">
        <w:rPr>
          <w:rFonts w:eastAsia="Arial" w:cs="Arial"/>
          <w:szCs w:val="24"/>
        </w:rPr>
        <w:t>c</w:t>
      </w:r>
      <w:r w:rsidRPr="00C7771C">
        <w:rPr>
          <w:rFonts w:eastAsia="Arial" w:cs="Arial"/>
          <w:spacing w:val="-2"/>
          <w:szCs w:val="24"/>
        </w:rPr>
        <w:t>k</w:t>
      </w:r>
      <w:r w:rsidRPr="00C7771C">
        <w:rPr>
          <w:rFonts w:eastAsia="Arial" w:cs="Arial"/>
          <w:spacing w:val="1"/>
          <w:szCs w:val="24"/>
        </w:rPr>
        <w:t>up</w:t>
      </w:r>
      <w:r w:rsidRPr="00C7771C">
        <w:rPr>
          <w:rFonts w:eastAsia="Arial" w:cs="Arial"/>
          <w:szCs w:val="24"/>
        </w:rPr>
        <w:t>s</w:t>
      </w:r>
    </w:p>
    <w:p w14:paraId="5462CB2D" w14:textId="77777777" w:rsidR="00C2015A" w:rsidRPr="00C7771C" w:rsidRDefault="00C2015A" w:rsidP="00C2015A">
      <w:pPr>
        <w:ind w:left="233"/>
        <w:rPr>
          <w:rFonts w:eastAsia="Arial" w:cs="Arial"/>
          <w:szCs w:val="24"/>
        </w:rPr>
      </w:pPr>
      <w:r w:rsidRPr="00C7771C">
        <w:rPr>
          <w:rFonts w:eastAsia="Arial" w:cs="Arial"/>
          <w:spacing w:val="1"/>
          <w:szCs w:val="24"/>
        </w:rPr>
        <w:t>1</w:t>
      </w:r>
      <w:r w:rsidRPr="00C7771C">
        <w:rPr>
          <w:rFonts w:eastAsia="Arial" w:cs="Arial"/>
          <w:szCs w:val="24"/>
        </w:rPr>
        <w:t>-4</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e</w:t>
      </w:r>
      <w:r w:rsidRPr="00C7771C">
        <w:rPr>
          <w:rFonts w:eastAsia="Arial" w:cs="Arial"/>
          <w:szCs w:val="24"/>
        </w:rPr>
        <w:t>lect</w:t>
      </w:r>
      <w:r w:rsidRPr="00C7771C">
        <w:rPr>
          <w:rFonts w:eastAsia="Arial" w:cs="Arial"/>
          <w:spacing w:val="-3"/>
          <w:szCs w:val="24"/>
        </w:rPr>
        <w:t xml:space="preserve"> </w:t>
      </w:r>
      <w:r w:rsidRPr="00C7771C">
        <w:rPr>
          <w:rFonts w:eastAsia="Arial" w:cs="Arial"/>
          <w:spacing w:val="3"/>
          <w:szCs w:val="24"/>
        </w:rPr>
        <w:t>f</w:t>
      </w:r>
      <w:r w:rsidRPr="00C7771C">
        <w:rPr>
          <w:rFonts w:eastAsia="Arial" w:cs="Arial"/>
          <w:szCs w:val="24"/>
        </w:rPr>
        <w:t>r</w:t>
      </w:r>
      <w:r w:rsidRPr="00C7771C">
        <w:rPr>
          <w:rFonts w:eastAsia="Arial" w:cs="Arial"/>
          <w:spacing w:val="-2"/>
          <w:szCs w:val="24"/>
        </w:rPr>
        <w:t>o</w:t>
      </w:r>
      <w:r w:rsidRPr="00C7771C">
        <w:rPr>
          <w:rFonts w:eastAsia="Arial" w:cs="Arial"/>
          <w:szCs w:val="24"/>
        </w:rPr>
        <w:t>m</w:t>
      </w:r>
      <w:r w:rsidRPr="00C7771C">
        <w:rPr>
          <w:rFonts w:eastAsia="Arial" w:cs="Arial"/>
          <w:spacing w:val="2"/>
          <w:szCs w:val="24"/>
        </w:rPr>
        <w:t xml:space="preserve"> </w:t>
      </w:r>
      <w:r w:rsidRPr="00C7771C">
        <w:rPr>
          <w:rFonts w:eastAsia="Arial" w:cs="Arial"/>
          <w:szCs w:val="24"/>
        </w:rPr>
        <w:t>list,</w:t>
      </w:r>
      <w:r w:rsidRPr="00C7771C">
        <w:rPr>
          <w:rFonts w:eastAsia="Arial" w:cs="Arial"/>
          <w:spacing w:val="1"/>
          <w:szCs w:val="24"/>
        </w:rPr>
        <w:t xml:space="preserve"> </w:t>
      </w:r>
      <w:r w:rsidRPr="00C7771C">
        <w:rPr>
          <w:rFonts w:eastAsia="Arial" w:cs="Arial"/>
          <w:spacing w:val="-1"/>
          <w:szCs w:val="24"/>
        </w:rPr>
        <w:t>ea</w:t>
      </w:r>
      <w:r w:rsidRPr="00C7771C">
        <w:rPr>
          <w:rFonts w:eastAsia="Arial" w:cs="Arial"/>
          <w:szCs w:val="24"/>
        </w:rPr>
        <w:t xml:space="preserve">ch </w:t>
      </w:r>
      <w:r w:rsidRPr="00C7771C">
        <w:rPr>
          <w:rFonts w:eastAsia="Arial" w:cs="Arial"/>
          <w:spacing w:val="3"/>
          <w:szCs w:val="24"/>
        </w:rPr>
        <w:t>f</w:t>
      </w:r>
      <w:r w:rsidRPr="00C7771C">
        <w:rPr>
          <w:rFonts w:eastAsia="Arial" w:cs="Arial"/>
          <w:spacing w:val="-1"/>
          <w:szCs w:val="24"/>
        </w:rPr>
        <w:t>e</w:t>
      </w:r>
      <w:r w:rsidRPr="00C7771C">
        <w:rPr>
          <w:rFonts w:eastAsia="Arial" w:cs="Arial"/>
          <w:spacing w:val="1"/>
          <w:szCs w:val="24"/>
        </w:rPr>
        <w:t>a</w:t>
      </w:r>
      <w:r w:rsidRPr="00C7771C">
        <w:rPr>
          <w:rFonts w:eastAsia="Arial" w:cs="Arial"/>
          <w:szCs w:val="24"/>
        </w:rPr>
        <w:t>t</w:t>
      </w:r>
      <w:r w:rsidRPr="00C7771C">
        <w:rPr>
          <w:rFonts w:eastAsia="Arial" w:cs="Arial"/>
          <w:spacing w:val="1"/>
          <w:szCs w:val="24"/>
        </w:rPr>
        <w:t>u</w:t>
      </w:r>
      <w:r w:rsidRPr="00C7771C">
        <w:rPr>
          <w:rFonts w:eastAsia="Arial" w:cs="Arial"/>
          <w:szCs w:val="24"/>
        </w:rPr>
        <w:t xml:space="preserve">re </w:t>
      </w:r>
      <w:r w:rsidRPr="00C7771C">
        <w:rPr>
          <w:rFonts w:eastAsia="Arial" w:cs="Arial"/>
          <w:spacing w:val="-1"/>
          <w:szCs w:val="24"/>
        </w:rPr>
        <w:t>g</w:t>
      </w:r>
      <w:r w:rsidRPr="00C7771C">
        <w:rPr>
          <w:rFonts w:eastAsia="Arial" w:cs="Arial"/>
          <w:szCs w:val="24"/>
        </w:rPr>
        <w:t>i</w:t>
      </w:r>
      <w:r w:rsidRPr="00C7771C">
        <w:rPr>
          <w:rFonts w:eastAsia="Arial" w:cs="Arial"/>
          <w:spacing w:val="-3"/>
          <w:szCs w:val="24"/>
        </w:rPr>
        <w:t>v</w:t>
      </w:r>
      <w:r w:rsidRPr="00C7771C">
        <w:rPr>
          <w:rFonts w:eastAsia="Arial" w:cs="Arial"/>
          <w:spacing w:val="1"/>
          <w:szCs w:val="24"/>
        </w:rPr>
        <w:t>e</w:t>
      </w:r>
      <w:r w:rsidRPr="00C7771C">
        <w:rPr>
          <w:rFonts w:eastAsia="Arial" w:cs="Arial"/>
          <w:szCs w:val="24"/>
        </w:rPr>
        <w:t>n</w:t>
      </w:r>
      <w:r w:rsidRPr="00C7771C">
        <w:rPr>
          <w:rFonts w:eastAsia="Arial" w:cs="Arial"/>
          <w:spacing w:val="1"/>
          <w:szCs w:val="24"/>
        </w:rPr>
        <w:t xml:space="preserve"> be</w:t>
      </w:r>
      <w:r w:rsidRPr="00C7771C">
        <w:rPr>
          <w:rFonts w:eastAsia="Arial" w:cs="Arial"/>
          <w:spacing w:val="-3"/>
          <w:szCs w:val="24"/>
        </w:rPr>
        <w:t>l</w:t>
      </w:r>
      <w:r w:rsidRPr="00C7771C">
        <w:rPr>
          <w:rFonts w:eastAsia="Arial" w:cs="Arial"/>
          <w:spacing w:val="1"/>
          <w:szCs w:val="24"/>
        </w:rPr>
        <w:t>o</w:t>
      </w:r>
      <w:r w:rsidRPr="00C7771C">
        <w:rPr>
          <w:rFonts w:eastAsia="Arial" w:cs="Arial"/>
          <w:szCs w:val="24"/>
        </w:rPr>
        <w:t>w</w:t>
      </w:r>
      <w:r w:rsidRPr="00C7771C">
        <w:rPr>
          <w:rFonts w:eastAsia="Arial" w:cs="Arial"/>
          <w:spacing w:val="3"/>
          <w:szCs w:val="24"/>
        </w:rPr>
        <w:t xml:space="preserve"> </w:t>
      </w:r>
      <w:r w:rsidRPr="00C7771C">
        <w:rPr>
          <w:rFonts w:eastAsia="Arial" w:cs="Arial"/>
          <w:szCs w:val="24"/>
        </w:rPr>
        <w:t>c</w:t>
      </w:r>
      <w:r w:rsidRPr="00C7771C">
        <w:rPr>
          <w:rFonts w:eastAsia="Arial" w:cs="Arial"/>
          <w:spacing w:val="1"/>
          <w:szCs w:val="24"/>
        </w:rPr>
        <w:t>ou</w:t>
      </w:r>
      <w:r w:rsidRPr="00C7771C">
        <w:rPr>
          <w:rFonts w:eastAsia="Arial" w:cs="Arial"/>
          <w:spacing w:val="-1"/>
          <w:szCs w:val="24"/>
        </w:rPr>
        <w:t>n</w:t>
      </w:r>
      <w:r w:rsidRPr="00C7771C">
        <w:rPr>
          <w:rFonts w:eastAsia="Arial" w:cs="Arial"/>
          <w:szCs w:val="24"/>
        </w:rPr>
        <w:t>ts</w:t>
      </w:r>
      <w:r w:rsidRPr="00C7771C">
        <w:rPr>
          <w:rFonts w:eastAsia="Arial" w:cs="Arial"/>
          <w:spacing w:val="1"/>
          <w:szCs w:val="24"/>
        </w:rPr>
        <w:t xml:space="preserve"> a</w:t>
      </w:r>
      <w:r w:rsidRPr="00C7771C">
        <w:rPr>
          <w:rFonts w:eastAsia="Arial" w:cs="Arial"/>
          <w:szCs w:val="24"/>
        </w:rPr>
        <w:t>s</w:t>
      </w:r>
      <w:r w:rsidRPr="00C7771C">
        <w:rPr>
          <w:rFonts w:eastAsia="Arial" w:cs="Arial"/>
          <w:spacing w:val="-2"/>
          <w:szCs w:val="24"/>
        </w:rPr>
        <w:t xml:space="preserve"> </w:t>
      </w:r>
      <w:r w:rsidRPr="00C7771C">
        <w:rPr>
          <w:rFonts w:eastAsia="Arial" w:cs="Arial"/>
          <w:szCs w:val="24"/>
        </w:rPr>
        <w:t>1</w:t>
      </w:r>
      <w:r w:rsidRPr="00C7771C">
        <w:rPr>
          <w:rFonts w:eastAsia="Arial" w:cs="Arial"/>
          <w:spacing w:val="1"/>
          <w:szCs w:val="24"/>
        </w:rPr>
        <w:t xml:space="preserve"> </w:t>
      </w:r>
      <w:r w:rsidRPr="00C7771C">
        <w:rPr>
          <w:rFonts w:eastAsia="Arial" w:cs="Arial"/>
          <w:spacing w:val="-1"/>
          <w:szCs w:val="24"/>
        </w:rPr>
        <w:t>u</w:t>
      </w:r>
      <w:r w:rsidRPr="00C7771C">
        <w:rPr>
          <w:rFonts w:eastAsia="Arial" w:cs="Arial"/>
          <w:spacing w:val="1"/>
          <w:szCs w:val="24"/>
        </w:rPr>
        <w:t>n</w:t>
      </w:r>
      <w:r w:rsidRPr="00C7771C">
        <w:rPr>
          <w:rFonts w:eastAsia="Arial" w:cs="Arial"/>
          <w:szCs w:val="24"/>
        </w:rPr>
        <w:t>less</w:t>
      </w:r>
      <w:r w:rsidRPr="00C7771C">
        <w:rPr>
          <w:rFonts w:eastAsia="Arial" w:cs="Arial"/>
          <w:spacing w:val="1"/>
          <w:szCs w:val="24"/>
        </w:rPr>
        <w:t xml:space="preserve"> </w:t>
      </w:r>
      <w:r w:rsidRPr="00C7771C">
        <w:rPr>
          <w:rFonts w:eastAsia="Arial" w:cs="Arial"/>
          <w:spacing w:val="-1"/>
          <w:szCs w:val="24"/>
        </w:rPr>
        <w:t>n</w:t>
      </w:r>
      <w:r w:rsidRPr="00C7771C">
        <w:rPr>
          <w:rFonts w:eastAsia="Arial" w:cs="Arial"/>
          <w:spacing w:val="1"/>
          <w:szCs w:val="24"/>
        </w:rPr>
        <w:t>o</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zCs w:val="24"/>
        </w:rPr>
        <w:t>t</w:t>
      </w:r>
      <w:r w:rsidRPr="00C7771C">
        <w:rPr>
          <w:rFonts w:eastAsia="Arial" w:cs="Arial"/>
          <w:spacing w:val="1"/>
          <w:szCs w:val="24"/>
        </w:rPr>
        <w:t>he</w:t>
      </w:r>
      <w:r w:rsidRPr="00C7771C">
        <w:rPr>
          <w:rFonts w:eastAsia="Arial" w:cs="Arial"/>
          <w:szCs w:val="24"/>
        </w:rPr>
        <w:t>r</w:t>
      </w:r>
      <w:r w:rsidRPr="00C7771C">
        <w:rPr>
          <w:rFonts w:eastAsia="Arial" w:cs="Arial"/>
          <w:spacing w:val="-4"/>
          <w:szCs w:val="24"/>
        </w:rPr>
        <w:t>w</w:t>
      </w:r>
      <w:r w:rsidRPr="00C7771C">
        <w:rPr>
          <w:rFonts w:eastAsia="Arial" w:cs="Arial"/>
          <w:szCs w:val="24"/>
        </w:rPr>
        <w:t>ise</w:t>
      </w:r>
    </w:p>
    <w:p w14:paraId="6D196964" w14:textId="77777777" w:rsidR="00C2015A" w:rsidRPr="00C7771C" w:rsidRDefault="00C2015A" w:rsidP="00C2015A">
      <w:pPr>
        <w:ind w:left="953" w:right="511" w:hanging="360"/>
        <w:rPr>
          <w:rFonts w:eastAsia="Arial" w:cs="Arial"/>
          <w:szCs w:val="24"/>
        </w:rPr>
      </w:pPr>
      <w:r w:rsidRPr="000039E6">
        <w:rPr>
          <w:rFonts w:eastAsia="Arial" w:cs="Arial"/>
          <w:spacing w:val="1"/>
          <w:szCs w:val="24"/>
        </w:rPr>
        <w:t>a</w:t>
      </w:r>
      <w:r w:rsidRPr="000039E6">
        <w:rPr>
          <w:rFonts w:eastAsia="Arial" w:cs="Arial"/>
          <w:szCs w:val="24"/>
        </w:rPr>
        <w:t xml:space="preserve">) </w:t>
      </w:r>
      <w:r w:rsidRPr="000039E6">
        <w:rPr>
          <w:rFonts w:eastAsia="Arial" w:cs="Arial"/>
          <w:spacing w:val="13"/>
          <w:szCs w:val="24"/>
        </w:rPr>
        <w:t xml:space="preserve"> </w:t>
      </w:r>
      <w:r w:rsidRPr="000039E6">
        <w:rPr>
          <w:rFonts w:eastAsia="Arial" w:cs="Arial"/>
          <w:spacing w:val="-2"/>
          <w:szCs w:val="24"/>
        </w:rPr>
        <w:t>E</w:t>
      </w:r>
      <w:r w:rsidRPr="000039E6">
        <w:rPr>
          <w:rFonts w:eastAsia="Arial" w:cs="Arial"/>
          <w:szCs w:val="24"/>
        </w:rPr>
        <w:t>f</w:t>
      </w:r>
      <w:r w:rsidRPr="000039E6">
        <w:rPr>
          <w:rFonts w:eastAsia="Arial" w:cs="Arial"/>
          <w:spacing w:val="3"/>
          <w:szCs w:val="24"/>
        </w:rPr>
        <w:t>f</w:t>
      </w:r>
      <w:r w:rsidRPr="000039E6">
        <w:rPr>
          <w:rFonts w:eastAsia="Arial" w:cs="Arial"/>
          <w:spacing w:val="1"/>
          <w:szCs w:val="24"/>
        </w:rPr>
        <w:t>e</w:t>
      </w:r>
      <w:r w:rsidRPr="000039E6">
        <w:rPr>
          <w:rFonts w:eastAsia="Arial" w:cs="Arial"/>
          <w:szCs w:val="24"/>
        </w:rPr>
        <w:t>cti</w:t>
      </w:r>
      <w:r w:rsidRPr="000039E6">
        <w:rPr>
          <w:rFonts w:eastAsia="Arial" w:cs="Arial"/>
          <w:spacing w:val="-2"/>
          <w:szCs w:val="24"/>
        </w:rPr>
        <w:t>v</w:t>
      </w:r>
      <w:r w:rsidRPr="000039E6">
        <w:rPr>
          <w:rFonts w:eastAsia="Arial" w:cs="Arial"/>
          <w:szCs w:val="24"/>
        </w:rPr>
        <w:t>e</w:t>
      </w:r>
      <w:r w:rsidRPr="000039E6">
        <w:rPr>
          <w:rFonts w:eastAsia="Arial" w:cs="Arial"/>
          <w:spacing w:val="2"/>
          <w:szCs w:val="24"/>
        </w:rPr>
        <w:t xml:space="preserve"> </w:t>
      </w:r>
      <w:r w:rsidRPr="000039E6">
        <w:rPr>
          <w:rFonts w:eastAsia="Arial" w:cs="Arial"/>
          <w:szCs w:val="24"/>
        </w:rPr>
        <w:t>st</w:t>
      </w:r>
      <w:r w:rsidRPr="000039E6">
        <w:rPr>
          <w:rFonts w:eastAsia="Arial" w:cs="Arial"/>
          <w:spacing w:val="1"/>
          <w:szCs w:val="24"/>
        </w:rPr>
        <w:t>a</w:t>
      </w:r>
      <w:r w:rsidRPr="000039E6">
        <w:rPr>
          <w:rFonts w:eastAsia="Arial" w:cs="Arial"/>
          <w:szCs w:val="24"/>
        </w:rPr>
        <w:t>rt</w:t>
      </w:r>
      <w:r w:rsidRPr="000039E6">
        <w:rPr>
          <w:rFonts w:eastAsia="Arial" w:cs="Arial"/>
          <w:spacing w:val="-1"/>
          <w:szCs w:val="24"/>
        </w:rPr>
        <w:t>-u</w:t>
      </w:r>
      <w:r w:rsidRPr="000039E6">
        <w:rPr>
          <w:rFonts w:eastAsia="Arial" w:cs="Arial"/>
          <w:spacing w:val="1"/>
          <w:szCs w:val="24"/>
        </w:rPr>
        <w:t>p</w:t>
      </w:r>
      <w:r w:rsidRPr="000039E6">
        <w:rPr>
          <w:rFonts w:eastAsia="Arial" w:cs="Arial"/>
          <w:szCs w:val="24"/>
        </w:rPr>
        <w:t>,</w:t>
      </w:r>
      <w:r w:rsidRPr="000039E6">
        <w:rPr>
          <w:rFonts w:eastAsia="Arial" w:cs="Arial"/>
          <w:spacing w:val="1"/>
          <w:szCs w:val="24"/>
        </w:rPr>
        <w:t xml:space="preserve"> </w:t>
      </w:r>
      <w:r w:rsidRPr="000039E6">
        <w:rPr>
          <w:rFonts w:eastAsia="Arial" w:cs="Arial"/>
          <w:spacing w:val="-1"/>
          <w:szCs w:val="24"/>
        </w:rPr>
        <w:t>b</w:t>
      </w:r>
      <w:r w:rsidRPr="000039E6">
        <w:rPr>
          <w:rFonts w:eastAsia="Arial" w:cs="Arial"/>
          <w:spacing w:val="1"/>
          <w:szCs w:val="24"/>
        </w:rPr>
        <w:t>a</w:t>
      </w:r>
      <w:r w:rsidRPr="000039E6">
        <w:rPr>
          <w:rFonts w:eastAsia="Arial" w:cs="Arial"/>
          <w:szCs w:val="24"/>
        </w:rPr>
        <w:t>c</w:t>
      </w:r>
      <w:r w:rsidRPr="000039E6">
        <w:rPr>
          <w:rFonts w:eastAsia="Arial" w:cs="Arial"/>
          <w:spacing w:val="-2"/>
          <w:szCs w:val="24"/>
        </w:rPr>
        <w:t>k</w:t>
      </w:r>
      <w:r w:rsidRPr="000039E6">
        <w:rPr>
          <w:rFonts w:eastAsia="Arial" w:cs="Arial"/>
          <w:spacing w:val="1"/>
          <w:szCs w:val="24"/>
        </w:rPr>
        <w:t>u</w:t>
      </w:r>
      <w:r w:rsidRPr="000039E6">
        <w:rPr>
          <w:rFonts w:eastAsia="Arial" w:cs="Arial"/>
          <w:szCs w:val="24"/>
        </w:rPr>
        <w:t>p</w:t>
      </w:r>
      <w:r w:rsidRPr="000039E6">
        <w:rPr>
          <w:rFonts w:eastAsia="Arial" w:cs="Arial"/>
          <w:spacing w:val="1"/>
          <w:szCs w:val="24"/>
        </w:rPr>
        <w:t xml:space="preserve"> </w:t>
      </w:r>
      <w:r w:rsidRPr="000039E6">
        <w:rPr>
          <w:rFonts w:eastAsia="Arial" w:cs="Arial"/>
          <w:szCs w:val="24"/>
        </w:rPr>
        <w:t>&amp;</w:t>
      </w:r>
      <w:r w:rsidRPr="000039E6">
        <w:rPr>
          <w:rFonts w:eastAsia="Arial" w:cs="Arial"/>
          <w:spacing w:val="1"/>
          <w:szCs w:val="24"/>
        </w:rPr>
        <w:t xml:space="preserve"> </w:t>
      </w:r>
      <w:r w:rsidRPr="000039E6">
        <w:rPr>
          <w:rFonts w:eastAsia="Arial" w:cs="Arial"/>
          <w:spacing w:val="-3"/>
          <w:szCs w:val="24"/>
        </w:rPr>
        <w:t>r</w:t>
      </w:r>
      <w:r w:rsidRPr="000039E6">
        <w:rPr>
          <w:rFonts w:eastAsia="Arial" w:cs="Arial"/>
          <w:spacing w:val="1"/>
          <w:szCs w:val="24"/>
        </w:rPr>
        <w:t>e</w:t>
      </w:r>
      <w:r w:rsidRPr="000039E6">
        <w:rPr>
          <w:rFonts w:eastAsia="Arial" w:cs="Arial"/>
          <w:szCs w:val="24"/>
        </w:rPr>
        <w:t>c</w:t>
      </w:r>
      <w:r w:rsidRPr="000039E6">
        <w:rPr>
          <w:rFonts w:eastAsia="Arial" w:cs="Arial"/>
          <w:spacing w:val="1"/>
          <w:szCs w:val="24"/>
        </w:rPr>
        <w:t>o</w:t>
      </w:r>
      <w:r w:rsidRPr="000039E6">
        <w:rPr>
          <w:rFonts w:eastAsia="Arial" w:cs="Arial"/>
          <w:spacing w:val="-2"/>
          <w:szCs w:val="24"/>
        </w:rPr>
        <w:t>v</w:t>
      </w:r>
      <w:r w:rsidRPr="000039E6">
        <w:rPr>
          <w:rFonts w:eastAsia="Arial" w:cs="Arial"/>
          <w:spacing w:val="1"/>
          <w:szCs w:val="24"/>
        </w:rPr>
        <w:t>e</w:t>
      </w:r>
      <w:r w:rsidRPr="000039E6">
        <w:rPr>
          <w:rFonts w:eastAsia="Arial" w:cs="Arial"/>
          <w:szCs w:val="24"/>
        </w:rPr>
        <w:t>ry</w:t>
      </w:r>
      <w:r w:rsidRPr="000039E6">
        <w:rPr>
          <w:rFonts w:eastAsia="Arial" w:cs="Arial"/>
          <w:spacing w:val="-3"/>
          <w:szCs w:val="24"/>
        </w:rPr>
        <w:t xml:space="preserve"> </w:t>
      </w:r>
      <w:r w:rsidRPr="000039E6">
        <w:rPr>
          <w:rFonts w:eastAsia="Arial" w:cs="Arial"/>
          <w:spacing w:val="1"/>
          <w:szCs w:val="24"/>
        </w:rPr>
        <w:t>p</w:t>
      </w:r>
      <w:r w:rsidRPr="000039E6">
        <w:rPr>
          <w:rFonts w:eastAsia="Arial" w:cs="Arial"/>
          <w:szCs w:val="24"/>
        </w:rPr>
        <w:t>roc</w:t>
      </w:r>
      <w:r w:rsidRPr="000039E6">
        <w:rPr>
          <w:rFonts w:eastAsia="Arial" w:cs="Arial"/>
          <w:spacing w:val="1"/>
          <w:szCs w:val="24"/>
        </w:rPr>
        <w:t>e</w:t>
      </w:r>
      <w:r w:rsidRPr="000039E6">
        <w:rPr>
          <w:rFonts w:eastAsia="Arial" w:cs="Arial"/>
          <w:szCs w:val="24"/>
        </w:rPr>
        <w:t>ss</w:t>
      </w:r>
      <w:r w:rsidRPr="000039E6">
        <w:rPr>
          <w:rFonts w:eastAsia="Arial" w:cs="Arial"/>
          <w:spacing w:val="1"/>
          <w:szCs w:val="24"/>
        </w:rPr>
        <w:t>e</w:t>
      </w:r>
      <w:r w:rsidRPr="000039E6">
        <w:rPr>
          <w:rFonts w:eastAsia="Arial" w:cs="Arial"/>
          <w:szCs w:val="24"/>
        </w:rPr>
        <w:t xml:space="preserve">s </w:t>
      </w:r>
      <w:r w:rsidRPr="000039E6">
        <w:rPr>
          <w:rFonts w:eastAsia="Arial" w:cs="Arial"/>
          <w:spacing w:val="1"/>
          <w:szCs w:val="24"/>
        </w:rPr>
        <w:t>p</w:t>
      </w:r>
      <w:r w:rsidRPr="000039E6">
        <w:rPr>
          <w:rFonts w:eastAsia="Arial" w:cs="Arial"/>
          <w:szCs w:val="24"/>
        </w:rPr>
        <w:t>ro</w:t>
      </w:r>
      <w:r w:rsidRPr="000039E6">
        <w:rPr>
          <w:rFonts w:eastAsia="Arial" w:cs="Arial"/>
          <w:spacing w:val="-2"/>
          <w:szCs w:val="24"/>
        </w:rPr>
        <w:t>v</w:t>
      </w:r>
      <w:r w:rsidRPr="000039E6">
        <w:rPr>
          <w:rFonts w:eastAsia="Arial" w:cs="Arial"/>
          <w:szCs w:val="24"/>
        </w:rPr>
        <w:t>id</w:t>
      </w:r>
      <w:r w:rsidRPr="000039E6">
        <w:rPr>
          <w:rFonts w:eastAsia="Arial" w:cs="Arial"/>
          <w:spacing w:val="1"/>
          <w:szCs w:val="24"/>
        </w:rPr>
        <w:t>ed</w:t>
      </w:r>
      <w:r w:rsidRPr="000039E6">
        <w:rPr>
          <w:rFonts w:eastAsia="Arial" w:cs="Arial"/>
          <w:szCs w:val="24"/>
        </w:rPr>
        <w:t>,</w:t>
      </w:r>
      <w:r w:rsidRPr="000039E6">
        <w:rPr>
          <w:rFonts w:eastAsia="Arial" w:cs="Arial"/>
          <w:spacing w:val="-1"/>
          <w:szCs w:val="24"/>
        </w:rPr>
        <w:t xml:space="preserve"> </w:t>
      </w:r>
      <w:r w:rsidRPr="000039E6">
        <w:rPr>
          <w:rFonts w:eastAsia="Arial" w:cs="Arial"/>
          <w:spacing w:val="1"/>
          <w:szCs w:val="24"/>
        </w:rPr>
        <w:t>bu</w:t>
      </w:r>
      <w:r w:rsidRPr="000039E6">
        <w:rPr>
          <w:rFonts w:eastAsia="Arial" w:cs="Arial"/>
          <w:szCs w:val="24"/>
        </w:rPr>
        <w:t>t</w:t>
      </w:r>
      <w:r w:rsidRPr="000039E6">
        <w:rPr>
          <w:rFonts w:eastAsia="Arial" w:cs="Arial"/>
          <w:spacing w:val="-2"/>
          <w:szCs w:val="24"/>
        </w:rPr>
        <w:t xml:space="preserve"> </w:t>
      </w:r>
      <w:r w:rsidRPr="000039E6">
        <w:rPr>
          <w:rFonts w:eastAsia="Arial" w:cs="Arial"/>
          <w:spacing w:val="1"/>
          <w:szCs w:val="24"/>
        </w:rPr>
        <w:t>o</w:t>
      </w:r>
      <w:r w:rsidRPr="000039E6">
        <w:rPr>
          <w:rFonts w:eastAsia="Arial" w:cs="Arial"/>
          <w:spacing w:val="-1"/>
          <w:szCs w:val="24"/>
        </w:rPr>
        <w:t>p</w:t>
      </w:r>
      <w:r w:rsidRPr="000039E6">
        <w:rPr>
          <w:rFonts w:eastAsia="Arial" w:cs="Arial"/>
          <w:spacing w:val="1"/>
          <w:szCs w:val="24"/>
        </w:rPr>
        <w:t>e</w:t>
      </w:r>
      <w:r w:rsidRPr="000039E6">
        <w:rPr>
          <w:rFonts w:eastAsia="Arial" w:cs="Arial"/>
          <w:szCs w:val="24"/>
        </w:rPr>
        <w:t>ra</w:t>
      </w:r>
      <w:r w:rsidRPr="000039E6">
        <w:rPr>
          <w:rFonts w:eastAsia="Arial" w:cs="Arial"/>
          <w:spacing w:val="-2"/>
          <w:szCs w:val="24"/>
        </w:rPr>
        <w:t>t</w:t>
      </w:r>
      <w:r w:rsidRPr="000039E6">
        <w:rPr>
          <w:rFonts w:eastAsia="Arial" w:cs="Arial"/>
          <w:spacing w:val="1"/>
          <w:szCs w:val="24"/>
        </w:rPr>
        <w:t>o</w:t>
      </w:r>
      <w:r w:rsidRPr="000039E6">
        <w:rPr>
          <w:rFonts w:eastAsia="Arial" w:cs="Arial"/>
          <w:szCs w:val="24"/>
        </w:rPr>
        <w:t xml:space="preserve">r </w:t>
      </w:r>
      <w:r w:rsidRPr="000039E6">
        <w:rPr>
          <w:rFonts w:eastAsia="Arial" w:cs="Arial"/>
          <w:spacing w:val="-1"/>
          <w:szCs w:val="24"/>
        </w:rPr>
        <w:t>i</w:t>
      </w:r>
      <w:r w:rsidRPr="000039E6">
        <w:rPr>
          <w:rFonts w:eastAsia="Arial" w:cs="Arial"/>
          <w:spacing w:val="1"/>
          <w:szCs w:val="24"/>
        </w:rPr>
        <w:t>n</w:t>
      </w:r>
      <w:r w:rsidRPr="000039E6">
        <w:rPr>
          <w:rFonts w:eastAsia="Arial" w:cs="Arial"/>
          <w:szCs w:val="24"/>
        </w:rPr>
        <w:t>t</w:t>
      </w:r>
      <w:r w:rsidRPr="000039E6">
        <w:rPr>
          <w:rFonts w:eastAsia="Arial" w:cs="Arial"/>
          <w:spacing w:val="1"/>
          <w:szCs w:val="24"/>
        </w:rPr>
        <w:t>e</w:t>
      </w:r>
      <w:r w:rsidRPr="000039E6">
        <w:rPr>
          <w:rFonts w:eastAsia="Arial" w:cs="Arial"/>
          <w:szCs w:val="24"/>
        </w:rPr>
        <w:t>r</w:t>
      </w:r>
      <w:r w:rsidRPr="000039E6">
        <w:rPr>
          <w:rFonts w:eastAsia="Arial" w:cs="Arial"/>
          <w:spacing w:val="-3"/>
          <w:szCs w:val="24"/>
        </w:rPr>
        <w:t>v</w:t>
      </w:r>
      <w:r w:rsidRPr="000039E6">
        <w:rPr>
          <w:rFonts w:eastAsia="Arial" w:cs="Arial"/>
          <w:spacing w:val="1"/>
          <w:szCs w:val="24"/>
        </w:rPr>
        <w:t>en</w:t>
      </w:r>
      <w:r w:rsidRPr="000039E6">
        <w:rPr>
          <w:rFonts w:eastAsia="Arial" w:cs="Arial"/>
          <w:szCs w:val="24"/>
        </w:rPr>
        <w:t>ti</w:t>
      </w:r>
      <w:r w:rsidRPr="000039E6">
        <w:rPr>
          <w:rFonts w:eastAsia="Arial" w:cs="Arial"/>
          <w:spacing w:val="1"/>
          <w:szCs w:val="24"/>
        </w:rPr>
        <w:t>o</w:t>
      </w:r>
      <w:r w:rsidRPr="000039E6">
        <w:rPr>
          <w:rFonts w:eastAsia="Arial" w:cs="Arial"/>
          <w:szCs w:val="24"/>
        </w:rPr>
        <w:t>n re</w:t>
      </w:r>
      <w:r w:rsidRPr="000039E6">
        <w:rPr>
          <w:rFonts w:eastAsia="Arial" w:cs="Arial"/>
          <w:spacing w:val="-1"/>
          <w:szCs w:val="24"/>
        </w:rPr>
        <w:t>q</w:t>
      </w:r>
      <w:r w:rsidRPr="000039E6">
        <w:rPr>
          <w:rFonts w:eastAsia="Arial" w:cs="Arial"/>
          <w:spacing w:val="1"/>
          <w:szCs w:val="24"/>
        </w:rPr>
        <w:t>u</w:t>
      </w:r>
      <w:r w:rsidRPr="000039E6">
        <w:rPr>
          <w:rFonts w:eastAsia="Arial" w:cs="Arial"/>
          <w:szCs w:val="24"/>
        </w:rPr>
        <w:t>i</w:t>
      </w:r>
      <w:r w:rsidRPr="000039E6">
        <w:rPr>
          <w:rFonts w:eastAsia="Arial" w:cs="Arial"/>
          <w:spacing w:val="-1"/>
          <w:szCs w:val="24"/>
        </w:rPr>
        <w:t>r</w:t>
      </w:r>
      <w:r w:rsidRPr="000039E6">
        <w:rPr>
          <w:rFonts w:eastAsia="Arial" w:cs="Arial"/>
          <w:spacing w:val="1"/>
          <w:szCs w:val="24"/>
        </w:rPr>
        <w:t>e</w:t>
      </w:r>
      <w:r w:rsidRPr="000039E6">
        <w:rPr>
          <w:rFonts w:eastAsia="Arial" w:cs="Arial"/>
          <w:szCs w:val="24"/>
        </w:rPr>
        <w:t>d</w:t>
      </w:r>
    </w:p>
    <w:p w14:paraId="02ED1EB0" w14:textId="77777777" w:rsidR="00C2015A" w:rsidRPr="00C7771C" w:rsidRDefault="00C2015A" w:rsidP="00C2015A">
      <w:pPr>
        <w:shd w:val="clear" w:color="auto" w:fill="DAC6FE"/>
        <w:ind w:left="953" w:right="1482" w:hanging="360"/>
        <w:rPr>
          <w:rFonts w:eastAsia="Arial" w:cs="Arial"/>
          <w:szCs w:val="24"/>
        </w:rPr>
      </w:pPr>
      <w:r w:rsidRPr="00C7771C">
        <w:rPr>
          <w:rFonts w:eastAsia="Arial" w:cs="Arial"/>
          <w:spacing w:val="1"/>
          <w:szCs w:val="24"/>
        </w:rPr>
        <w:t>b</w:t>
      </w:r>
      <w:r w:rsidRPr="00C7771C">
        <w:rPr>
          <w:rFonts w:eastAsia="Arial" w:cs="Arial"/>
          <w:szCs w:val="24"/>
        </w:rPr>
        <w:t xml:space="preserve">) </w:t>
      </w:r>
      <w:r w:rsidRPr="00C7771C">
        <w:rPr>
          <w:rFonts w:eastAsia="Arial" w:cs="Arial"/>
          <w:spacing w:val="13"/>
          <w:szCs w:val="24"/>
        </w:rPr>
        <w:t xml:space="preserve"> </w:t>
      </w:r>
      <w:r w:rsidRPr="00C7771C">
        <w:rPr>
          <w:rFonts w:eastAsia="Arial" w:cs="Arial"/>
          <w:spacing w:val="-2"/>
          <w:szCs w:val="24"/>
        </w:rPr>
        <w:t>E</w:t>
      </w:r>
      <w:r w:rsidRPr="00C7771C">
        <w:rPr>
          <w:rFonts w:eastAsia="Arial" w:cs="Arial"/>
          <w:szCs w:val="24"/>
        </w:rPr>
        <w:t>f</w:t>
      </w:r>
      <w:r w:rsidRPr="00C7771C">
        <w:rPr>
          <w:rFonts w:eastAsia="Arial" w:cs="Arial"/>
          <w:spacing w:val="3"/>
          <w:szCs w:val="24"/>
        </w:rPr>
        <w:t>f</w:t>
      </w:r>
      <w:r w:rsidRPr="00C7771C">
        <w:rPr>
          <w:rFonts w:eastAsia="Arial" w:cs="Arial"/>
          <w:spacing w:val="1"/>
          <w:szCs w:val="24"/>
        </w:rPr>
        <w:t>e</w:t>
      </w:r>
      <w:r w:rsidRPr="00C7771C">
        <w:rPr>
          <w:rFonts w:eastAsia="Arial" w:cs="Arial"/>
          <w:szCs w:val="24"/>
        </w:rPr>
        <w:t>cti</w:t>
      </w:r>
      <w:r w:rsidRPr="00C7771C">
        <w:rPr>
          <w:rFonts w:eastAsia="Arial" w:cs="Arial"/>
          <w:spacing w:val="-2"/>
          <w:szCs w:val="24"/>
        </w:rPr>
        <w:t>v</w:t>
      </w:r>
      <w:r w:rsidRPr="00C7771C">
        <w:rPr>
          <w:rFonts w:eastAsia="Arial" w:cs="Arial"/>
          <w:szCs w:val="24"/>
        </w:rPr>
        <w:t>e</w:t>
      </w:r>
      <w:r w:rsidRPr="00C7771C">
        <w:rPr>
          <w:rFonts w:eastAsia="Arial" w:cs="Arial"/>
          <w:spacing w:val="2"/>
          <w:szCs w:val="24"/>
        </w:rPr>
        <w:t xml:space="preserve"> </w:t>
      </w:r>
      <w:r w:rsidRPr="00C7771C">
        <w:rPr>
          <w:rFonts w:eastAsia="Arial" w:cs="Arial"/>
          <w:szCs w:val="24"/>
        </w:rPr>
        <w:t>st</w:t>
      </w:r>
      <w:r w:rsidRPr="00C7771C">
        <w:rPr>
          <w:rFonts w:eastAsia="Arial" w:cs="Arial"/>
          <w:spacing w:val="1"/>
          <w:szCs w:val="24"/>
        </w:rPr>
        <w:t>a</w:t>
      </w:r>
      <w:r w:rsidRPr="00C7771C">
        <w:rPr>
          <w:rFonts w:eastAsia="Arial" w:cs="Arial"/>
          <w:szCs w:val="24"/>
        </w:rPr>
        <w:t>rt</w:t>
      </w:r>
      <w:r w:rsidRPr="00C7771C">
        <w:rPr>
          <w:rFonts w:eastAsia="Arial" w:cs="Arial"/>
          <w:spacing w:val="-1"/>
          <w:szCs w:val="24"/>
        </w:rPr>
        <w:t>-u</w:t>
      </w:r>
      <w:r w:rsidRPr="00C7771C">
        <w:rPr>
          <w:rFonts w:eastAsia="Arial" w:cs="Arial"/>
          <w:spacing w:val="1"/>
          <w:szCs w:val="24"/>
        </w:rPr>
        <w:t>p</w:t>
      </w:r>
      <w:r w:rsidRPr="00C7771C">
        <w:rPr>
          <w:rFonts w:eastAsia="Arial" w:cs="Arial"/>
          <w:szCs w:val="24"/>
        </w:rPr>
        <w:t>,</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pacing w:val="1"/>
          <w:szCs w:val="24"/>
        </w:rPr>
        <w:t>a</w:t>
      </w:r>
      <w:r w:rsidRPr="00C7771C">
        <w:rPr>
          <w:rFonts w:eastAsia="Arial" w:cs="Arial"/>
          <w:szCs w:val="24"/>
        </w:rPr>
        <w:t>c</w:t>
      </w:r>
      <w:r w:rsidRPr="00C7771C">
        <w:rPr>
          <w:rFonts w:eastAsia="Arial" w:cs="Arial"/>
          <w:spacing w:val="-2"/>
          <w:szCs w:val="24"/>
        </w:rPr>
        <w:t>k</w:t>
      </w:r>
      <w:r w:rsidRPr="00C7771C">
        <w:rPr>
          <w:rFonts w:eastAsia="Arial" w:cs="Arial"/>
          <w:spacing w:val="1"/>
          <w:szCs w:val="24"/>
        </w:rPr>
        <w:t>u</w:t>
      </w:r>
      <w:r w:rsidRPr="00C7771C">
        <w:rPr>
          <w:rFonts w:eastAsia="Arial" w:cs="Arial"/>
          <w:szCs w:val="24"/>
        </w:rPr>
        <w:t>p</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3"/>
          <w:szCs w:val="24"/>
        </w:rPr>
        <w:t>r</w:t>
      </w:r>
      <w:r w:rsidRPr="00C7771C">
        <w:rPr>
          <w:rFonts w:eastAsia="Arial" w:cs="Arial"/>
          <w:spacing w:val="1"/>
          <w:szCs w:val="24"/>
        </w:rPr>
        <w:t>e</w:t>
      </w:r>
      <w:r w:rsidRPr="00C7771C">
        <w:rPr>
          <w:rFonts w:eastAsia="Arial" w:cs="Arial"/>
          <w:szCs w:val="24"/>
        </w:rPr>
        <w:t>c</w:t>
      </w:r>
      <w:r w:rsidRPr="00C7771C">
        <w:rPr>
          <w:rFonts w:eastAsia="Arial" w:cs="Arial"/>
          <w:spacing w:val="1"/>
          <w:szCs w:val="24"/>
        </w:rPr>
        <w:t>o</w:t>
      </w:r>
      <w:r w:rsidRPr="00C7771C">
        <w:rPr>
          <w:rFonts w:eastAsia="Arial" w:cs="Arial"/>
          <w:spacing w:val="-2"/>
          <w:szCs w:val="24"/>
        </w:rPr>
        <w:t>v</w:t>
      </w:r>
      <w:r w:rsidRPr="00C7771C">
        <w:rPr>
          <w:rFonts w:eastAsia="Arial" w:cs="Arial"/>
          <w:spacing w:val="1"/>
          <w:szCs w:val="24"/>
        </w:rPr>
        <w:t>e</w:t>
      </w:r>
      <w:r w:rsidRPr="00C7771C">
        <w:rPr>
          <w:rFonts w:eastAsia="Arial" w:cs="Arial"/>
          <w:szCs w:val="24"/>
        </w:rPr>
        <w:t>ry</w:t>
      </w:r>
      <w:r w:rsidRPr="00C7771C">
        <w:rPr>
          <w:rFonts w:eastAsia="Arial" w:cs="Arial"/>
          <w:spacing w:val="-3"/>
          <w:szCs w:val="24"/>
        </w:rPr>
        <w:t xml:space="preserve"> </w:t>
      </w:r>
      <w:r w:rsidRPr="00C7771C">
        <w:rPr>
          <w:rFonts w:eastAsia="Arial" w:cs="Arial"/>
          <w:spacing w:val="1"/>
          <w:szCs w:val="24"/>
        </w:rPr>
        <w:t>p</w:t>
      </w:r>
      <w:r w:rsidRPr="00C7771C">
        <w:rPr>
          <w:rFonts w:eastAsia="Arial" w:cs="Arial"/>
          <w:szCs w:val="24"/>
        </w:rPr>
        <w:t>roc</w:t>
      </w:r>
      <w:r w:rsidRPr="00C7771C">
        <w:rPr>
          <w:rFonts w:eastAsia="Arial" w:cs="Arial"/>
          <w:spacing w:val="1"/>
          <w:szCs w:val="24"/>
        </w:rPr>
        <w:t>e</w:t>
      </w:r>
      <w:r w:rsidRPr="00C7771C">
        <w:rPr>
          <w:rFonts w:eastAsia="Arial" w:cs="Arial"/>
          <w:szCs w:val="24"/>
        </w:rPr>
        <w:t>ss</w:t>
      </w:r>
      <w:r w:rsidRPr="00C7771C">
        <w:rPr>
          <w:rFonts w:eastAsia="Arial" w:cs="Arial"/>
          <w:spacing w:val="1"/>
          <w:szCs w:val="24"/>
        </w:rPr>
        <w:t>e</w:t>
      </w:r>
      <w:r w:rsidRPr="00C7771C">
        <w:rPr>
          <w:rFonts w:eastAsia="Arial" w:cs="Arial"/>
          <w:szCs w:val="24"/>
        </w:rPr>
        <w:t xml:space="preserve">s </w:t>
      </w:r>
      <w:r w:rsidRPr="00C7771C">
        <w:rPr>
          <w:rFonts w:eastAsia="Arial" w:cs="Arial"/>
          <w:spacing w:val="1"/>
          <w:szCs w:val="24"/>
        </w:rPr>
        <w:t>p</w:t>
      </w:r>
      <w:r w:rsidRPr="00C7771C">
        <w:rPr>
          <w:rFonts w:eastAsia="Arial" w:cs="Arial"/>
          <w:szCs w:val="24"/>
        </w:rPr>
        <w:t>ro</w:t>
      </w:r>
      <w:r w:rsidRPr="00C7771C">
        <w:rPr>
          <w:rFonts w:eastAsia="Arial" w:cs="Arial"/>
          <w:spacing w:val="-2"/>
          <w:szCs w:val="24"/>
        </w:rPr>
        <w:t>v</w:t>
      </w:r>
      <w:r w:rsidRPr="00C7771C">
        <w:rPr>
          <w:rFonts w:eastAsia="Arial" w:cs="Arial"/>
          <w:szCs w:val="24"/>
        </w:rPr>
        <w:t>id</w:t>
      </w:r>
      <w:r w:rsidRPr="00C7771C">
        <w:rPr>
          <w:rFonts w:eastAsia="Arial" w:cs="Arial"/>
          <w:spacing w:val="1"/>
          <w:szCs w:val="24"/>
        </w:rPr>
        <w:t>ed</w:t>
      </w:r>
      <w:r w:rsidRPr="00C7771C">
        <w:rPr>
          <w:rFonts w:eastAsia="Arial" w:cs="Arial"/>
          <w:szCs w:val="24"/>
        </w:rPr>
        <w:t>,</w:t>
      </w:r>
      <w:r w:rsidRPr="00C7771C">
        <w:rPr>
          <w:rFonts w:eastAsia="Arial" w:cs="Arial"/>
          <w:spacing w:val="-1"/>
          <w:szCs w:val="24"/>
        </w:rPr>
        <w:t xml:space="preserve"> </w:t>
      </w:r>
      <w:r w:rsidRPr="00C7771C">
        <w:rPr>
          <w:rFonts w:eastAsia="Arial" w:cs="Arial"/>
          <w:spacing w:val="1"/>
          <w:szCs w:val="24"/>
        </w:rPr>
        <w:t>bu</w:t>
      </w:r>
      <w:r w:rsidRPr="00C7771C">
        <w:rPr>
          <w:rFonts w:eastAsia="Arial" w:cs="Arial"/>
          <w:szCs w:val="24"/>
        </w:rPr>
        <w:t>t</w:t>
      </w:r>
      <w:r w:rsidRPr="00C7771C">
        <w:rPr>
          <w:rFonts w:eastAsia="Arial" w:cs="Arial"/>
          <w:spacing w:val="-2"/>
          <w:szCs w:val="24"/>
        </w:rPr>
        <w:t xml:space="preserve"> </w:t>
      </w:r>
      <w:r w:rsidRPr="00C7771C">
        <w:rPr>
          <w:rFonts w:eastAsia="Arial" w:cs="Arial"/>
          <w:spacing w:val="1"/>
          <w:szCs w:val="24"/>
        </w:rPr>
        <w:t>n</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rat</w:t>
      </w:r>
      <w:r w:rsidRPr="00C7771C">
        <w:rPr>
          <w:rFonts w:eastAsia="Arial" w:cs="Arial"/>
          <w:spacing w:val="1"/>
          <w:szCs w:val="24"/>
        </w:rPr>
        <w:t>o</w:t>
      </w:r>
      <w:r w:rsidRPr="00C7771C">
        <w:rPr>
          <w:rFonts w:eastAsia="Arial" w:cs="Arial"/>
          <w:szCs w:val="24"/>
        </w:rPr>
        <w:t>r in</w:t>
      </w:r>
      <w:r w:rsidRPr="00C7771C">
        <w:rPr>
          <w:rFonts w:eastAsia="Arial" w:cs="Arial"/>
          <w:spacing w:val="1"/>
          <w:szCs w:val="24"/>
        </w:rPr>
        <w:t>te</w:t>
      </w:r>
      <w:r w:rsidRPr="00C7771C">
        <w:rPr>
          <w:rFonts w:eastAsia="Arial" w:cs="Arial"/>
          <w:szCs w:val="24"/>
        </w:rPr>
        <w:t>r</w:t>
      </w:r>
      <w:r w:rsidRPr="00C7771C">
        <w:rPr>
          <w:rFonts w:eastAsia="Arial" w:cs="Arial"/>
          <w:spacing w:val="-3"/>
          <w:szCs w:val="24"/>
        </w:rPr>
        <w:t>v</w:t>
      </w:r>
      <w:r w:rsidRPr="00C7771C">
        <w:rPr>
          <w:rFonts w:eastAsia="Arial" w:cs="Arial"/>
          <w:spacing w:val="1"/>
          <w:szCs w:val="24"/>
        </w:rPr>
        <w:t>en</w:t>
      </w:r>
      <w:r w:rsidRPr="00C7771C">
        <w:rPr>
          <w:rFonts w:eastAsia="Arial" w:cs="Arial"/>
          <w:szCs w:val="24"/>
        </w:rPr>
        <w:t>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zCs w:val="24"/>
        </w:rPr>
        <w:t>d</w:t>
      </w:r>
    </w:p>
    <w:p w14:paraId="5DBEF511" w14:textId="77777777" w:rsidR="00C2015A" w:rsidRDefault="00C2015A" w:rsidP="00C2015A">
      <w:pPr>
        <w:ind w:left="593" w:right="2222"/>
        <w:rPr>
          <w:rFonts w:eastAsia="Arial" w:cs="Arial"/>
          <w:szCs w:val="24"/>
        </w:rPr>
      </w:pPr>
      <w:r w:rsidRPr="00C7771C">
        <w:rPr>
          <w:rFonts w:eastAsia="Arial" w:cs="Arial"/>
          <w:szCs w:val="24"/>
        </w:rPr>
        <w:t xml:space="preserve">c) </w:t>
      </w:r>
      <w:r w:rsidRPr="00C7771C">
        <w:rPr>
          <w:rFonts w:eastAsia="Arial" w:cs="Arial"/>
          <w:spacing w:val="27"/>
          <w:szCs w:val="24"/>
        </w:rPr>
        <w:t xml:space="preserve"> </w:t>
      </w:r>
      <w:r w:rsidRPr="00C7771C">
        <w:rPr>
          <w:rFonts w:eastAsia="Arial" w:cs="Arial"/>
          <w:szCs w:val="24"/>
        </w:rPr>
        <w:t>A</w:t>
      </w:r>
      <w:r w:rsidRPr="00C7771C">
        <w:rPr>
          <w:rFonts w:eastAsia="Arial" w:cs="Arial"/>
          <w:spacing w:val="1"/>
          <w:szCs w:val="24"/>
        </w:rPr>
        <w:t>pp</w:t>
      </w:r>
      <w:r w:rsidRPr="00C7771C">
        <w:rPr>
          <w:rFonts w:eastAsia="Arial" w:cs="Arial"/>
          <w:szCs w:val="24"/>
        </w:rPr>
        <w:t>l</w:t>
      </w:r>
      <w:r w:rsidRPr="00C7771C">
        <w:rPr>
          <w:rFonts w:eastAsia="Arial" w:cs="Arial"/>
          <w:spacing w:val="-1"/>
          <w:szCs w:val="24"/>
        </w:rPr>
        <w:t>i</w:t>
      </w:r>
      <w:r w:rsidRPr="00C7771C">
        <w:rPr>
          <w:rFonts w:eastAsia="Arial" w:cs="Arial"/>
          <w:szCs w:val="24"/>
        </w:rPr>
        <w:t>c</w:t>
      </w:r>
      <w:r w:rsidRPr="00C7771C">
        <w:rPr>
          <w:rFonts w:eastAsia="Arial" w:cs="Arial"/>
          <w:spacing w:val="1"/>
          <w:szCs w:val="24"/>
        </w:rPr>
        <w:t>a</w:t>
      </w:r>
      <w:r w:rsidRPr="00C7771C">
        <w:rPr>
          <w:rFonts w:eastAsia="Arial" w:cs="Arial"/>
          <w:szCs w:val="24"/>
        </w:rPr>
        <w:t>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m</w:t>
      </w:r>
      <w:r w:rsidRPr="00C7771C">
        <w:rPr>
          <w:rFonts w:eastAsia="Arial" w:cs="Arial"/>
          <w:szCs w:val="24"/>
        </w:rPr>
        <w:t>ini</w:t>
      </w:r>
      <w:r w:rsidRPr="00C7771C">
        <w:rPr>
          <w:rFonts w:eastAsia="Arial" w:cs="Arial"/>
          <w:spacing w:val="1"/>
          <w:szCs w:val="24"/>
        </w:rPr>
        <w:t>m</w:t>
      </w:r>
      <w:r w:rsidRPr="00C7771C">
        <w:rPr>
          <w:rFonts w:eastAsia="Arial" w:cs="Arial"/>
          <w:szCs w:val="24"/>
        </w:rPr>
        <w:t>i</w:t>
      </w:r>
      <w:r w:rsidRPr="00C7771C">
        <w:rPr>
          <w:rFonts w:eastAsia="Arial" w:cs="Arial"/>
          <w:spacing w:val="-3"/>
          <w:szCs w:val="24"/>
        </w:rPr>
        <w:t>z</w:t>
      </w:r>
      <w:r w:rsidRPr="00C7771C">
        <w:rPr>
          <w:rFonts w:eastAsia="Arial" w:cs="Arial"/>
          <w:spacing w:val="1"/>
          <w:szCs w:val="24"/>
        </w:rPr>
        <w:t>e</w:t>
      </w:r>
      <w:r w:rsidRPr="00C7771C">
        <w:rPr>
          <w:rFonts w:eastAsia="Arial" w:cs="Arial"/>
          <w:szCs w:val="24"/>
        </w:rPr>
        <w:t>s</w:t>
      </w:r>
      <w:r w:rsidRPr="00C7771C">
        <w:rPr>
          <w:rFonts w:eastAsia="Arial" w:cs="Arial"/>
          <w:spacing w:val="-2"/>
          <w:szCs w:val="24"/>
        </w:rPr>
        <w:t xml:space="preserve"> </w:t>
      </w:r>
      <w:r w:rsidRPr="00C7771C">
        <w:rPr>
          <w:rFonts w:eastAsia="Arial" w:cs="Arial"/>
          <w:spacing w:val="1"/>
          <w:szCs w:val="24"/>
        </w:rPr>
        <w:t>ne</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pacing w:val="1"/>
          <w:szCs w:val="24"/>
        </w:rPr>
        <w:t>o</w:t>
      </w:r>
      <w:r w:rsidRPr="00C7771C">
        <w:rPr>
          <w:rFonts w:eastAsia="Arial" w:cs="Arial"/>
          <w:szCs w:val="24"/>
        </w:rPr>
        <w:t>r</w:t>
      </w:r>
      <w:r w:rsidRPr="00C7771C">
        <w:rPr>
          <w:rFonts w:eastAsia="Arial" w:cs="Arial"/>
          <w:spacing w:val="1"/>
          <w:szCs w:val="24"/>
        </w:rPr>
        <w:t xml:space="preserve"> m</w:t>
      </w:r>
      <w:r w:rsidRPr="00C7771C">
        <w:rPr>
          <w:rFonts w:eastAsia="Arial" w:cs="Arial"/>
          <w:spacing w:val="-1"/>
          <w:szCs w:val="24"/>
        </w:rPr>
        <w:t>e</w:t>
      </w:r>
      <w:r w:rsidRPr="00C7771C">
        <w:rPr>
          <w:rFonts w:eastAsia="Arial" w:cs="Arial"/>
          <w:spacing w:val="1"/>
          <w:szCs w:val="24"/>
        </w:rPr>
        <w:t>d</w:t>
      </w:r>
      <w:r w:rsidRPr="00C7771C">
        <w:rPr>
          <w:rFonts w:eastAsia="Arial" w:cs="Arial"/>
          <w:szCs w:val="24"/>
        </w:rPr>
        <w:t>ia</w:t>
      </w:r>
      <w:r w:rsidRPr="00C7771C">
        <w:rPr>
          <w:rFonts w:eastAsia="Arial" w:cs="Arial"/>
          <w:spacing w:val="1"/>
          <w:szCs w:val="24"/>
        </w:rPr>
        <w:t xml:space="preserve"> </w:t>
      </w:r>
      <w:r w:rsidRPr="00C7771C">
        <w:rPr>
          <w:rFonts w:eastAsia="Arial" w:cs="Arial"/>
          <w:spacing w:val="-1"/>
          <w:szCs w:val="24"/>
        </w:rPr>
        <w:t>h</w:t>
      </w:r>
      <w:r w:rsidRPr="00C7771C">
        <w:rPr>
          <w:rFonts w:eastAsia="Arial" w:cs="Arial"/>
          <w:spacing w:val="1"/>
          <w:szCs w:val="24"/>
        </w:rPr>
        <w:t>a</w:t>
      </w:r>
      <w:r w:rsidRPr="00C7771C">
        <w:rPr>
          <w:rFonts w:eastAsia="Arial" w:cs="Arial"/>
          <w:spacing w:val="-1"/>
          <w:szCs w:val="24"/>
        </w:rPr>
        <w:t>n</w:t>
      </w:r>
      <w:r w:rsidRPr="00C7771C">
        <w:rPr>
          <w:rFonts w:eastAsia="Arial" w:cs="Arial"/>
          <w:spacing w:val="1"/>
          <w:szCs w:val="24"/>
        </w:rPr>
        <w:t>d</w:t>
      </w:r>
      <w:r w:rsidRPr="00C7771C">
        <w:rPr>
          <w:rFonts w:eastAsia="Arial" w:cs="Arial"/>
          <w:szCs w:val="24"/>
        </w:rPr>
        <w:t>l</w:t>
      </w:r>
      <w:r w:rsidRPr="00C7771C">
        <w:rPr>
          <w:rFonts w:eastAsia="Arial" w:cs="Arial"/>
          <w:spacing w:val="-1"/>
          <w:szCs w:val="24"/>
        </w:rPr>
        <w:t>in</w:t>
      </w:r>
      <w:r w:rsidRPr="00C7771C">
        <w:rPr>
          <w:rFonts w:eastAsia="Arial" w:cs="Arial"/>
          <w:szCs w:val="24"/>
        </w:rPr>
        <w:t xml:space="preserve">g </w:t>
      </w:r>
    </w:p>
    <w:p w14:paraId="01CC70B0" w14:textId="77777777" w:rsidR="00C2015A" w:rsidRPr="00C7771C" w:rsidRDefault="00C2015A" w:rsidP="00C2015A">
      <w:pPr>
        <w:tabs>
          <w:tab w:val="left" w:pos="284"/>
        </w:tabs>
        <w:ind w:left="593" w:right="95" w:hanging="309"/>
        <w:rPr>
          <w:rFonts w:eastAsia="Arial" w:cs="Arial"/>
          <w:szCs w:val="24"/>
        </w:rPr>
      </w:pPr>
      <w:r>
        <w:rPr>
          <w:rFonts w:eastAsia="Arial" w:cs="Arial"/>
          <w:spacing w:val="1"/>
          <w:szCs w:val="24"/>
        </w:rPr>
        <w:tab/>
      </w:r>
      <w:r w:rsidRPr="00DE279D">
        <w:rPr>
          <w:rFonts w:eastAsia="Arial" w:cs="Arial"/>
          <w:spacing w:val="1"/>
          <w:szCs w:val="24"/>
          <w:shd w:val="clear" w:color="auto" w:fill="DAC6FE"/>
        </w:rPr>
        <w:t>d</w:t>
      </w:r>
      <w:r w:rsidRPr="00DE279D">
        <w:rPr>
          <w:rFonts w:eastAsia="Arial" w:cs="Arial"/>
          <w:szCs w:val="24"/>
          <w:shd w:val="clear" w:color="auto" w:fill="DAC6FE"/>
        </w:rPr>
        <w:t xml:space="preserve">) </w:t>
      </w:r>
      <w:r w:rsidRPr="00DE279D">
        <w:rPr>
          <w:rFonts w:eastAsia="Arial" w:cs="Arial"/>
          <w:spacing w:val="13"/>
          <w:szCs w:val="24"/>
          <w:shd w:val="clear" w:color="auto" w:fill="DAC6FE"/>
        </w:rPr>
        <w:t xml:space="preserve"> </w:t>
      </w:r>
      <w:r w:rsidRPr="00DE279D">
        <w:rPr>
          <w:rFonts w:eastAsia="Arial" w:cs="Arial"/>
          <w:szCs w:val="24"/>
          <w:shd w:val="clear" w:color="auto" w:fill="DAC6FE"/>
        </w:rPr>
        <w:t>A</w:t>
      </w:r>
      <w:r w:rsidRPr="00DE279D">
        <w:rPr>
          <w:rFonts w:eastAsia="Arial" w:cs="Arial"/>
          <w:spacing w:val="1"/>
          <w:szCs w:val="24"/>
          <w:shd w:val="clear" w:color="auto" w:fill="DAC6FE"/>
        </w:rPr>
        <w:t>pp</w:t>
      </w:r>
      <w:r w:rsidRPr="00DE279D">
        <w:rPr>
          <w:rFonts w:eastAsia="Arial" w:cs="Arial"/>
          <w:szCs w:val="24"/>
          <w:shd w:val="clear" w:color="auto" w:fill="DAC6FE"/>
        </w:rPr>
        <w:t>l</w:t>
      </w:r>
      <w:r w:rsidRPr="00DE279D">
        <w:rPr>
          <w:rFonts w:eastAsia="Arial" w:cs="Arial"/>
          <w:spacing w:val="-1"/>
          <w:szCs w:val="24"/>
          <w:shd w:val="clear" w:color="auto" w:fill="DAC6FE"/>
        </w:rPr>
        <w:t>i</w:t>
      </w:r>
      <w:r w:rsidRPr="00DE279D">
        <w:rPr>
          <w:rFonts w:eastAsia="Arial" w:cs="Arial"/>
          <w:szCs w:val="24"/>
          <w:shd w:val="clear" w:color="auto" w:fill="DAC6FE"/>
        </w:rPr>
        <w:t>c</w:t>
      </w:r>
      <w:r w:rsidRPr="00DE279D">
        <w:rPr>
          <w:rFonts w:eastAsia="Arial" w:cs="Arial"/>
          <w:spacing w:val="1"/>
          <w:szCs w:val="24"/>
          <w:shd w:val="clear" w:color="auto" w:fill="DAC6FE"/>
        </w:rPr>
        <w:t>a</w:t>
      </w:r>
      <w:r w:rsidRPr="00DE279D">
        <w:rPr>
          <w:rFonts w:eastAsia="Arial" w:cs="Arial"/>
          <w:szCs w:val="24"/>
          <w:shd w:val="clear" w:color="auto" w:fill="DAC6FE"/>
        </w:rPr>
        <w:t>ti</w:t>
      </w:r>
      <w:r w:rsidRPr="00DE279D">
        <w:rPr>
          <w:rFonts w:eastAsia="Arial" w:cs="Arial"/>
          <w:spacing w:val="-1"/>
          <w:szCs w:val="24"/>
          <w:shd w:val="clear" w:color="auto" w:fill="DAC6FE"/>
        </w:rPr>
        <w:t>o</w:t>
      </w:r>
      <w:r w:rsidRPr="00DE279D">
        <w:rPr>
          <w:rFonts w:eastAsia="Arial" w:cs="Arial"/>
          <w:szCs w:val="24"/>
          <w:shd w:val="clear" w:color="auto" w:fill="DAC6FE"/>
        </w:rPr>
        <w:t xml:space="preserve">n </w:t>
      </w:r>
      <w:r w:rsidRPr="00DE279D">
        <w:rPr>
          <w:rFonts w:eastAsia="Arial" w:cs="Arial"/>
          <w:spacing w:val="1"/>
          <w:szCs w:val="24"/>
          <w:shd w:val="clear" w:color="auto" w:fill="DAC6FE"/>
        </w:rPr>
        <w:t>m</w:t>
      </w:r>
      <w:r w:rsidRPr="00DE279D">
        <w:rPr>
          <w:rFonts w:eastAsia="Arial" w:cs="Arial"/>
          <w:szCs w:val="24"/>
          <w:shd w:val="clear" w:color="auto" w:fill="DAC6FE"/>
        </w:rPr>
        <w:t>ini</w:t>
      </w:r>
      <w:r w:rsidRPr="00DE279D">
        <w:rPr>
          <w:rFonts w:eastAsia="Arial" w:cs="Arial"/>
          <w:spacing w:val="1"/>
          <w:szCs w:val="24"/>
          <w:shd w:val="clear" w:color="auto" w:fill="DAC6FE"/>
        </w:rPr>
        <w:t>m</w:t>
      </w:r>
      <w:r w:rsidRPr="00DE279D">
        <w:rPr>
          <w:rFonts w:eastAsia="Arial" w:cs="Arial"/>
          <w:szCs w:val="24"/>
          <w:shd w:val="clear" w:color="auto" w:fill="DAC6FE"/>
        </w:rPr>
        <w:t>i</w:t>
      </w:r>
      <w:r w:rsidRPr="00DE279D">
        <w:rPr>
          <w:rFonts w:eastAsia="Arial" w:cs="Arial"/>
          <w:spacing w:val="-3"/>
          <w:szCs w:val="24"/>
          <w:shd w:val="clear" w:color="auto" w:fill="DAC6FE"/>
        </w:rPr>
        <w:t>z</w:t>
      </w:r>
      <w:r w:rsidRPr="00DE279D">
        <w:rPr>
          <w:rFonts w:eastAsia="Arial" w:cs="Arial"/>
          <w:spacing w:val="1"/>
          <w:szCs w:val="24"/>
          <w:shd w:val="clear" w:color="auto" w:fill="DAC6FE"/>
        </w:rPr>
        <w:t>e</w:t>
      </w:r>
      <w:r w:rsidRPr="00DE279D">
        <w:rPr>
          <w:rFonts w:eastAsia="Arial" w:cs="Arial"/>
          <w:szCs w:val="24"/>
          <w:shd w:val="clear" w:color="auto" w:fill="DAC6FE"/>
        </w:rPr>
        <w:t>s</w:t>
      </w:r>
      <w:r w:rsidRPr="00DE279D">
        <w:rPr>
          <w:rFonts w:eastAsia="Arial" w:cs="Arial"/>
          <w:spacing w:val="-2"/>
          <w:szCs w:val="24"/>
          <w:shd w:val="clear" w:color="auto" w:fill="DAC6FE"/>
        </w:rPr>
        <w:t xml:space="preserve"> </w:t>
      </w:r>
      <w:r w:rsidRPr="00DE279D">
        <w:rPr>
          <w:rFonts w:eastAsia="Arial" w:cs="Arial"/>
          <w:spacing w:val="1"/>
          <w:szCs w:val="24"/>
          <w:shd w:val="clear" w:color="auto" w:fill="DAC6FE"/>
        </w:rPr>
        <w:t>ne</w:t>
      </w:r>
      <w:r w:rsidRPr="00DE279D">
        <w:rPr>
          <w:rFonts w:eastAsia="Arial" w:cs="Arial"/>
          <w:spacing w:val="-1"/>
          <w:szCs w:val="24"/>
          <w:shd w:val="clear" w:color="auto" w:fill="DAC6FE"/>
        </w:rPr>
        <w:t>e</w:t>
      </w:r>
      <w:r w:rsidRPr="00DE279D">
        <w:rPr>
          <w:rFonts w:eastAsia="Arial" w:cs="Arial"/>
          <w:szCs w:val="24"/>
          <w:shd w:val="clear" w:color="auto" w:fill="DAC6FE"/>
        </w:rPr>
        <w:t>d</w:t>
      </w:r>
      <w:r w:rsidRPr="00DE279D">
        <w:rPr>
          <w:rFonts w:eastAsia="Arial" w:cs="Arial"/>
          <w:spacing w:val="-1"/>
          <w:szCs w:val="24"/>
          <w:shd w:val="clear" w:color="auto" w:fill="DAC6FE"/>
        </w:rPr>
        <w:t xml:space="preserve"> </w:t>
      </w:r>
      <w:r w:rsidRPr="00DE279D">
        <w:rPr>
          <w:rFonts w:eastAsia="Arial" w:cs="Arial"/>
          <w:spacing w:val="3"/>
          <w:szCs w:val="24"/>
          <w:shd w:val="clear" w:color="auto" w:fill="DAC6FE"/>
        </w:rPr>
        <w:t>f</w:t>
      </w:r>
      <w:r w:rsidRPr="00DE279D">
        <w:rPr>
          <w:rFonts w:eastAsia="Arial" w:cs="Arial"/>
          <w:spacing w:val="1"/>
          <w:szCs w:val="24"/>
          <w:shd w:val="clear" w:color="auto" w:fill="DAC6FE"/>
        </w:rPr>
        <w:t>o</w:t>
      </w:r>
      <w:r w:rsidRPr="00DE279D">
        <w:rPr>
          <w:rFonts w:eastAsia="Arial" w:cs="Arial"/>
          <w:szCs w:val="24"/>
          <w:shd w:val="clear" w:color="auto" w:fill="DAC6FE"/>
        </w:rPr>
        <w:t xml:space="preserve">r </w:t>
      </w:r>
      <w:r w:rsidRPr="00DE279D">
        <w:rPr>
          <w:rFonts w:eastAsia="Arial" w:cs="Arial"/>
          <w:spacing w:val="1"/>
          <w:szCs w:val="24"/>
          <w:shd w:val="clear" w:color="auto" w:fill="DAC6FE"/>
        </w:rPr>
        <w:t>pa</w:t>
      </w:r>
      <w:r w:rsidRPr="00DE279D">
        <w:rPr>
          <w:rFonts w:eastAsia="Arial" w:cs="Arial"/>
          <w:spacing w:val="-1"/>
          <w:szCs w:val="24"/>
          <w:shd w:val="clear" w:color="auto" w:fill="DAC6FE"/>
        </w:rPr>
        <w:t>p</w:t>
      </w:r>
      <w:r w:rsidRPr="00DE279D">
        <w:rPr>
          <w:rFonts w:eastAsia="Arial" w:cs="Arial"/>
          <w:spacing w:val="1"/>
          <w:szCs w:val="24"/>
          <w:shd w:val="clear" w:color="auto" w:fill="DAC6FE"/>
        </w:rPr>
        <w:t>e</w:t>
      </w:r>
      <w:r w:rsidRPr="00DE279D">
        <w:rPr>
          <w:rFonts w:eastAsia="Arial" w:cs="Arial"/>
          <w:szCs w:val="24"/>
          <w:shd w:val="clear" w:color="auto" w:fill="DAC6FE"/>
        </w:rPr>
        <w:t>r h</w:t>
      </w:r>
      <w:r w:rsidRPr="00DE279D">
        <w:rPr>
          <w:rFonts w:eastAsia="Arial" w:cs="Arial"/>
          <w:spacing w:val="-1"/>
          <w:szCs w:val="24"/>
          <w:shd w:val="clear" w:color="auto" w:fill="DAC6FE"/>
        </w:rPr>
        <w:t>a</w:t>
      </w:r>
      <w:r w:rsidRPr="00DE279D">
        <w:rPr>
          <w:rFonts w:eastAsia="Arial" w:cs="Arial"/>
          <w:spacing w:val="1"/>
          <w:szCs w:val="24"/>
          <w:shd w:val="clear" w:color="auto" w:fill="DAC6FE"/>
        </w:rPr>
        <w:t>nd</w:t>
      </w:r>
      <w:r w:rsidRPr="00DE279D">
        <w:rPr>
          <w:rFonts w:eastAsia="Arial" w:cs="Arial"/>
          <w:szCs w:val="24"/>
          <w:shd w:val="clear" w:color="auto" w:fill="DAC6FE"/>
        </w:rPr>
        <w:t>l</w:t>
      </w:r>
      <w:r w:rsidRPr="00DE279D">
        <w:rPr>
          <w:rFonts w:eastAsia="Arial" w:cs="Arial"/>
          <w:spacing w:val="-1"/>
          <w:szCs w:val="24"/>
          <w:shd w:val="clear" w:color="auto" w:fill="DAC6FE"/>
        </w:rPr>
        <w:t>in</w:t>
      </w:r>
      <w:r w:rsidRPr="00DE279D">
        <w:rPr>
          <w:rFonts w:eastAsia="Arial" w:cs="Arial"/>
          <w:szCs w:val="24"/>
          <w:shd w:val="clear" w:color="auto" w:fill="DAC6FE"/>
        </w:rPr>
        <w:t>g</w:t>
      </w:r>
    </w:p>
    <w:p w14:paraId="1B0BBC73" w14:textId="77777777" w:rsidR="00C2015A" w:rsidRPr="00C7771C" w:rsidRDefault="00C2015A" w:rsidP="00C2015A">
      <w:pPr>
        <w:spacing w:line="260" w:lineRule="exact"/>
        <w:ind w:left="233"/>
        <w:rPr>
          <w:rFonts w:eastAsia="Arial" w:cs="Arial"/>
          <w:szCs w:val="24"/>
        </w:rPr>
      </w:pPr>
      <w:r w:rsidRPr="00C7771C">
        <w:rPr>
          <w:rFonts w:eastAsia="Arial" w:cs="Arial"/>
          <w:position w:val="-1"/>
          <w:szCs w:val="24"/>
        </w:rPr>
        <w:t>5</w:t>
      </w:r>
      <w:r w:rsidRPr="00C7771C">
        <w:rPr>
          <w:rFonts w:eastAsia="Arial" w:cs="Arial"/>
          <w:spacing w:val="1"/>
          <w:position w:val="-1"/>
          <w:szCs w:val="24"/>
        </w:rPr>
        <w:t xml:space="preserve"> A</w:t>
      </w:r>
      <w:r w:rsidRPr="00C7771C">
        <w:rPr>
          <w:rFonts w:eastAsia="Arial" w:cs="Arial"/>
          <w:spacing w:val="-1"/>
          <w:position w:val="-1"/>
          <w:szCs w:val="24"/>
        </w:rPr>
        <w:t>p</w:t>
      </w:r>
      <w:r w:rsidRPr="00C7771C">
        <w:rPr>
          <w:rFonts w:eastAsia="Arial" w:cs="Arial"/>
          <w:position w:val="-1"/>
          <w:szCs w:val="24"/>
        </w:rPr>
        <w:t>p</w:t>
      </w:r>
      <w:r w:rsidRPr="00C7771C">
        <w:rPr>
          <w:rFonts w:eastAsia="Arial" w:cs="Arial"/>
          <w:spacing w:val="1"/>
          <w:position w:val="-1"/>
          <w:szCs w:val="24"/>
        </w:rPr>
        <w:t xml:space="preserve"> </w:t>
      </w:r>
      <w:r w:rsidRPr="00C7771C">
        <w:rPr>
          <w:rFonts w:eastAsia="Arial" w:cs="Arial"/>
          <w:position w:val="-1"/>
          <w:szCs w:val="24"/>
        </w:rPr>
        <w:t xml:space="preserve">is </w:t>
      </w:r>
      <w:r w:rsidRPr="00C7771C">
        <w:rPr>
          <w:rFonts w:eastAsia="Arial" w:cs="Arial"/>
          <w:spacing w:val="-1"/>
          <w:position w:val="-1"/>
          <w:szCs w:val="24"/>
        </w:rPr>
        <w:t>d</w:t>
      </w:r>
      <w:r w:rsidRPr="00C7771C">
        <w:rPr>
          <w:rFonts w:eastAsia="Arial" w:cs="Arial"/>
          <w:spacing w:val="1"/>
          <w:position w:val="-1"/>
          <w:szCs w:val="24"/>
        </w:rPr>
        <w:t>e</w:t>
      </w:r>
      <w:r w:rsidRPr="00C7771C">
        <w:rPr>
          <w:rFonts w:eastAsia="Arial" w:cs="Arial"/>
          <w:position w:val="-1"/>
          <w:szCs w:val="24"/>
        </w:rPr>
        <w:t>si</w:t>
      </w:r>
      <w:r w:rsidRPr="00C7771C">
        <w:rPr>
          <w:rFonts w:eastAsia="Arial" w:cs="Arial"/>
          <w:spacing w:val="-2"/>
          <w:position w:val="-1"/>
          <w:szCs w:val="24"/>
        </w:rPr>
        <w:t>g</w:t>
      </w:r>
      <w:r w:rsidRPr="00C7771C">
        <w:rPr>
          <w:rFonts w:eastAsia="Arial" w:cs="Arial"/>
          <w:spacing w:val="1"/>
          <w:position w:val="-1"/>
          <w:szCs w:val="24"/>
        </w:rPr>
        <w:t>ne</w:t>
      </w:r>
      <w:r w:rsidRPr="00C7771C">
        <w:rPr>
          <w:rFonts w:eastAsia="Arial" w:cs="Arial"/>
          <w:position w:val="-1"/>
          <w:szCs w:val="24"/>
        </w:rPr>
        <w:t>d</w:t>
      </w:r>
      <w:r w:rsidRPr="00C7771C">
        <w:rPr>
          <w:rFonts w:eastAsia="Arial" w:cs="Arial"/>
          <w:spacing w:val="-1"/>
          <w:position w:val="-1"/>
          <w:szCs w:val="24"/>
        </w:rPr>
        <w:t xml:space="preserve"> </w:t>
      </w:r>
      <w:r w:rsidRPr="00C7771C">
        <w:rPr>
          <w:rFonts w:eastAsia="Arial" w:cs="Arial"/>
          <w:position w:val="-1"/>
          <w:szCs w:val="24"/>
        </w:rPr>
        <w:t>f</w:t>
      </w:r>
      <w:r w:rsidRPr="00C7771C">
        <w:rPr>
          <w:rFonts w:eastAsia="Arial" w:cs="Arial"/>
          <w:spacing w:val="1"/>
          <w:position w:val="-1"/>
          <w:szCs w:val="24"/>
        </w:rPr>
        <w:t>o</w:t>
      </w:r>
      <w:r w:rsidRPr="00C7771C">
        <w:rPr>
          <w:rFonts w:eastAsia="Arial" w:cs="Arial"/>
          <w:position w:val="-1"/>
          <w:szCs w:val="24"/>
        </w:rPr>
        <w:t>r</w:t>
      </w:r>
      <w:r w:rsidRPr="00C7771C">
        <w:rPr>
          <w:rFonts w:eastAsia="Arial" w:cs="Arial"/>
          <w:spacing w:val="2"/>
          <w:position w:val="-1"/>
          <w:szCs w:val="24"/>
        </w:rPr>
        <w:t xml:space="preserve"> </w:t>
      </w:r>
      <w:r w:rsidRPr="00C7771C">
        <w:rPr>
          <w:rFonts w:eastAsia="Arial" w:cs="Arial"/>
          <w:spacing w:val="-1"/>
          <w:position w:val="-1"/>
          <w:szCs w:val="24"/>
        </w:rPr>
        <w:t>u</w:t>
      </w:r>
      <w:r w:rsidRPr="00C7771C">
        <w:rPr>
          <w:rFonts w:eastAsia="Arial" w:cs="Arial"/>
          <w:spacing w:val="1"/>
          <w:position w:val="-1"/>
          <w:szCs w:val="24"/>
        </w:rPr>
        <w:t>na</w:t>
      </w:r>
      <w:r w:rsidRPr="00C7771C">
        <w:rPr>
          <w:rFonts w:eastAsia="Arial" w:cs="Arial"/>
          <w:position w:val="-1"/>
          <w:szCs w:val="24"/>
        </w:rPr>
        <w:t>t</w:t>
      </w:r>
      <w:r w:rsidRPr="00C7771C">
        <w:rPr>
          <w:rFonts w:eastAsia="Arial" w:cs="Arial"/>
          <w:spacing w:val="-1"/>
          <w:position w:val="-1"/>
          <w:szCs w:val="24"/>
        </w:rPr>
        <w:t>t</w:t>
      </w:r>
      <w:r w:rsidRPr="00C7771C">
        <w:rPr>
          <w:rFonts w:eastAsia="Arial" w:cs="Arial"/>
          <w:spacing w:val="1"/>
          <w:position w:val="-1"/>
          <w:szCs w:val="24"/>
        </w:rPr>
        <w:t>en</w:t>
      </w:r>
      <w:r w:rsidRPr="00C7771C">
        <w:rPr>
          <w:rFonts w:eastAsia="Arial" w:cs="Arial"/>
          <w:spacing w:val="-1"/>
          <w:position w:val="-1"/>
          <w:szCs w:val="24"/>
        </w:rPr>
        <w:t>d</w:t>
      </w:r>
      <w:r w:rsidRPr="00C7771C">
        <w:rPr>
          <w:rFonts w:eastAsia="Arial" w:cs="Arial"/>
          <w:spacing w:val="1"/>
          <w:position w:val="-1"/>
          <w:szCs w:val="24"/>
        </w:rPr>
        <w:t>e</w:t>
      </w:r>
      <w:r w:rsidRPr="00C7771C">
        <w:rPr>
          <w:rFonts w:eastAsia="Arial" w:cs="Arial"/>
          <w:position w:val="-1"/>
          <w:szCs w:val="24"/>
        </w:rPr>
        <w:t>d</w:t>
      </w:r>
      <w:r w:rsidRPr="00C7771C">
        <w:rPr>
          <w:rFonts w:eastAsia="Arial" w:cs="Arial"/>
          <w:spacing w:val="1"/>
          <w:position w:val="-1"/>
          <w:szCs w:val="24"/>
        </w:rPr>
        <w:t xml:space="preserve"> ope</w:t>
      </w:r>
      <w:r w:rsidRPr="00C7771C">
        <w:rPr>
          <w:rFonts w:eastAsia="Arial" w:cs="Arial"/>
          <w:spacing w:val="-3"/>
          <w:position w:val="-1"/>
          <w:szCs w:val="24"/>
        </w:rPr>
        <w:t>r</w:t>
      </w:r>
      <w:r w:rsidRPr="00C7771C">
        <w:rPr>
          <w:rFonts w:eastAsia="Arial" w:cs="Arial"/>
          <w:spacing w:val="1"/>
          <w:position w:val="-1"/>
          <w:szCs w:val="24"/>
        </w:rPr>
        <w:t>a</w:t>
      </w:r>
      <w:r w:rsidRPr="00C7771C">
        <w:rPr>
          <w:rFonts w:eastAsia="Arial" w:cs="Arial"/>
          <w:position w:val="-1"/>
          <w:szCs w:val="24"/>
        </w:rPr>
        <w:t>ti</w:t>
      </w:r>
      <w:r w:rsidRPr="00C7771C">
        <w:rPr>
          <w:rFonts w:eastAsia="Arial" w:cs="Arial"/>
          <w:spacing w:val="1"/>
          <w:position w:val="-1"/>
          <w:szCs w:val="24"/>
        </w:rPr>
        <w:t>on</w:t>
      </w:r>
      <w:r w:rsidRPr="00C7771C">
        <w:rPr>
          <w:rFonts w:eastAsia="Arial" w:cs="Arial"/>
          <w:position w:val="-1"/>
          <w:szCs w:val="24"/>
        </w:rPr>
        <w:t>.</w:t>
      </w:r>
      <w:r w:rsidRPr="00C7771C">
        <w:rPr>
          <w:rFonts w:eastAsia="Arial" w:cs="Arial"/>
          <w:spacing w:val="-2"/>
          <w:position w:val="-1"/>
          <w:szCs w:val="24"/>
        </w:rPr>
        <w:t xml:space="preserve"> </w:t>
      </w:r>
      <w:r w:rsidRPr="00C7771C">
        <w:rPr>
          <w:rFonts w:eastAsia="Arial" w:cs="Arial"/>
          <w:spacing w:val="-1"/>
          <w:position w:val="-1"/>
          <w:szCs w:val="24"/>
        </w:rPr>
        <w:t>A</w:t>
      </w:r>
      <w:r w:rsidRPr="00C7771C">
        <w:rPr>
          <w:rFonts w:eastAsia="Arial" w:cs="Arial"/>
          <w:spacing w:val="1"/>
          <w:position w:val="-1"/>
          <w:szCs w:val="24"/>
        </w:rPr>
        <w:t>u</w:t>
      </w:r>
      <w:r w:rsidRPr="00C7771C">
        <w:rPr>
          <w:rFonts w:eastAsia="Arial" w:cs="Arial"/>
          <w:position w:val="-1"/>
          <w:szCs w:val="24"/>
        </w:rPr>
        <w:t>t</w:t>
      </w:r>
      <w:r w:rsidRPr="00C7771C">
        <w:rPr>
          <w:rFonts w:eastAsia="Arial" w:cs="Arial"/>
          <w:spacing w:val="-1"/>
          <w:position w:val="-1"/>
          <w:szCs w:val="24"/>
        </w:rPr>
        <w:t>o</w:t>
      </w:r>
      <w:r w:rsidRPr="00C7771C">
        <w:rPr>
          <w:rFonts w:eastAsia="Arial" w:cs="Arial"/>
          <w:spacing w:val="1"/>
          <w:position w:val="-1"/>
          <w:szCs w:val="24"/>
        </w:rPr>
        <w:t>ma</w:t>
      </w:r>
      <w:r w:rsidRPr="00C7771C">
        <w:rPr>
          <w:rFonts w:eastAsia="Arial" w:cs="Arial"/>
          <w:position w:val="-1"/>
          <w:szCs w:val="24"/>
        </w:rPr>
        <w:t>tic</w:t>
      </w:r>
      <w:r w:rsidRPr="00C7771C">
        <w:rPr>
          <w:rFonts w:eastAsia="Arial" w:cs="Arial"/>
          <w:spacing w:val="-2"/>
          <w:position w:val="-1"/>
          <w:szCs w:val="24"/>
        </w:rPr>
        <w:t xml:space="preserve"> </w:t>
      </w:r>
      <w:r w:rsidRPr="00C7771C">
        <w:rPr>
          <w:rFonts w:eastAsia="Arial" w:cs="Arial"/>
          <w:spacing w:val="1"/>
          <w:position w:val="-1"/>
          <w:szCs w:val="24"/>
        </w:rPr>
        <w:t>e</w:t>
      </w:r>
      <w:r w:rsidRPr="00C7771C">
        <w:rPr>
          <w:rFonts w:eastAsia="Arial" w:cs="Arial"/>
          <w:position w:val="-1"/>
          <w:szCs w:val="24"/>
        </w:rPr>
        <w:t>r</w:t>
      </w:r>
      <w:r w:rsidRPr="00C7771C">
        <w:rPr>
          <w:rFonts w:eastAsia="Arial" w:cs="Arial"/>
          <w:spacing w:val="-1"/>
          <w:position w:val="-1"/>
          <w:szCs w:val="24"/>
        </w:rPr>
        <w:t>r</w:t>
      </w:r>
      <w:r w:rsidRPr="00C7771C">
        <w:rPr>
          <w:rFonts w:eastAsia="Arial" w:cs="Arial"/>
          <w:spacing w:val="1"/>
          <w:position w:val="-1"/>
          <w:szCs w:val="24"/>
        </w:rPr>
        <w:t>o</w:t>
      </w:r>
      <w:r w:rsidRPr="00C7771C">
        <w:rPr>
          <w:rFonts w:eastAsia="Arial" w:cs="Arial"/>
          <w:position w:val="-1"/>
          <w:szCs w:val="24"/>
        </w:rPr>
        <w:t xml:space="preserve">r </w:t>
      </w:r>
      <w:r w:rsidRPr="00C7771C">
        <w:rPr>
          <w:rFonts w:eastAsia="Arial" w:cs="Arial"/>
          <w:spacing w:val="-1"/>
          <w:position w:val="-1"/>
          <w:szCs w:val="24"/>
        </w:rPr>
        <w:t>r</w:t>
      </w:r>
      <w:r w:rsidRPr="00C7771C">
        <w:rPr>
          <w:rFonts w:eastAsia="Arial" w:cs="Arial"/>
          <w:spacing w:val="1"/>
          <w:position w:val="-1"/>
          <w:szCs w:val="24"/>
        </w:rPr>
        <w:t>e</w:t>
      </w:r>
      <w:r w:rsidRPr="00C7771C">
        <w:rPr>
          <w:rFonts w:eastAsia="Arial" w:cs="Arial"/>
          <w:position w:val="-1"/>
          <w:szCs w:val="24"/>
        </w:rPr>
        <w:t>c</w:t>
      </w:r>
      <w:r w:rsidRPr="00C7771C">
        <w:rPr>
          <w:rFonts w:eastAsia="Arial" w:cs="Arial"/>
          <w:spacing w:val="1"/>
          <w:position w:val="-1"/>
          <w:szCs w:val="24"/>
        </w:rPr>
        <w:t>o</w:t>
      </w:r>
      <w:r w:rsidRPr="00C7771C">
        <w:rPr>
          <w:rFonts w:eastAsia="Arial" w:cs="Arial"/>
          <w:spacing w:val="-2"/>
          <w:position w:val="-1"/>
          <w:szCs w:val="24"/>
        </w:rPr>
        <w:t>v</w:t>
      </w:r>
      <w:r w:rsidRPr="00C7771C">
        <w:rPr>
          <w:rFonts w:eastAsia="Arial" w:cs="Arial"/>
          <w:spacing w:val="1"/>
          <w:position w:val="-1"/>
          <w:szCs w:val="24"/>
        </w:rPr>
        <w:t>e</w:t>
      </w:r>
      <w:r w:rsidRPr="00C7771C">
        <w:rPr>
          <w:rFonts w:eastAsia="Arial" w:cs="Arial"/>
          <w:position w:val="-1"/>
          <w:szCs w:val="24"/>
        </w:rPr>
        <w:t>r</w:t>
      </w:r>
      <w:r w:rsidRPr="00C7771C">
        <w:rPr>
          <w:rFonts w:eastAsia="Arial" w:cs="Arial"/>
          <w:spacing w:val="-3"/>
          <w:position w:val="-1"/>
          <w:szCs w:val="24"/>
        </w:rPr>
        <w:t>y</w:t>
      </w:r>
      <w:r w:rsidRPr="00C7771C">
        <w:rPr>
          <w:rFonts w:eastAsia="Arial" w:cs="Arial"/>
          <w:position w:val="-1"/>
          <w:szCs w:val="24"/>
        </w:rPr>
        <w:t>.</w:t>
      </w:r>
    </w:p>
    <w:p w14:paraId="2C493736" w14:textId="77777777" w:rsidR="00C2015A" w:rsidRPr="00C7771C"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1929B584" w14:textId="77777777" w:rsidTr="00C2015A">
        <w:trPr>
          <w:trHeight w:hRule="exact" w:val="824"/>
        </w:trPr>
        <w:tc>
          <w:tcPr>
            <w:tcW w:w="1244" w:type="dxa"/>
            <w:tcBorders>
              <w:top w:val="single" w:sz="5" w:space="0" w:color="000000"/>
              <w:left w:val="single" w:sz="5" w:space="0" w:color="000000"/>
              <w:bottom w:val="single" w:sz="5" w:space="0" w:color="000000"/>
              <w:right w:val="single" w:sz="5" w:space="0" w:color="000000"/>
            </w:tcBorders>
          </w:tcPr>
          <w:p w14:paraId="0FD7DC46"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672A321C" w14:textId="3755C7E5" w:rsidR="00C2015A" w:rsidRPr="00C7771C" w:rsidRDefault="00C2015A" w:rsidP="00120B72">
            <w:pPr>
              <w:rPr>
                <w:szCs w:val="24"/>
              </w:rPr>
            </w:pPr>
            <w:r>
              <w:rPr>
                <w:szCs w:val="24"/>
              </w:rPr>
              <w:t xml:space="preserve"> The online system will automatically </w:t>
            </w:r>
            <w:r w:rsidRPr="00C7771C">
              <w:rPr>
                <w:rFonts w:eastAsia="Arial" w:cs="Arial"/>
                <w:szCs w:val="24"/>
              </w:rPr>
              <w:t>st</w:t>
            </w:r>
            <w:r w:rsidRPr="00C7771C">
              <w:rPr>
                <w:rFonts w:eastAsia="Arial" w:cs="Arial"/>
                <w:spacing w:val="1"/>
                <w:szCs w:val="24"/>
              </w:rPr>
              <w:t>a</w:t>
            </w:r>
            <w:r w:rsidRPr="00C7771C">
              <w:rPr>
                <w:rFonts w:eastAsia="Arial" w:cs="Arial"/>
                <w:szCs w:val="24"/>
              </w:rPr>
              <w:t>rt</w:t>
            </w:r>
            <w:r w:rsidRPr="00C7771C">
              <w:rPr>
                <w:rFonts w:eastAsia="Arial" w:cs="Arial"/>
                <w:spacing w:val="-1"/>
                <w:szCs w:val="24"/>
              </w:rPr>
              <w:t>-u</w:t>
            </w:r>
            <w:r w:rsidRPr="00C7771C">
              <w:rPr>
                <w:rFonts w:eastAsia="Arial" w:cs="Arial"/>
                <w:spacing w:val="1"/>
                <w:szCs w:val="24"/>
              </w:rPr>
              <w:t>p</w:t>
            </w:r>
            <w:r w:rsidRPr="00C7771C">
              <w:rPr>
                <w:rFonts w:eastAsia="Arial" w:cs="Arial"/>
                <w:szCs w:val="24"/>
              </w:rPr>
              <w:t>,</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pacing w:val="1"/>
                <w:szCs w:val="24"/>
              </w:rPr>
              <w:t>a</w:t>
            </w:r>
            <w:r w:rsidRPr="00C7771C">
              <w:rPr>
                <w:rFonts w:eastAsia="Arial" w:cs="Arial"/>
                <w:szCs w:val="24"/>
              </w:rPr>
              <w:t>c</w:t>
            </w:r>
            <w:r w:rsidRPr="00C7771C">
              <w:rPr>
                <w:rFonts w:eastAsia="Arial" w:cs="Arial"/>
                <w:spacing w:val="-2"/>
                <w:szCs w:val="24"/>
              </w:rPr>
              <w:t>k</w:t>
            </w:r>
            <w:r w:rsidRPr="00C7771C">
              <w:rPr>
                <w:rFonts w:eastAsia="Arial" w:cs="Arial"/>
                <w:spacing w:val="1"/>
                <w:szCs w:val="24"/>
              </w:rPr>
              <w:t>u</w:t>
            </w:r>
            <w:r w:rsidRPr="00C7771C">
              <w:rPr>
                <w:rFonts w:eastAsia="Arial" w:cs="Arial"/>
                <w:szCs w:val="24"/>
              </w:rPr>
              <w:t>p</w:t>
            </w:r>
            <w:r w:rsidRPr="00C7771C">
              <w:rPr>
                <w:rFonts w:eastAsia="Arial" w:cs="Arial"/>
                <w:spacing w:val="1"/>
                <w:szCs w:val="24"/>
              </w:rPr>
              <w:t xml:space="preserve"> </w:t>
            </w:r>
            <w:r w:rsidRPr="00C7771C">
              <w:rPr>
                <w:rFonts w:eastAsia="Arial" w:cs="Arial"/>
                <w:szCs w:val="24"/>
              </w:rPr>
              <w:t>&amp;</w:t>
            </w:r>
            <w:r>
              <w:rPr>
                <w:rFonts w:eastAsia="Arial" w:cs="Arial"/>
                <w:spacing w:val="1"/>
                <w:szCs w:val="24"/>
              </w:rPr>
              <w:t xml:space="preserve"> recover from an unexpected shut-down</w:t>
            </w:r>
          </w:p>
        </w:tc>
        <w:tc>
          <w:tcPr>
            <w:tcW w:w="1134" w:type="dxa"/>
            <w:tcBorders>
              <w:top w:val="single" w:sz="5" w:space="0" w:color="000000"/>
              <w:left w:val="single" w:sz="5" w:space="0" w:color="000000"/>
              <w:bottom w:val="single" w:sz="5" w:space="0" w:color="000000"/>
              <w:right w:val="single" w:sz="5" w:space="0" w:color="000000"/>
            </w:tcBorders>
          </w:tcPr>
          <w:p w14:paraId="58D13D5A"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6E2B9616" w14:textId="77777777" w:rsidR="00C2015A" w:rsidRPr="00C7771C" w:rsidRDefault="00C2015A" w:rsidP="00C2015A">
            <w:pPr>
              <w:rPr>
                <w:szCs w:val="24"/>
              </w:rPr>
            </w:pPr>
            <w:r>
              <w:rPr>
                <w:szCs w:val="24"/>
              </w:rPr>
              <w:t>2</w:t>
            </w:r>
          </w:p>
        </w:tc>
      </w:tr>
    </w:tbl>
    <w:p w14:paraId="7025559A" w14:textId="77777777" w:rsidR="00C2015A" w:rsidRPr="00C7771C" w:rsidRDefault="00C2015A" w:rsidP="00C2015A">
      <w:pPr>
        <w:spacing w:before="17" w:line="220" w:lineRule="exact"/>
        <w:rPr>
          <w:szCs w:val="24"/>
        </w:rPr>
      </w:pPr>
    </w:p>
    <w:p w14:paraId="6351EE2D" w14:textId="77777777" w:rsidR="00C2015A" w:rsidRPr="00C7771C" w:rsidRDefault="00C2015A" w:rsidP="00C2015A">
      <w:pPr>
        <w:spacing w:before="29"/>
        <w:ind w:left="233" w:right="218"/>
        <w:rPr>
          <w:rFonts w:eastAsia="Arial" w:cs="Arial"/>
          <w:szCs w:val="24"/>
        </w:rPr>
      </w:pPr>
      <w:r w:rsidRPr="00C7771C">
        <w:rPr>
          <w:rFonts w:eastAsia="Arial" w:cs="Arial"/>
          <w:b/>
          <w:szCs w:val="24"/>
        </w:rPr>
        <w:t xml:space="preserve">T8.    </w:t>
      </w:r>
      <w:r w:rsidRPr="00C7771C">
        <w:rPr>
          <w:rFonts w:eastAsia="Arial" w:cs="Arial"/>
          <w:b/>
          <w:spacing w:val="40"/>
          <w:szCs w:val="24"/>
        </w:rPr>
        <w:t xml:space="preserve"> </w:t>
      </w:r>
      <w:r w:rsidRPr="00C7771C">
        <w:rPr>
          <w:rFonts w:eastAsia="Arial" w:cs="Arial"/>
          <w:b/>
          <w:szCs w:val="24"/>
        </w:rPr>
        <w:t>Portabi</w:t>
      </w:r>
      <w:r w:rsidRPr="00C7771C">
        <w:rPr>
          <w:rFonts w:eastAsia="Arial" w:cs="Arial"/>
          <w:b/>
          <w:spacing w:val="1"/>
          <w:szCs w:val="24"/>
        </w:rPr>
        <w:t>l</w:t>
      </w:r>
      <w:r w:rsidRPr="00C7771C">
        <w:rPr>
          <w:rFonts w:eastAsia="Arial" w:cs="Arial"/>
          <w:b/>
          <w:szCs w:val="24"/>
        </w:rPr>
        <w:t>i</w:t>
      </w:r>
      <w:r w:rsidRPr="00C7771C">
        <w:rPr>
          <w:rFonts w:eastAsia="Arial" w:cs="Arial"/>
          <w:b/>
          <w:spacing w:val="2"/>
          <w:szCs w:val="24"/>
        </w:rPr>
        <w:t>t</w:t>
      </w:r>
      <w:r w:rsidRPr="00C7771C">
        <w:rPr>
          <w:rFonts w:eastAsia="Arial" w:cs="Arial"/>
          <w:b/>
          <w:szCs w:val="24"/>
        </w:rPr>
        <w:t>y</w:t>
      </w:r>
      <w:r w:rsidRPr="00C7771C">
        <w:rPr>
          <w:rFonts w:eastAsia="Arial" w:cs="Arial"/>
          <w:b/>
          <w:spacing w:val="-5"/>
          <w:szCs w:val="24"/>
        </w:rPr>
        <w:t xml:space="preserve"> </w:t>
      </w:r>
      <w:r w:rsidRPr="00C7771C">
        <w:rPr>
          <w:rFonts w:eastAsia="Arial" w:cs="Arial"/>
          <w:b/>
          <w:szCs w:val="24"/>
        </w:rPr>
        <w:t>- degr</w:t>
      </w:r>
      <w:r w:rsidRPr="00C7771C">
        <w:rPr>
          <w:rFonts w:eastAsia="Arial" w:cs="Arial"/>
          <w:b/>
          <w:spacing w:val="1"/>
          <w:szCs w:val="24"/>
        </w:rPr>
        <w:t>e</w:t>
      </w:r>
      <w:r w:rsidRPr="00C7771C">
        <w:rPr>
          <w:rFonts w:eastAsia="Arial" w:cs="Arial"/>
          <w:b/>
          <w:szCs w:val="24"/>
        </w:rPr>
        <w:t>e</w:t>
      </w:r>
      <w:r w:rsidRPr="00C7771C">
        <w:rPr>
          <w:rFonts w:eastAsia="Arial" w:cs="Arial"/>
          <w:b/>
          <w:spacing w:val="1"/>
          <w:szCs w:val="24"/>
        </w:rPr>
        <w:t xml:space="preserve"> </w:t>
      </w:r>
      <w:r w:rsidRPr="00C7771C">
        <w:rPr>
          <w:rFonts w:eastAsia="Arial" w:cs="Arial"/>
          <w:b/>
          <w:szCs w:val="24"/>
        </w:rPr>
        <w:t>to</w:t>
      </w:r>
      <w:r w:rsidRPr="00C7771C">
        <w:rPr>
          <w:rFonts w:eastAsia="Arial" w:cs="Arial"/>
          <w:b/>
          <w:spacing w:val="-2"/>
          <w:szCs w:val="24"/>
        </w:rPr>
        <w:t xml:space="preserve"> </w:t>
      </w:r>
      <w:r w:rsidRPr="00C7771C">
        <w:rPr>
          <w:rFonts w:eastAsia="Arial" w:cs="Arial"/>
          <w:b/>
          <w:spacing w:val="5"/>
          <w:szCs w:val="24"/>
        </w:rPr>
        <w:t>w</w:t>
      </w:r>
      <w:r w:rsidRPr="00C7771C">
        <w:rPr>
          <w:rFonts w:eastAsia="Arial" w:cs="Arial"/>
          <w:b/>
          <w:szCs w:val="24"/>
        </w:rPr>
        <w:t>h</w:t>
      </w:r>
      <w:r w:rsidRPr="00C7771C">
        <w:rPr>
          <w:rFonts w:eastAsia="Arial" w:cs="Arial"/>
          <w:b/>
          <w:spacing w:val="-2"/>
          <w:szCs w:val="24"/>
        </w:rPr>
        <w:t>i</w:t>
      </w:r>
      <w:r w:rsidRPr="00C7771C">
        <w:rPr>
          <w:rFonts w:eastAsia="Arial" w:cs="Arial"/>
          <w:b/>
          <w:spacing w:val="1"/>
          <w:szCs w:val="24"/>
        </w:rPr>
        <w:t>c</w:t>
      </w:r>
      <w:r w:rsidRPr="00C7771C">
        <w:rPr>
          <w:rFonts w:eastAsia="Arial" w:cs="Arial"/>
          <w:b/>
          <w:szCs w:val="24"/>
        </w:rPr>
        <w:t xml:space="preserve">h </w:t>
      </w:r>
      <w:r w:rsidRPr="00C7771C">
        <w:rPr>
          <w:rFonts w:eastAsia="Arial" w:cs="Arial"/>
          <w:b/>
          <w:spacing w:val="1"/>
          <w:szCs w:val="24"/>
        </w:rPr>
        <w:t>a</w:t>
      </w:r>
      <w:r w:rsidRPr="00C7771C">
        <w:rPr>
          <w:rFonts w:eastAsia="Arial" w:cs="Arial"/>
          <w:b/>
          <w:szCs w:val="24"/>
        </w:rPr>
        <w:t xml:space="preserve">pp </w:t>
      </w:r>
      <w:r w:rsidRPr="00C7771C">
        <w:rPr>
          <w:rFonts w:eastAsia="Arial" w:cs="Arial"/>
          <w:b/>
          <w:spacing w:val="-3"/>
          <w:szCs w:val="24"/>
        </w:rPr>
        <w:t>d</w:t>
      </w:r>
      <w:r w:rsidRPr="00C7771C">
        <w:rPr>
          <w:rFonts w:eastAsia="Arial" w:cs="Arial"/>
          <w:b/>
          <w:spacing w:val="1"/>
          <w:szCs w:val="24"/>
        </w:rPr>
        <w:t>es</w:t>
      </w:r>
      <w:r w:rsidRPr="00C7771C">
        <w:rPr>
          <w:rFonts w:eastAsia="Arial" w:cs="Arial"/>
          <w:b/>
          <w:szCs w:val="24"/>
        </w:rPr>
        <w:t>ign</w:t>
      </w:r>
      <w:r w:rsidRPr="00C7771C">
        <w:rPr>
          <w:rFonts w:eastAsia="Arial" w:cs="Arial"/>
          <w:b/>
          <w:spacing w:val="-1"/>
          <w:szCs w:val="24"/>
        </w:rPr>
        <w:t>e</w:t>
      </w:r>
      <w:r w:rsidRPr="00C7771C">
        <w:rPr>
          <w:rFonts w:eastAsia="Arial" w:cs="Arial"/>
          <w:b/>
          <w:szCs w:val="24"/>
        </w:rPr>
        <w:t>d to be</w:t>
      </w:r>
      <w:r w:rsidRPr="00C7771C">
        <w:rPr>
          <w:rFonts w:eastAsia="Arial" w:cs="Arial"/>
          <w:b/>
          <w:spacing w:val="1"/>
          <w:szCs w:val="24"/>
        </w:rPr>
        <w:t xml:space="preserve"> </w:t>
      </w:r>
      <w:r w:rsidRPr="00C7771C">
        <w:rPr>
          <w:rFonts w:eastAsia="Arial" w:cs="Arial"/>
          <w:b/>
          <w:szCs w:val="24"/>
        </w:rPr>
        <w:t>in</w:t>
      </w:r>
      <w:r w:rsidRPr="00C7771C">
        <w:rPr>
          <w:rFonts w:eastAsia="Arial" w:cs="Arial"/>
          <w:b/>
          <w:spacing w:val="1"/>
          <w:szCs w:val="24"/>
        </w:rPr>
        <w:t>s</w:t>
      </w:r>
      <w:r w:rsidRPr="00C7771C">
        <w:rPr>
          <w:rFonts w:eastAsia="Arial" w:cs="Arial"/>
          <w:b/>
          <w:szCs w:val="24"/>
        </w:rPr>
        <w:t>tal</w:t>
      </w:r>
      <w:r w:rsidRPr="00C7771C">
        <w:rPr>
          <w:rFonts w:eastAsia="Arial" w:cs="Arial"/>
          <w:b/>
          <w:spacing w:val="-1"/>
          <w:szCs w:val="24"/>
        </w:rPr>
        <w:t>l</w:t>
      </w:r>
      <w:r w:rsidRPr="00C7771C">
        <w:rPr>
          <w:rFonts w:eastAsia="Arial" w:cs="Arial"/>
          <w:b/>
          <w:spacing w:val="1"/>
          <w:szCs w:val="24"/>
        </w:rPr>
        <w:t>e</w:t>
      </w:r>
      <w:r w:rsidRPr="00C7771C">
        <w:rPr>
          <w:rFonts w:eastAsia="Arial" w:cs="Arial"/>
          <w:b/>
          <w:szCs w:val="24"/>
        </w:rPr>
        <w:t>d &amp; o</w:t>
      </w:r>
      <w:r w:rsidRPr="00C7771C">
        <w:rPr>
          <w:rFonts w:eastAsia="Arial" w:cs="Arial"/>
          <w:b/>
          <w:spacing w:val="-3"/>
          <w:szCs w:val="24"/>
        </w:rPr>
        <w:t>p</w:t>
      </w:r>
      <w:r w:rsidRPr="00C7771C">
        <w:rPr>
          <w:rFonts w:eastAsia="Arial" w:cs="Arial"/>
          <w:b/>
          <w:spacing w:val="1"/>
          <w:szCs w:val="24"/>
        </w:rPr>
        <w:t>e</w:t>
      </w:r>
      <w:r w:rsidRPr="00C7771C">
        <w:rPr>
          <w:rFonts w:eastAsia="Arial" w:cs="Arial"/>
          <w:b/>
          <w:szCs w:val="24"/>
        </w:rPr>
        <w:t>r</w:t>
      </w:r>
      <w:r w:rsidRPr="00C7771C">
        <w:rPr>
          <w:rFonts w:eastAsia="Arial" w:cs="Arial"/>
          <w:b/>
          <w:spacing w:val="1"/>
          <w:szCs w:val="24"/>
        </w:rPr>
        <w:t>a</w:t>
      </w:r>
      <w:r w:rsidRPr="00C7771C">
        <w:rPr>
          <w:rFonts w:eastAsia="Arial" w:cs="Arial"/>
          <w:b/>
          <w:szCs w:val="24"/>
        </w:rPr>
        <w:t xml:space="preserve">ted </w:t>
      </w:r>
      <w:r w:rsidRPr="00C7771C">
        <w:rPr>
          <w:rFonts w:eastAsia="Arial" w:cs="Arial"/>
          <w:b/>
          <w:spacing w:val="1"/>
          <w:szCs w:val="24"/>
        </w:rPr>
        <w:t>a</w:t>
      </w:r>
      <w:r w:rsidRPr="00C7771C">
        <w:rPr>
          <w:rFonts w:eastAsia="Arial" w:cs="Arial"/>
          <w:b/>
          <w:szCs w:val="24"/>
        </w:rPr>
        <w:t>t m</w:t>
      </w:r>
      <w:r w:rsidRPr="00C7771C">
        <w:rPr>
          <w:rFonts w:eastAsia="Arial" w:cs="Arial"/>
          <w:b/>
          <w:spacing w:val="-3"/>
          <w:szCs w:val="24"/>
        </w:rPr>
        <w:t>u</w:t>
      </w:r>
      <w:r w:rsidRPr="00C7771C">
        <w:rPr>
          <w:rFonts w:eastAsia="Arial" w:cs="Arial"/>
          <w:b/>
          <w:szCs w:val="24"/>
        </w:rPr>
        <w:t xml:space="preserve">ltiple </w:t>
      </w:r>
      <w:r w:rsidRPr="00C7771C">
        <w:rPr>
          <w:rFonts w:eastAsia="Arial" w:cs="Arial"/>
          <w:b/>
          <w:spacing w:val="1"/>
          <w:szCs w:val="24"/>
        </w:rPr>
        <w:t>s</w:t>
      </w:r>
      <w:r w:rsidRPr="00C7771C">
        <w:rPr>
          <w:rFonts w:eastAsia="Arial" w:cs="Arial"/>
          <w:b/>
          <w:szCs w:val="24"/>
        </w:rPr>
        <w:t>ites</w:t>
      </w:r>
    </w:p>
    <w:p w14:paraId="592B30A7"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on</w:t>
      </w:r>
      <w:r w:rsidRPr="00C7771C">
        <w:rPr>
          <w:rFonts w:eastAsia="Arial" w:cs="Arial"/>
          <w:szCs w:val="24"/>
        </w:rPr>
        <w:t>ly</w:t>
      </w:r>
      <w:r w:rsidRPr="00C7771C">
        <w:rPr>
          <w:rFonts w:eastAsia="Arial" w:cs="Arial"/>
          <w:spacing w:val="-3"/>
          <w:szCs w:val="24"/>
        </w:rPr>
        <w:t xml:space="preserve"> </w:t>
      </w:r>
      <w:r w:rsidRPr="00C7771C">
        <w:rPr>
          <w:rFonts w:eastAsia="Arial" w:cs="Arial"/>
          <w:szCs w:val="24"/>
        </w:rPr>
        <w:t>1</w:t>
      </w:r>
      <w:r w:rsidRPr="00C7771C">
        <w:rPr>
          <w:rFonts w:eastAsia="Arial" w:cs="Arial"/>
          <w:spacing w:val="1"/>
          <w:szCs w:val="24"/>
        </w:rPr>
        <w:t xml:space="preserve"> </w:t>
      </w:r>
      <w:r w:rsidRPr="00C7771C">
        <w:rPr>
          <w:rFonts w:eastAsia="Arial" w:cs="Arial"/>
          <w:szCs w:val="24"/>
        </w:rPr>
        <w:t>site</w:t>
      </w:r>
    </w:p>
    <w:p w14:paraId="68F65D9E" w14:textId="77777777" w:rsidR="00C2015A" w:rsidRPr="00C7771C" w:rsidRDefault="00C2015A" w:rsidP="00C2015A">
      <w:pPr>
        <w:ind w:left="233"/>
        <w:rPr>
          <w:rFonts w:eastAsia="Arial" w:cs="Arial"/>
          <w:szCs w:val="24"/>
        </w:rPr>
      </w:pPr>
      <w:r w:rsidRPr="00C7771C">
        <w:rPr>
          <w:rFonts w:eastAsia="Arial" w:cs="Arial"/>
          <w:szCs w:val="24"/>
        </w:rPr>
        <w:lastRenderedPageBreak/>
        <w:t>1</w:t>
      </w:r>
      <w:r w:rsidRPr="00C7771C">
        <w:rPr>
          <w:rFonts w:eastAsia="Arial" w:cs="Arial"/>
          <w:spacing w:val="1"/>
          <w:szCs w:val="24"/>
        </w:rPr>
        <w:t xml:space="preserve"> a</w:t>
      </w:r>
      <w:r w:rsidRPr="00C7771C">
        <w:rPr>
          <w:rFonts w:eastAsia="Arial" w:cs="Arial"/>
          <w:spacing w:val="-1"/>
          <w:szCs w:val="24"/>
        </w:rPr>
        <w:t>p</w:t>
      </w:r>
      <w:r w:rsidRPr="00C7771C">
        <w:rPr>
          <w:rFonts w:eastAsia="Arial" w:cs="Arial"/>
          <w:szCs w:val="24"/>
        </w:rPr>
        <w:t>p</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e</w:t>
      </w:r>
      <w:r w:rsidRPr="00C7771C">
        <w:rPr>
          <w:rFonts w:eastAsia="Arial" w:cs="Arial"/>
          <w:szCs w:val="24"/>
        </w:rPr>
        <w:t>si</w:t>
      </w:r>
      <w:r w:rsidRPr="00C7771C">
        <w:rPr>
          <w:rFonts w:eastAsia="Arial" w:cs="Arial"/>
          <w:spacing w:val="-2"/>
          <w:szCs w:val="24"/>
        </w:rPr>
        <w:t>g</w:t>
      </w:r>
      <w:r w:rsidRPr="00C7771C">
        <w:rPr>
          <w:rFonts w:eastAsia="Arial" w:cs="Arial"/>
          <w:spacing w:val="1"/>
          <w:szCs w:val="24"/>
        </w:rPr>
        <w:t>ne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pacing w:val="1"/>
          <w:szCs w:val="24"/>
        </w:rPr>
        <w:t>pe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 xml:space="preserve">te </w:t>
      </w:r>
      <w:r w:rsidRPr="00C7771C">
        <w:rPr>
          <w:rFonts w:eastAsia="Arial" w:cs="Arial"/>
          <w:spacing w:val="1"/>
          <w:szCs w:val="24"/>
        </w:rPr>
        <w:t>on</w:t>
      </w:r>
      <w:r w:rsidRPr="00C7771C">
        <w:rPr>
          <w:rFonts w:eastAsia="Arial" w:cs="Arial"/>
          <w:szCs w:val="24"/>
        </w:rPr>
        <w:t>ly</w:t>
      </w:r>
      <w:r w:rsidRPr="00C7771C">
        <w:rPr>
          <w:rFonts w:eastAsia="Arial" w:cs="Arial"/>
          <w:spacing w:val="-3"/>
          <w:szCs w:val="24"/>
        </w:rPr>
        <w:t xml:space="preserve"> </w:t>
      </w:r>
      <w:r w:rsidRPr="00C7771C">
        <w:rPr>
          <w:rFonts w:eastAsia="Arial" w:cs="Arial"/>
          <w:spacing w:val="1"/>
          <w:szCs w:val="24"/>
        </w:rPr>
        <w:t>unde</w:t>
      </w:r>
      <w:r w:rsidRPr="00C7771C">
        <w:rPr>
          <w:rFonts w:eastAsia="Arial" w:cs="Arial"/>
          <w:szCs w:val="24"/>
        </w:rPr>
        <w:t xml:space="preserve">r </w:t>
      </w:r>
      <w:r w:rsidRPr="00C7771C">
        <w:rPr>
          <w:rFonts w:eastAsia="Arial" w:cs="Arial"/>
          <w:spacing w:val="-3"/>
          <w:szCs w:val="24"/>
        </w:rPr>
        <w:t>i</w:t>
      </w:r>
      <w:r w:rsidRPr="00C7771C">
        <w:rPr>
          <w:rFonts w:eastAsia="Arial" w:cs="Arial"/>
          <w:spacing w:val="1"/>
          <w:szCs w:val="24"/>
        </w:rPr>
        <w:t>de</w:t>
      </w:r>
      <w:r w:rsidRPr="00C7771C">
        <w:rPr>
          <w:rFonts w:eastAsia="Arial" w:cs="Arial"/>
          <w:spacing w:val="-1"/>
          <w:szCs w:val="24"/>
        </w:rPr>
        <w:t>n</w:t>
      </w:r>
      <w:r w:rsidRPr="00C7771C">
        <w:rPr>
          <w:rFonts w:eastAsia="Arial" w:cs="Arial"/>
          <w:szCs w:val="24"/>
        </w:rPr>
        <w:t>tic</w:t>
      </w:r>
      <w:r w:rsidRPr="00C7771C">
        <w:rPr>
          <w:rFonts w:eastAsia="Arial" w:cs="Arial"/>
          <w:spacing w:val="-1"/>
          <w:szCs w:val="24"/>
        </w:rPr>
        <w:t>a</w:t>
      </w:r>
      <w:r w:rsidRPr="00C7771C">
        <w:rPr>
          <w:rFonts w:eastAsia="Arial" w:cs="Arial"/>
          <w:szCs w:val="24"/>
        </w:rPr>
        <w:t xml:space="preserve">l </w:t>
      </w:r>
      <w:r w:rsidRPr="00C7771C">
        <w:rPr>
          <w:rFonts w:eastAsia="Arial" w:cs="Arial"/>
          <w:spacing w:val="1"/>
          <w:szCs w:val="24"/>
        </w:rPr>
        <w:t>h</w:t>
      </w:r>
      <w:r>
        <w:rPr>
          <w:rFonts w:eastAsia="Arial" w:cs="Arial"/>
          <w:spacing w:val="1"/>
          <w:szCs w:val="24"/>
        </w:rPr>
        <w:t>ardware and software environments</w:t>
      </w:r>
    </w:p>
    <w:p w14:paraId="4E726644"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2</w:t>
      </w:r>
      <w:r w:rsidRPr="00C7771C">
        <w:rPr>
          <w:rFonts w:eastAsia="Arial" w:cs="Arial"/>
          <w:spacing w:val="1"/>
          <w:szCs w:val="24"/>
        </w:rPr>
        <w:t xml:space="preserve"> a</w:t>
      </w:r>
      <w:r w:rsidRPr="00C7771C">
        <w:rPr>
          <w:rFonts w:eastAsia="Arial" w:cs="Arial"/>
          <w:spacing w:val="-1"/>
          <w:szCs w:val="24"/>
        </w:rPr>
        <w:t>p</w:t>
      </w:r>
      <w:r w:rsidRPr="00C7771C">
        <w:rPr>
          <w:rFonts w:eastAsia="Arial" w:cs="Arial"/>
          <w:szCs w:val="24"/>
        </w:rPr>
        <w:t>p</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e</w:t>
      </w:r>
      <w:r w:rsidRPr="00C7771C">
        <w:rPr>
          <w:rFonts w:eastAsia="Arial" w:cs="Arial"/>
          <w:szCs w:val="24"/>
        </w:rPr>
        <w:t>si</w:t>
      </w:r>
      <w:r w:rsidRPr="00C7771C">
        <w:rPr>
          <w:rFonts w:eastAsia="Arial" w:cs="Arial"/>
          <w:spacing w:val="-2"/>
          <w:szCs w:val="24"/>
        </w:rPr>
        <w:t>g</w:t>
      </w:r>
      <w:r w:rsidRPr="00C7771C">
        <w:rPr>
          <w:rFonts w:eastAsia="Arial" w:cs="Arial"/>
          <w:spacing w:val="1"/>
          <w:szCs w:val="24"/>
        </w:rPr>
        <w:t>ne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pacing w:val="1"/>
          <w:szCs w:val="24"/>
        </w:rPr>
        <w:t>pe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 xml:space="preserve">te </w:t>
      </w:r>
      <w:r w:rsidRPr="00C7771C">
        <w:rPr>
          <w:rFonts w:eastAsia="Arial" w:cs="Arial"/>
          <w:spacing w:val="1"/>
          <w:szCs w:val="24"/>
        </w:rPr>
        <w:t>on</w:t>
      </w:r>
      <w:r w:rsidRPr="00C7771C">
        <w:rPr>
          <w:rFonts w:eastAsia="Arial" w:cs="Arial"/>
          <w:szCs w:val="24"/>
        </w:rPr>
        <w:t>ly</w:t>
      </w:r>
      <w:r w:rsidRPr="00C7771C">
        <w:rPr>
          <w:rFonts w:eastAsia="Arial" w:cs="Arial"/>
          <w:spacing w:val="-3"/>
          <w:szCs w:val="24"/>
        </w:rPr>
        <w:t xml:space="preserve"> </w:t>
      </w:r>
      <w:r w:rsidRPr="00C7771C">
        <w:rPr>
          <w:rFonts w:eastAsia="Arial" w:cs="Arial"/>
          <w:spacing w:val="1"/>
          <w:szCs w:val="24"/>
        </w:rPr>
        <w:t>unde</w:t>
      </w:r>
      <w:r w:rsidRPr="00C7771C">
        <w:rPr>
          <w:rFonts w:eastAsia="Arial" w:cs="Arial"/>
          <w:szCs w:val="24"/>
        </w:rPr>
        <w:t>r s</w:t>
      </w:r>
      <w:r w:rsidRPr="00C7771C">
        <w:rPr>
          <w:rFonts w:eastAsia="Arial" w:cs="Arial"/>
          <w:spacing w:val="-3"/>
          <w:szCs w:val="24"/>
        </w:rPr>
        <w:t>i</w:t>
      </w:r>
      <w:r w:rsidRPr="00C7771C">
        <w:rPr>
          <w:rFonts w:eastAsia="Arial" w:cs="Arial"/>
          <w:spacing w:val="1"/>
          <w:szCs w:val="24"/>
        </w:rPr>
        <w:t>m</w:t>
      </w:r>
      <w:r w:rsidRPr="00C7771C">
        <w:rPr>
          <w:rFonts w:eastAsia="Arial" w:cs="Arial"/>
          <w:szCs w:val="24"/>
        </w:rPr>
        <w:t>i</w:t>
      </w:r>
      <w:r w:rsidRPr="00C7771C">
        <w:rPr>
          <w:rFonts w:eastAsia="Arial" w:cs="Arial"/>
          <w:spacing w:val="-1"/>
          <w:szCs w:val="24"/>
        </w:rPr>
        <w:t>l</w:t>
      </w:r>
      <w:r w:rsidRPr="00C7771C">
        <w:rPr>
          <w:rFonts w:eastAsia="Arial" w:cs="Arial"/>
          <w:spacing w:val="1"/>
          <w:szCs w:val="24"/>
        </w:rPr>
        <w:t>a</w:t>
      </w:r>
      <w:r w:rsidRPr="00C7771C">
        <w:rPr>
          <w:rFonts w:eastAsia="Arial" w:cs="Arial"/>
          <w:szCs w:val="24"/>
        </w:rPr>
        <w:t>r</w:t>
      </w:r>
      <w:r w:rsidRPr="00C7771C">
        <w:rPr>
          <w:rFonts w:eastAsia="Arial" w:cs="Arial"/>
          <w:spacing w:val="-2"/>
          <w:szCs w:val="24"/>
        </w:rPr>
        <w:t xml:space="preserve"> </w:t>
      </w:r>
      <w:r w:rsidRPr="00C7771C">
        <w:rPr>
          <w:rFonts w:eastAsia="Arial" w:cs="Arial"/>
          <w:spacing w:val="1"/>
          <w:szCs w:val="24"/>
        </w:rPr>
        <w:t>h</w:t>
      </w:r>
      <w:r>
        <w:rPr>
          <w:rFonts w:eastAsia="Arial" w:cs="Arial"/>
          <w:spacing w:val="1"/>
          <w:szCs w:val="24"/>
        </w:rPr>
        <w:t>ardware and software environments</w:t>
      </w:r>
    </w:p>
    <w:p w14:paraId="15CA1FD0" w14:textId="77777777" w:rsidR="00C2015A" w:rsidRPr="00C7771C" w:rsidRDefault="00C2015A" w:rsidP="00C2015A">
      <w:pPr>
        <w:ind w:left="233"/>
        <w:rPr>
          <w:rFonts w:eastAsia="Arial" w:cs="Arial"/>
          <w:szCs w:val="24"/>
        </w:rPr>
      </w:pPr>
      <w:r w:rsidRPr="00C7771C">
        <w:rPr>
          <w:rFonts w:eastAsia="Arial" w:cs="Arial"/>
          <w:szCs w:val="24"/>
        </w:rPr>
        <w:t>3</w:t>
      </w:r>
      <w:r w:rsidRPr="00C7771C">
        <w:rPr>
          <w:rFonts w:eastAsia="Arial" w:cs="Arial"/>
          <w:spacing w:val="1"/>
          <w:szCs w:val="24"/>
        </w:rPr>
        <w:t xml:space="preserve"> a</w:t>
      </w:r>
      <w:r w:rsidRPr="00C7771C">
        <w:rPr>
          <w:rFonts w:eastAsia="Arial" w:cs="Arial"/>
          <w:spacing w:val="-1"/>
          <w:szCs w:val="24"/>
        </w:rPr>
        <w:t>p</w:t>
      </w:r>
      <w:r w:rsidRPr="00C7771C">
        <w:rPr>
          <w:rFonts w:eastAsia="Arial" w:cs="Arial"/>
          <w:szCs w:val="24"/>
        </w:rPr>
        <w:t>p</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e</w:t>
      </w:r>
      <w:r w:rsidRPr="00C7771C">
        <w:rPr>
          <w:rFonts w:eastAsia="Arial" w:cs="Arial"/>
          <w:szCs w:val="24"/>
        </w:rPr>
        <w:t>si</w:t>
      </w:r>
      <w:r w:rsidRPr="00C7771C">
        <w:rPr>
          <w:rFonts w:eastAsia="Arial" w:cs="Arial"/>
          <w:spacing w:val="-2"/>
          <w:szCs w:val="24"/>
        </w:rPr>
        <w:t>g</w:t>
      </w:r>
      <w:r w:rsidRPr="00C7771C">
        <w:rPr>
          <w:rFonts w:eastAsia="Arial" w:cs="Arial"/>
          <w:spacing w:val="1"/>
          <w:szCs w:val="24"/>
        </w:rPr>
        <w:t>ne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pacing w:val="1"/>
          <w:szCs w:val="24"/>
        </w:rPr>
        <w:t>pe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 xml:space="preserve">te </w:t>
      </w:r>
      <w:r w:rsidRPr="00C7771C">
        <w:rPr>
          <w:rFonts w:eastAsia="Arial" w:cs="Arial"/>
          <w:spacing w:val="1"/>
          <w:szCs w:val="24"/>
        </w:rPr>
        <w:t>on</w:t>
      </w:r>
      <w:r w:rsidRPr="00C7771C">
        <w:rPr>
          <w:rFonts w:eastAsia="Arial" w:cs="Arial"/>
          <w:szCs w:val="24"/>
        </w:rPr>
        <w:t>ly</w:t>
      </w:r>
      <w:r w:rsidRPr="00C7771C">
        <w:rPr>
          <w:rFonts w:eastAsia="Arial" w:cs="Arial"/>
          <w:spacing w:val="-3"/>
          <w:szCs w:val="24"/>
        </w:rPr>
        <w:t xml:space="preserve"> </w:t>
      </w:r>
      <w:r w:rsidRPr="00C7771C">
        <w:rPr>
          <w:rFonts w:eastAsia="Arial" w:cs="Arial"/>
          <w:spacing w:val="1"/>
          <w:szCs w:val="24"/>
        </w:rPr>
        <w:t>unde</w:t>
      </w:r>
      <w:r w:rsidRPr="00C7771C">
        <w:rPr>
          <w:rFonts w:eastAsia="Arial" w:cs="Arial"/>
          <w:szCs w:val="24"/>
        </w:rPr>
        <w:t>r</w:t>
      </w:r>
      <w:r w:rsidRPr="00C7771C">
        <w:rPr>
          <w:rFonts w:eastAsia="Arial" w:cs="Arial"/>
          <w:spacing w:val="-2"/>
          <w:szCs w:val="24"/>
        </w:rPr>
        <w:t xml:space="preserve"> </w:t>
      </w:r>
      <w:r w:rsidRPr="00C7771C">
        <w:rPr>
          <w:rFonts w:eastAsia="Arial" w:cs="Arial"/>
          <w:spacing w:val="1"/>
          <w:szCs w:val="24"/>
        </w:rPr>
        <w:t>d</w:t>
      </w:r>
      <w:r w:rsidRPr="00C7771C">
        <w:rPr>
          <w:rFonts w:eastAsia="Arial" w:cs="Arial"/>
          <w:spacing w:val="-3"/>
          <w:szCs w:val="24"/>
        </w:rPr>
        <w:t>i</w:t>
      </w:r>
      <w:r w:rsidRPr="00C7771C">
        <w:rPr>
          <w:rFonts w:eastAsia="Arial" w:cs="Arial"/>
          <w:szCs w:val="24"/>
        </w:rPr>
        <w:t>f</w:t>
      </w:r>
      <w:r w:rsidRPr="00C7771C">
        <w:rPr>
          <w:rFonts w:eastAsia="Arial" w:cs="Arial"/>
          <w:spacing w:val="3"/>
          <w:szCs w:val="24"/>
        </w:rPr>
        <w:t>f</w:t>
      </w:r>
      <w:r w:rsidRPr="00C7771C">
        <w:rPr>
          <w:rFonts w:eastAsia="Arial" w:cs="Arial"/>
          <w:spacing w:val="1"/>
          <w:szCs w:val="24"/>
        </w:rPr>
        <w:t>e</w:t>
      </w:r>
      <w:r w:rsidRPr="00C7771C">
        <w:rPr>
          <w:rFonts w:eastAsia="Arial" w:cs="Arial"/>
          <w:szCs w:val="24"/>
        </w:rPr>
        <w:t>r</w:t>
      </w:r>
      <w:r w:rsidRPr="00C7771C">
        <w:rPr>
          <w:rFonts w:eastAsia="Arial" w:cs="Arial"/>
          <w:spacing w:val="-2"/>
          <w:szCs w:val="24"/>
        </w:rPr>
        <w:t>e</w:t>
      </w:r>
      <w:r w:rsidRPr="00C7771C">
        <w:rPr>
          <w:rFonts w:eastAsia="Arial" w:cs="Arial"/>
          <w:spacing w:val="1"/>
          <w:szCs w:val="24"/>
        </w:rPr>
        <w:t>n</w:t>
      </w:r>
      <w:r w:rsidRPr="00C7771C">
        <w:rPr>
          <w:rFonts w:eastAsia="Arial" w:cs="Arial"/>
          <w:szCs w:val="24"/>
        </w:rPr>
        <w:t>t</w:t>
      </w:r>
      <w:r w:rsidRPr="00C7771C">
        <w:rPr>
          <w:rFonts w:eastAsia="Arial" w:cs="Arial"/>
          <w:spacing w:val="-2"/>
          <w:szCs w:val="24"/>
        </w:rPr>
        <w:t xml:space="preserve"> </w:t>
      </w:r>
      <w:r w:rsidRPr="00C7771C">
        <w:rPr>
          <w:rFonts w:eastAsia="Arial" w:cs="Arial"/>
          <w:spacing w:val="1"/>
          <w:szCs w:val="24"/>
        </w:rPr>
        <w:t>h</w:t>
      </w:r>
      <w:r>
        <w:rPr>
          <w:rFonts w:eastAsia="Arial" w:cs="Arial"/>
          <w:spacing w:val="1"/>
          <w:szCs w:val="24"/>
        </w:rPr>
        <w:t>ardware and software environments</w:t>
      </w:r>
    </w:p>
    <w:p w14:paraId="063331A1" w14:textId="77777777" w:rsidR="00C2015A" w:rsidRPr="00C7771C" w:rsidRDefault="00C2015A" w:rsidP="00C2015A">
      <w:pPr>
        <w:ind w:left="233"/>
        <w:rPr>
          <w:rFonts w:eastAsia="Arial" w:cs="Arial"/>
          <w:szCs w:val="24"/>
        </w:rPr>
      </w:pPr>
      <w:r w:rsidRPr="00C7771C">
        <w:rPr>
          <w:rFonts w:eastAsia="Arial" w:cs="Arial"/>
          <w:szCs w:val="24"/>
        </w:rPr>
        <w:t>4</w:t>
      </w:r>
      <w:r w:rsidRPr="00C7771C">
        <w:rPr>
          <w:rFonts w:eastAsia="Arial" w:cs="Arial"/>
          <w:spacing w:val="1"/>
          <w:szCs w:val="24"/>
        </w:rPr>
        <w:t xml:space="preserve"> do</w:t>
      </w:r>
      <w:r w:rsidRPr="00C7771C">
        <w:rPr>
          <w:rFonts w:eastAsia="Arial" w:cs="Arial"/>
          <w:spacing w:val="-2"/>
          <w:szCs w:val="24"/>
        </w:rPr>
        <w:t>c</w:t>
      </w:r>
      <w:r w:rsidRPr="00C7771C">
        <w:rPr>
          <w:rFonts w:eastAsia="Arial" w:cs="Arial"/>
          <w:spacing w:val="1"/>
          <w:szCs w:val="24"/>
        </w:rPr>
        <w:t>u</w:t>
      </w:r>
      <w:r w:rsidRPr="00C7771C">
        <w:rPr>
          <w:rFonts w:eastAsia="Arial" w:cs="Arial"/>
          <w:spacing w:val="-1"/>
          <w:szCs w:val="24"/>
        </w:rPr>
        <w:t>m</w:t>
      </w:r>
      <w:r w:rsidRPr="00C7771C">
        <w:rPr>
          <w:rFonts w:eastAsia="Arial" w:cs="Arial"/>
          <w:spacing w:val="1"/>
          <w:szCs w:val="24"/>
        </w:rPr>
        <w:t>en</w:t>
      </w:r>
      <w:r w:rsidRPr="00C7771C">
        <w:rPr>
          <w:rFonts w:eastAsia="Arial" w:cs="Arial"/>
          <w:spacing w:val="-2"/>
          <w:szCs w:val="24"/>
        </w:rPr>
        <w:t>t</w:t>
      </w:r>
      <w:r w:rsidRPr="00C7771C">
        <w:rPr>
          <w:rFonts w:eastAsia="Arial" w:cs="Arial"/>
          <w:spacing w:val="1"/>
          <w:szCs w:val="24"/>
        </w:rPr>
        <w:t>a</w:t>
      </w:r>
      <w:r w:rsidRPr="00C7771C">
        <w:rPr>
          <w:rFonts w:eastAsia="Arial" w:cs="Arial"/>
          <w:szCs w:val="24"/>
        </w:rPr>
        <w:t>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2"/>
          <w:szCs w:val="24"/>
        </w:rPr>
        <w:t>s</w:t>
      </w:r>
      <w:r w:rsidRPr="00C7771C">
        <w:rPr>
          <w:rFonts w:eastAsia="Arial" w:cs="Arial"/>
          <w:spacing w:val="1"/>
          <w:szCs w:val="24"/>
        </w:rPr>
        <w:t>u</w:t>
      </w:r>
      <w:r w:rsidRPr="00C7771C">
        <w:rPr>
          <w:rFonts w:eastAsia="Arial" w:cs="Arial"/>
          <w:spacing w:val="-1"/>
          <w:szCs w:val="24"/>
        </w:rPr>
        <w:t>p</w:t>
      </w:r>
      <w:r w:rsidRPr="00C7771C">
        <w:rPr>
          <w:rFonts w:eastAsia="Arial" w:cs="Arial"/>
          <w:spacing w:val="1"/>
          <w:szCs w:val="24"/>
        </w:rPr>
        <w:t>po</w:t>
      </w:r>
      <w:r w:rsidRPr="00C7771C">
        <w:rPr>
          <w:rFonts w:eastAsia="Arial" w:cs="Arial"/>
          <w:szCs w:val="24"/>
        </w:rPr>
        <w:t xml:space="preserve">rt </w:t>
      </w:r>
      <w:r w:rsidRPr="00C7771C">
        <w:rPr>
          <w:rFonts w:eastAsia="Arial" w:cs="Arial"/>
          <w:spacing w:val="1"/>
          <w:szCs w:val="24"/>
        </w:rPr>
        <w:t>p</w:t>
      </w:r>
      <w:r w:rsidRPr="00C7771C">
        <w:rPr>
          <w:rFonts w:eastAsia="Arial" w:cs="Arial"/>
          <w:szCs w:val="24"/>
        </w:rPr>
        <w:t>l</w:t>
      </w:r>
      <w:r w:rsidRPr="00C7771C">
        <w:rPr>
          <w:rFonts w:eastAsia="Arial" w:cs="Arial"/>
          <w:spacing w:val="-2"/>
          <w:szCs w:val="24"/>
        </w:rPr>
        <w:t>a</w:t>
      </w:r>
      <w:r w:rsidRPr="00C7771C">
        <w:rPr>
          <w:rFonts w:eastAsia="Arial" w:cs="Arial"/>
          <w:szCs w:val="24"/>
        </w:rPr>
        <w:t>n</w:t>
      </w:r>
      <w:r w:rsidRPr="00C7771C">
        <w:rPr>
          <w:rFonts w:eastAsia="Arial" w:cs="Arial"/>
          <w:spacing w:val="1"/>
          <w:szCs w:val="24"/>
        </w:rPr>
        <w:t xml:space="preserve"> p</w:t>
      </w:r>
      <w:r w:rsidRPr="00C7771C">
        <w:rPr>
          <w:rFonts w:eastAsia="Arial" w:cs="Arial"/>
          <w:szCs w:val="24"/>
        </w:rPr>
        <w:t>ro</w:t>
      </w:r>
      <w:r w:rsidRPr="00C7771C">
        <w:rPr>
          <w:rFonts w:eastAsia="Arial" w:cs="Arial"/>
          <w:spacing w:val="-2"/>
          <w:szCs w:val="24"/>
        </w:rPr>
        <w:t>v</w:t>
      </w:r>
      <w:r w:rsidRPr="00C7771C">
        <w:rPr>
          <w:rFonts w:eastAsia="Arial" w:cs="Arial"/>
          <w:szCs w:val="24"/>
        </w:rPr>
        <w:t>id</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1"/>
          <w:szCs w:val="24"/>
        </w:rPr>
        <w:t>te</w:t>
      </w:r>
      <w:r w:rsidRPr="00C7771C">
        <w:rPr>
          <w:rFonts w:eastAsia="Arial" w:cs="Arial"/>
          <w:szCs w:val="24"/>
        </w:rPr>
        <w:t>st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f</w:t>
      </w:r>
      <w:r w:rsidRPr="00C7771C">
        <w:rPr>
          <w:rFonts w:eastAsia="Arial" w:cs="Arial"/>
          <w:spacing w:val="1"/>
          <w:szCs w:val="24"/>
        </w:rPr>
        <w:t>o</w:t>
      </w:r>
      <w:r w:rsidRPr="00C7771C">
        <w:rPr>
          <w:rFonts w:eastAsia="Arial" w:cs="Arial"/>
          <w:szCs w:val="24"/>
        </w:rPr>
        <w:t>r 1</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zCs w:val="24"/>
        </w:rPr>
        <w:t>r 2</w:t>
      </w:r>
    </w:p>
    <w:p w14:paraId="75039067" w14:textId="77777777" w:rsidR="00C2015A" w:rsidRPr="00C7771C" w:rsidRDefault="00C2015A" w:rsidP="00C2015A">
      <w:pPr>
        <w:ind w:left="233"/>
        <w:rPr>
          <w:rFonts w:eastAsia="Arial" w:cs="Arial"/>
          <w:szCs w:val="24"/>
        </w:rPr>
      </w:pPr>
      <w:r w:rsidRPr="00C7771C">
        <w:rPr>
          <w:rFonts w:eastAsia="Arial" w:cs="Arial"/>
          <w:szCs w:val="24"/>
        </w:rPr>
        <w:t>5</w:t>
      </w:r>
      <w:r w:rsidRPr="00C7771C">
        <w:rPr>
          <w:rFonts w:eastAsia="Arial" w:cs="Arial"/>
          <w:spacing w:val="1"/>
          <w:szCs w:val="24"/>
        </w:rPr>
        <w:t xml:space="preserve"> do</w:t>
      </w:r>
      <w:r w:rsidRPr="00C7771C">
        <w:rPr>
          <w:rFonts w:eastAsia="Arial" w:cs="Arial"/>
          <w:spacing w:val="-2"/>
          <w:szCs w:val="24"/>
        </w:rPr>
        <w:t>c</w:t>
      </w:r>
      <w:r w:rsidRPr="00C7771C">
        <w:rPr>
          <w:rFonts w:eastAsia="Arial" w:cs="Arial"/>
          <w:spacing w:val="2"/>
          <w:szCs w:val="24"/>
        </w:rPr>
        <w:t>u</w:t>
      </w:r>
      <w:r w:rsidRPr="00C7771C">
        <w:rPr>
          <w:rFonts w:eastAsia="Arial" w:cs="Arial"/>
          <w:spacing w:val="-1"/>
          <w:szCs w:val="24"/>
        </w:rPr>
        <w:t>m</w:t>
      </w:r>
      <w:r w:rsidRPr="00C7771C">
        <w:rPr>
          <w:rFonts w:eastAsia="Arial" w:cs="Arial"/>
          <w:spacing w:val="1"/>
          <w:szCs w:val="24"/>
        </w:rPr>
        <w:t>en</w:t>
      </w:r>
      <w:r w:rsidRPr="00C7771C">
        <w:rPr>
          <w:rFonts w:eastAsia="Arial" w:cs="Arial"/>
          <w:spacing w:val="-2"/>
          <w:szCs w:val="24"/>
        </w:rPr>
        <w:t>t</w:t>
      </w:r>
      <w:r w:rsidRPr="00C7771C">
        <w:rPr>
          <w:rFonts w:eastAsia="Arial" w:cs="Arial"/>
          <w:spacing w:val="1"/>
          <w:szCs w:val="24"/>
        </w:rPr>
        <w:t>a</w:t>
      </w:r>
      <w:r w:rsidRPr="00C7771C">
        <w:rPr>
          <w:rFonts w:eastAsia="Arial" w:cs="Arial"/>
          <w:szCs w:val="24"/>
        </w:rPr>
        <w:t>ti</w:t>
      </w:r>
      <w:r w:rsidRPr="00C7771C">
        <w:rPr>
          <w:rFonts w:eastAsia="Arial" w:cs="Arial"/>
          <w:spacing w:val="-1"/>
          <w:szCs w:val="24"/>
        </w:rPr>
        <w:t>o</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2"/>
          <w:szCs w:val="24"/>
        </w:rPr>
        <w:t>s</w:t>
      </w:r>
      <w:r w:rsidRPr="00C7771C">
        <w:rPr>
          <w:rFonts w:eastAsia="Arial" w:cs="Arial"/>
          <w:spacing w:val="1"/>
          <w:szCs w:val="24"/>
        </w:rPr>
        <w:t>u</w:t>
      </w:r>
      <w:r w:rsidRPr="00C7771C">
        <w:rPr>
          <w:rFonts w:eastAsia="Arial" w:cs="Arial"/>
          <w:spacing w:val="-1"/>
          <w:szCs w:val="24"/>
        </w:rPr>
        <w:t>p</w:t>
      </w:r>
      <w:r w:rsidRPr="00C7771C">
        <w:rPr>
          <w:rFonts w:eastAsia="Arial" w:cs="Arial"/>
          <w:spacing w:val="1"/>
          <w:szCs w:val="24"/>
        </w:rPr>
        <w:t>po</w:t>
      </w:r>
      <w:r w:rsidRPr="00C7771C">
        <w:rPr>
          <w:rFonts w:eastAsia="Arial" w:cs="Arial"/>
          <w:szCs w:val="24"/>
        </w:rPr>
        <w:t xml:space="preserve">rt </w:t>
      </w:r>
      <w:r w:rsidRPr="00C7771C">
        <w:rPr>
          <w:rFonts w:eastAsia="Arial" w:cs="Arial"/>
          <w:spacing w:val="1"/>
          <w:szCs w:val="24"/>
        </w:rPr>
        <w:t>p</w:t>
      </w:r>
      <w:r w:rsidRPr="00C7771C">
        <w:rPr>
          <w:rFonts w:eastAsia="Arial" w:cs="Arial"/>
          <w:szCs w:val="24"/>
        </w:rPr>
        <w:t>l</w:t>
      </w:r>
      <w:r w:rsidRPr="00C7771C">
        <w:rPr>
          <w:rFonts w:eastAsia="Arial" w:cs="Arial"/>
          <w:spacing w:val="-2"/>
          <w:szCs w:val="24"/>
        </w:rPr>
        <w:t>a</w:t>
      </w:r>
      <w:r w:rsidRPr="00C7771C">
        <w:rPr>
          <w:rFonts w:eastAsia="Arial" w:cs="Arial"/>
          <w:szCs w:val="24"/>
        </w:rPr>
        <w:t>n</w:t>
      </w:r>
      <w:r w:rsidRPr="00C7771C">
        <w:rPr>
          <w:rFonts w:eastAsia="Arial" w:cs="Arial"/>
          <w:spacing w:val="1"/>
          <w:szCs w:val="24"/>
        </w:rPr>
        <w:t xml:space="preserve"> p</w:t>
      </w:r>
      <w:r w:rsidRPr="00C7771C">
        <w:rPr>
          <w:rFonts w:eastAsia="Arial" w:cs="Arial"/>
          <w:szCs w:val="24"/>
        </w:rPr>
        <w:t>ro</w:t>
      </w:r>
      <w:r w:rsidRPr="00C7771C">
        <w:rPr>
          <w:rFonts w:eastAsia="Arial" w:cs="Arial"/>
          <w:spacing w:val="-2"/>
          <w:szCs w:val="24"/>
        </w:rPr>
        <w:t>v</w:t>
      </w:r>
      <w:r w:rsidRPr="00C7771C">
        <w:rPr>
          <w:rFonts w:eastAsia="Arial" w:cs="Arial"/>
          <w:szCs w:val="24"/>
        </w:rPr>
        <w:t>id</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1"/>
          <w:szCs w:val="24"/>
        </w:rPr>
        <w:t>te</w:t>
      </w:r>
      <w:r w:rsidRPr="00C7771C">
        <w:rPr>
          <w:rFonts w:eastAsia="Arial" w:cs="Arial"/>
          <w:szCs w:val="24"/>
        </w:rPr>
        <w:t>st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f</w:t>
      </w:r>
      <w:r w:rsidRPr="00C7771C">
        <w:rPr>
          <w:rFonts w:eastAsia="Arial" w:cs="Arial"/>
          <w:spacing w:val="1"/>
          <w:szCs w:val="24"/>
        </w:rPr>
        <w:t>o</w:t>
      </w:r>
      <w:r w:rsidRPr="00C7771C">
        <w:rPr>
          <w:rFonts w:eastAsia="Arial" w:cs="Arial"/>
          <w:szCs w:val="24"/>
        </w:rPr>
        <w:t>r 3</w:t>
      </w:r>
    </w:p>
    <w:p w14:paraId="24C7B1FC" w14:textId="77777777" w:rsidR="00C2015A" w:rsidRPr="00C7771C" w:rsidRDefault="00C2015A" w:rsidP="00C2015A">
      <w:pPr>
        <w:spacing w:before="9" w:line="10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4600659A" w14:textId="77777777" w:rsidTr="00C2015A">
        <w:trPr>
          <w:trHeight w:hRule="exact" w:val="914"/>
        </w:trPr>
        <w:tc>
          <w:tcPr>
            <w:tcW w:w="1244" w:type="dxa"/>
            <w:tcBorders>
              <w:top w:val="single" w:sz="5" w:space="0" w:color="000000"/>
              <w:left w:val="single" w:sz="5" w:space="0" w:color="000000"/>
              <w:bottom w:val="single" w:sz="5" w:space="0" w:color="000000"/>
              <w:right w:val="single" w:sz="5" w:space="0" w:color="000000"/>
            </w:tcBorders>
          </w:tcPr>
          <w:p w14:paraId="1C03E00C"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5BB6FB7B" w14:textId="7B564303" w:rsidR="00C2015A" w:rsidRPr="00C7771C" w:rsidRDefault="00C2015A" w:rsidP="00120B72">
            <w:pPr>
              <w:rPr>
                <w:szCs w:val="24"/>
              </w:rPr>
            </w:pPr>
            <w:r>
              <w:rPr>
                <w:szCs w:val="24"/>
              </w:rPr>
              <w:t>The system will be accessed online. Various web-browsers must be able to render the website correctly. Must be compatible with mobile devices</w:t>
            </w:r>
          </w:p>
        </w:tc>
        <w:tc>
          <w:tcPr>
            <w:tcW w:w="1134" w:type="dxa"/>
            <w:tcBorders>
              <w:top w:val="single" w:sz="5" w:space="0" w:color="000000"/>
              <w:left w:val="single" w:sz="5" w:space="0" w:color="000000"/>
              <w:bottom w:val="single" w:sz="5" w:space="0" w:color="000000"/>
              <w:right w:val="single" w:sz="5" w:space="0" w:color="000000"/>
            </w:tcBorders>
          </w:tcPr>
          <w:p w14:paraId="15DA96B2"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7DD3EB8C" w14:textId="77777777" w:rsidR="00C2015A" w:rsidRPr="00C7771C" w:rsidRDefault="00C2015A" w:rsidP="00C2015A">
            <w:pPr>
              <w:rPr>
                <w:szCs w:val="24"/>
              </w:rPr>
            </w:pPr>
            <w:r>
              <w:rPr>
                <w:szCs w:val="24"/>
              </w:rPr>
              <w:t>2</w:t>
            </w:r>
          </w:p>
        </w:tc>
      </w:tr>
    </w:tbl>
    <w:p w14:paraId="184695A5" w14:textId="77777777" w:rsidR="00C2015A" w:rsidRPr="00C7771C" w:rsidRDefault="00C2015A" w:rsidP="00C2015A">
      <w:pPr>
        <w:rPr>
          <w:szCs w:val="24"/>
        </w:rPr>
      </w:pPr>
    </w:p>
    <w:p w14:paraId="66E7A678" w14:textId="77777777" w:rsidR="00C2015A" w:rsidRPr="00C7771C" w:rsidRDefault="00C2015A" w:rsidP="00C2015A">
      <w:pPr>
        <w:spacing w:before="29"/>
        <w:ind w:left="233" w:right="457"/>
        <w:rPr>
          <w:rFonts w:eastAsia="Arial" w:cs="Arial"/>
          <w:szCs w:val="24"/>
        </w:rPr>
      </w:pPr>
      <w:r w:rsidRPr="00C7771C">
        <w:rPr>
          <w:rFonts w:eastAsia="Arial" w:cs="Arial"/>
          <w:b/>
          <w:szCs w:val="24"/>
        </w:rPr>
        <w:t>T</w:t>
      </w:r>
      <w:r w:rsidRPr="00C7771C">
        <w:rPr>
          <w:rFonts w:eastAsia="Arial" w:cs="Arial"/>
          <w:b/>
          <w:spacing w:val="1"/>
          <w:szCs w:val="24"/>
        </w:rPr>
        <w:t>9</w:t>
      </w:r>
      <w:r w:rsidRPr="00C7771C">
        <w:rPr>
          <w:rFonts w:eastAsia="Arial" w:cs="Arial"/>
          <w:b/>
          <w:szCs w:val="24"/>
        </w:rPr>
        <w:t xml:space="preserve">.    </w:t>
      </w:r>
      <w:r w:rsidRPr="00C7771C">
        <w:rPr>
          <w:rFonts w:eastAsia="Arial" w:cs="Arial"/>
          <w:b/>
          <w:spacing w:val="40"/>
          <w:szCs w:val="24"/>
        </w:rPr>
        <w:t xml:space="preserve"> </w:t>
      </w:r>
      <w:r w:rsidRPr="00C7771C">
        <w:rPr>
          <w:rFonts w:eastAsia="Arial" w:cs="Arial"/>
          <w:b/>
          <w:szCs w:val="24"/>
        </w:rPr>
        <w:t>E</w:t>
      </w:r>
      <w:r w:rsidRPr="00C7771C">
        <w:rPr>
          <w:rFonts w:eastAsia="Arial" w:cs="Arial"/>
          <w:b/>
          <w:spacing w:val="1"/>
          <w:szCs w:val="24"/>
        </w:rPr>
        <w:t>as</w:t>
      </w:r>
      <w:r w:rsidRPr="00C7771C">
        <w:rPr>
          <w:rFonts w:eastAsia="Arial" w:cs="Arial"/>
          <w:b/>
          <w:szCs w:val="24"/>
        </w:rPr>
        <w:t>e</w:t>
      </w:r>
      <w:r w:rsidRPr="00C7771C">
        <w:rPr>
          <w:rFonts w:eastAsia="Arial" w:cs="Arial"/>
          <w:b/>
          <w:spacing w:val="-1"/>
          <w:szCs w:val="24"/>
        </w:rPr>
        <w:t xml:space="preserve"> </w:t>
      </w:r>
      <w:r w:rsidRPr="00C7771C">
        <w:rPr>
          <w:rFonts w:eastAsia="Arial" w:cs="Arial"/>
          <w:b/>
          <w:szCs w:val="24"/>
        </w:rPr>
        <w:t>of</w:t>
      </w:r>
      <w:r w:rsidRPr="00C7771C">
        <w:rPr>
          <w:rFonts w:eastAsia="Arial" w:cs="Arial"/>
          <w:b/>
          <w:spacing w:val="1"/>
          <w:szCs w:val="24"/>
        </w:rPr>
        <w:t xml:space="preserve"> c</w:t>
      </w:r>
      <w:r w:rsidRPr="00C7771C">
        <w:rPr>
          <w:rFonts w:eastAsia="Arial" w:cs="Arial"/>
          <w:b/>
          <w:szCs w:val="24"/>
        </w:rPr>
        <w:t>hange</w:t>
      </w:r>
      <w:r w:rsidRPr="00C7771C">
        <w:rPr>
          <w:rFonts w:eastAsia="Arial" w:cs="Arial"/>
          <w:b/>
          <w:spacing w:val="-1"/>
          <w:szCs w:val="24"/>
        </w:rPr>
        <w:t xml:space="preserve"> </w:t>
      </w:r>
      <w:r w:rsidRPr="00C7771C">
        <w:rPr>
          <w:rFonts w:eastAsia="Arial" w:cs="Arial"/>
          <w:b/>
          <w:szCs w:val="24"/>
        </w:rPr>
        <w:t>–</w:t>
      </w:r>
      <w:r w:rsidRPr="00C7771C">
        <w:rPr>
          <w:rFonts w:eastAsia="Arial" w:cs="Arial"/>
          <w:b/>
          <w:spacing w:val="2"/>
          <w:szCs w:val="24"/>
        </w:rPr>
        <w:t xml:space="preserve"> </w:t>
      </w:r>
      <w:r w:rsidRPr="00C7771C">
        <w:rPr>
          <w:rFonts w:eastAsia="Arial" w:cs="Arial"/>
          <w:b/>
          <w:szCs w:val="24"/>
        </w:rPr>
        <w:t>de</w:t>
      </w:r>
      <w:r w:rsidRPr="00C7771C">
        <w:rPr>
          <w:rFonts w:eastAsia="Arial" w:cs="Arial"/>
          <w:b/>
          <w:spacing w:val="-3"/>
          <w:szCs w:val="24"/>
        </w:rPr>
        <w:t>g</w:t>
      </w:r>
      <w:r w:rsidRPr="00C7771C">
        <w:rPr>
          <w:rFonts w:eastAsia="Arial" w:cs="Arial"/>
          <w:b/>
          <w:szCs w:val="24"/>
        </w:rPr>
        <w:t>r</w:t>
      </w:r>
      <w:r w:rsidRPr="00C7771C">
        <w:rPr>
          <w:rFonts w:eastAsia="Arial" w:cs="Arial"/>
          <w:b/>
          <w:spacing w:val="1"/>
          <w:szCs w:val="24"/>
        </w:rPr>
        <w:t>e</w:t>
      </w:r>
      <w:r w:rsidRPr="00C7771C">
        <w:rPr>
          <w:rFonts w:eastAsia="Arial" w:cs="Arial"/>
          <w:b/>
          <w:szCs w:val="24"/>
        </w:rPr>
        <w:t>e</w:t>
      </w:r>
      <w:r w:rsidRPr="00C7771C">
        <w:rPr>
          <w:rFonts w:eastAsia="Arial" w:cs="Arial"/>
          <w:b/>
          <w:spacing w:val="1"/>
          <w:szCs w:val="24"/>
        </w:rPr>
        <w:t xml:space="preserve"> a</w:t>
      </w:r>
      <w:r w:rsidRPr="00C7771C">
        <w:rPr>
          <w:rFonts w:eastAsia="Arial" w:cs="Arial"/>
          <w:b/>
          <w:szCs w:val="24"/>
        </w:rPr>
        <w:t>pp</w:t>
      </w:r>
      <w:r w:rsidRPr="00C7771C">
        <w:rPr>
          <w:rFonts w:eastAsia="Arial" w:cs="Arial"/>
          <w:b/>
          <w:spacing w:val="-5"/>
          <w:szCs w:val="24"/>
        </w:rPr>
        <w:t xml:space="preserve"> </w:t>
      </w:r>
      <w:r w:rsidRPr="00C7771C">
        <w:rPr>
          <w:rFonts w:eastAsia="Arial" w:cs="Arial"/>
          <w:b/>
          <w:spacing w:val="3"/>
          <w:szCs w:val="24"/>
        </w:rPr>
        <w:t>w</w:t>
      </w:r>
      <w:r w:rsidRPr="00C7771C">
        <w:rPr>
          <w:rFonts w:eastAsia="Arial" w:cs="Arial"/>
          <w:b/>
          <w:spacing w:val="1"/>
          <w:szCs w:val="24"/>
        </w:rPr>
        <w:t>a</w:t>
      </w:r>
      <w:r w:rsidRPr="00C7771C">
        <w:rPr>
          <w:rFonts w:eastAsia="Arial" w:cs="Arial"/>
          <w:b/>
          <w:szCs w:val="24"/>
        </w:rPr>
        <w:t>s</w:t>
      </w:r>
      <w:r w:rsidRPr="00C7771C">
        <w:rPr>
          <w:rFonts w:eastAsia="Arial" w:cs="Arial"/>
          <w:b/>
          <w:spacing w:val="-1"/>
          <w:szCs w:val="24"/>
        </w:rPr>
        <w:t xml:space="preserve"> </w:t>
      </w:r>
      <w:r w:rsidRPr="00C7771C">
        <w:rPr>
          <w:rFonts w:eastAsia="Arial" w:cs="Arial"/>
          <w:b/>
          <w:szCs w:val="24"/>
        </w:rPr>
        <w:t>d</w:t>
      </w:r>
      <w:r w:rsidRPr="00C7771C">
        <w:rPr>
          <w:rFonts w:eastAsia="Arial" w:cs="Arial"/>
          <w:b/>
          <w:spacing w:val="1"/>
          <w:szCs w:val="24"/>
        </w:rPr>
        <w:t>e</w:t>
      </w:r>
      <w:r w:rsidRPr="00C7771C">
        <w:rPr>
          <w:rFonts w:eastAsia="Arial" w:cs="Arial"/>
          <w:b/>
          <w:spacing w:val="-4"/>
          <w:szCs w:val="24"/>
        </w:rPr>
        <w:t>v</w:t>
      </w:r>
      <w:r w:rsidRPr="00C7771C">
        <w:rPr>
          <w:rFonts w:eastAsia="Arial" w:cs="Arial"/>
          <w:b/>
          <w:spacing w:val="1"/>
          <w:szCs w:val="24"/>
        </w:rPr>
        <w:t>e</w:t>
      </w:r>
      <w:r w:rsidRPr="00C7771C">
        <w:rPr>
          <w:rFonts w:eastAsia="Arial" w:cs="Arial"/>
          <w:b/>
          <w:szCs w:val="24"/>
        </w:rPr>
        <w:t>lop</w:t>
      </w:r>
      <w:r w:rsidRPr="00C7771C">
        <w:rPr>
          <w:rFonts w:eastAsia="Arial" w:cs="Arial"/>
          <w:b/>
          <w:spacing w:val="1"/>
          <w:szCs w:val="24"/>
        </w:rPr>
        <w:t>e</w:t>
      </w:r>
      <w:r w:rsidRPr="00C7771C">
        <w:rPr>
          <w:rFonts w:eastAsia="Arial" w:cs="Arial"/>
          <w:b/>
          <w:szCs w:val="24"/>
        </w:rPr>
        <w:t xml:space="preserve">d to </w:t>
      </w:r>
      <w:r w:rsidRPr="00C7771C">
        <w:rPr>
          <w:rFonts w:eastAsia="Arial" w:cs="Arial"/>
          <w:b/>
          <w:spacing w:val="-1"/>
          <w:szCs w:val="24"/>
        </w:rPr>
        <w:t>f</w:t>
      </w:r>
      <w:r w:rsidRPr="00C7771C">
        <w:rPr>
          <w:rFonts w:eastAsia="Arial" w:cs="Arial"/>
          <w:b/>
          <w:spacing w:val="1"/>
          <w:szCs w:val="24"/>
        </w:rPr>
        <w:t>ac</w:t>
      </w:r>
      <w:r w:rsidRPr="00C7771C">
        <w:rPr>
          <w:rFonts w:eastAsia="Arial" w:cs="Arial"/>
          <w:b/>
          <w:szCs w:val="24"/>
        </w:rPr>
        <w:t>i</w:t>
      </w:r>
      <w:r w:rsidRPr="00C7771C">
        <w:rPr>
          <w:rFonts w:eastAsia="Arial" w:cs="Arial"/>
          <w:b/>
          <w:spacing w:val="1"/>
          <w:szCs w:val="24"/>
        </w:rPr>
        <w:t>l</w:t>
      </w:r>
      <w:r w:rsidRPr="00C7771C">
        <w:rPr>
          <w:rFonts w:eastAsia="Arial" w:cs="Arial"/>
          <w:b/>
          <w:szCs w:val="24"/>
        </w:rPr>
        <w:t>i</w:t>
      </w:r>
      <w:r w:rsidRPr="00C7771C">
        <w:rPr>
          <w:rFonts w:eastAsia="Arial" w:cs="Arial"/>
          <w:b/>
          <w:spacing w:val="-3"/>
          <w:szCs w:val="24"/>
        </w:rPr>
        <w:t>t</w:t>
      </w:r>
      <w:r w:rsidRPr="00C7771C">
        <w:rPr>
          <w:rFonts w:eastAsia="Arial" w:cs="Arial"/>
          <w:b/>
          <w:spacing w:val="1"/>
          <w:szCs w:val="24"/>
        </w:rPr>
        <w:t>a</w:t>
      </w:r>
      <w:r w:rsidRPr="00C7771C">
        <w:rPr>
          <w:rFonts w:eastAsia="Arial" w:cs="Arial"/>
          <w:b/>
          <w:szCs w:val="24"/>
        </w:rPr>
        <w:t xml:space="preserve">te </w:t>
      </w:r>
      <w:r w:rsidRPr="00C7771C">
        <w:rPr>
          <w:rFonts w:eastAsia="Arial" w:cs="Arial"/>
          <w:b/>
          <w:spacing w:val="1"/>
          <w:szCs w:val="24"/>
        </w:rPr>
        <w:t>c</w:t>
      </w:r>
      <w:r w:rsidRPr="00C7771C">
        <w:rPr>
          <w:rFonts w:eastAsia="Arial" w:cs="Arial"/>
          <w:b/>
          <w:szCs w:val="24"/>
        </w:rPr>
        <w:t>han</w:t>
      </w:r>
      <w:r w:rsidRPr="00C7771C">
        <w:rPr>
          <w:rFonts w:eastAsia="Arial" w:cs="Arial"/>
          <w:b/>
          <w:spacing w:val="-3"/>
          <w:szCs w:val="24"/>
        </w:rPr>
        <w:t>g</w:t>
      </w:r>
      <w:r w:rsidRPr="00C7771C">
        <w:rPr>
          <w:rFonts w:eastAsia="Arial" w:cs="Arial"/>
          <w:b/>
          <w:spacing w:val="1"/>
          <w:szCs w:val="24"/>
        </w:rPr>
        <w:t>e</w:t>
      </w:r>
      <w:r w:rsidRPr="00C7771C">
        <w:rPr>
          <w:rFonts w:eastAsia="Arial" w:cs="Arial"/>
          <w:b/>
          <w:szCs w:val="24"/>
        </w:rPr>
        <w:t>.</w:t>
      </w:r>
      <w:r w:rsidRPr="00C7771C">
        <w:rPr>
          <w:rFonts w:eastAsia="Arial" w:cs="Arial"/>
          <w:b/>
          <w:spacing w:val="1"/>
          <w:szCs w:val="24"/>
        </w:rPr>
        <w:t xml:space="preserve"> </w:t>
      </w:r>
      <w:r w:rsidRPr="00C7771C">
        <w:rPr>
          <w:rFonts w:eastAsia="Arial" w:cs="Arial"/>
          <w:b/>
          <w:szCs w:val="24"/>
        </w:rPr>
        <w:t>S</w:t>
      </w:r>
      <w:r w:rsidRPr="00C7771C">
        <w:rPr>
          <w:rFonts w:eastAsia="Arial" w:cs="Arial"/>
          <w:b/>
          <w:spacing w:val="-1"/>
          <w:szCs w:val="24"/>
        </w:rPr>
        <w:t>e</w:t>
      </w:r>
      <w:r w:rsidRPr="00C7771C">
        <w:rPr>
          <w:rFonts w:eastAsia="Arial" w:cs="Arial"/>
          <w:b/>
          <w:szCs w:val="24"/>
        </w:rPr>
        <w:t>l</w:t>
      </w:r>
      <w:r w:rsidRPr="00C7771C">
        <w:rPr>
          <w:rFonts w:eastAsia="Arial" w:cs="Arial"/>
          <w:b/>
          <w:spacing w:val="1"/>
          <w:szCs w:val="24"/>
        </w:rPr>
        <w:t>ec</w:t>
      </w:r>
      <w:r w:rsidRPr="00C7771C">
        <w:rPr>
          <w:rFonts w:eastAsia="Arial" w:cs="Arial"/>
          <w:b/>
          <w:szCs w:val="24"/>
        </w:rPr>
        <w:t>t</w:t>
      </w:r>
      <w:r w:rsidRPr="00C7771C">
        <w:rPr>
          <w:rFonts w:eastAsia="Arial" w:cs="Arial"/>
          <w:b/>
          <w:spacing w:val="-2"/>
          <w:szCs w:val="24"/>
        </w:rPr>
        <w:t xml:space="preserve"> </w:t>
      </w:r>
      <w:r w:rsidRPr="00C7771C">
        <w:rPr>
          <w:rFonts w:eastAsia="Arial" w:cs="Arial"/>
          <w:b/>
          <w:szCs w:val="24"/>
        </w:rPr>
        <w:t>items from l</w:t>
      </w:r>
      <w:r w:rsidRPr="00C7771C">
        <w:rPr>
          <w:rFonts w:eastAsia="Arial" w:cs="Arial"/>
          <w:b/>
          <w:spacing w:val="1"/>
          <w:szCs w:val="24"/>
        </w:rPr>
        <w:t>is</w:t>
      </w:r>
      <w:r w:rsidRPr="00C7771C">
        <w:rPr>
          <w:rFonts w:eastAsia="Arial" w:cs="Arial"/>
          <w:b/>
          <w:szCs w:val="24"/>
        </w:rPr>
        <w:t xml:space="preserve">t, </w:t>
      </w:r>
      <w:r w:rsidRPr="00C7771C">
        <w:rPr>
          <w:rFonts w:eastAsia="Arial" w:cs="Arial"/>
          <w:b/>
          <w:spacing w:val="-1"/>
          <w:szCs w:val="24"/>
        </w:rPr>
        <w:t>e</w:t>
      </w:r>
      <w:r w:rsidRPr="00C7771C">
        <w:rPr>
          <w:rFonts w:eastAsia="Arial" w:cs="Arial"/>
          <w:b/>
          <w:spacing w:val="1"/>
          <w:szCs w:val="24"/>
        </w:rPr>
        <w:t>ac</w:t>
      </w:r>
      <w:r w:rsidRPr="00C7771C">
        <w:rPr>
          <w:rFonts w:eastAsia="Arial" w:cs="Arial"/>
          <w:b/>
          <w:szCs w:val="24"/>
        </w:rPr>
        <w:t>h it</w:t>
      </w:r>
      <w:r w:rsidRPr="00C7771C">
        <w:rPr>
          <w:rFonts w:eastAsia="Arial" w:cs="Arial"/>
          <w:b/>
          <w:spacing w:val="-1"/>
          <w:szCs w:val="24"/>
        </w:rPr>
        <w:t>e</w:t>
      </w:r>
      <w:r w:rsidRPr="00C7771C">
        <w:rPr>
          <w:rFonts w:eastAsia="Arial" w:cs="Arial"/>
          <w:b/>
          <w:szCs w:val="24"/>
        </w:rPr>
        <w:t xml:space="preserve">m </w:t>
      </w:r>
      <w:r w:rsidRPr="00C7771C">
        <w:rPr>
          <w:rFonts w:eastAsia="Arial" w:cs="Arial"/>
          <w:b/>
          <w:spacing w:val="-1"/>
          <w:szCs w:val="24"/>
        </w:rPr>
        <w:t>c</w:t>
      </w:r>
      <w:r w:rsidRPr="00C7771C">
        <w:rPr>
          <w:rFonts w:eastAsia="Arial" w:cs="Arial"/>
          <w:b/>
          <w:szCs w:val="24"/>
        </w:rPr>
        <w:t>oun</w:t>
      </w:r>
      <w:r w:rsidRPr="00C7771C">
        <w:rPr>
          <w:rFonts w:eastAsia="Arial" w:cs="Arial"/>
          <w:b/>
          <w:spacing w:val="-1"/>
          <w:szCs w:val="24"/>
        </w:rPr>
        <w:t>t</w:t>
      </w:r>
      <w:r w:rsidRPr="00C7771C">
        <w:rPr>
          <w:rFonts w:eastAsia="Arial" w:cs="Arial"/>
          <w:b/>
          <w:szCs w:val="24"/>
        </w:rPr>
        <w:t>s</w:t>
      </w:r>
      <w:r w:rsidRPr="00C7771C">
        <w:rPr>
          <w:rFonts w:eastAsia="Arial" w:cs="Arial"/>
          <w:b/>
          <w:spacing w:val="1"/>
          <w:szCs w:val="24"/>
        </w:rPr>
        <w:t xml:space="preserve"> a</w:t>
      </w:r>
      <w:r w:rsidRPr="00C7771C">
        <w:rPr>
          <w:rFonts w:eastAsia="Arial" w:cs="Arial"/>
          <w:b/>
          <w:szCs w:val="24"/>
        </w:rPr>
        <w:t>s</w:t>
      </w:r>
      <w:r w:rsidRPr="00C7771C">
        <w:rPr>
          <w:rFonts w:eastAsia="Arial" w:cs="Arial"/>
          <w:b/>
          <w:spacing w:val="1"/>
          <w:szCs w:val="24"/>
        </w:rPr>
        <w:t xml:space="preserve"> i</w:t>
      </w:r>
      <w:r w:rsidRPr="00C7771C">
        <w:rPr>
          <w:rFonts w:eastAsia="Arial" w:cs="Arial"/>
          <w:b/>
          <w:szCs w:val="24"/>
        </w:rPr>
        <w:t>nd</w:t>
      </w:r>
      <w:r w:rsidRPr="00C7771C">
        <w:rPr>
          <w:rFonts w:eastAsia="Arial" w:cs="Arial"/>
          <w:b/>
          <w:spacing w:val="-2"/>
          <w:szCs w:val="24"/>
        </w:rPr>
        <w:t>i</w:t>
      </w:r>
      <w:r w:rsidRPr="00C7771C">
        <w:rPr>
          <w:rFonts w:eastAsia="Arial" w:cs="Arial"/>
          <w:b/>
          <w:spacing w:val="1"/>
          <w:szCs w:val="24"/>
        </w:rPr>
        <w:t>ca</w:t>
      </w:r>
      <w:r w:rsidRPr="00C7771C">
        <w:rPr>
          <w:rFonts w:eastAsia="Arial" w:cs="Arial"/>
          <w:b/>
          <w:szCs w:val="24"/>
        </w:rPr>
        <w:t>te</w:t>
      </w:r>
      <w:r w:rsidRPr="00C7771C">
        <w:rPr>
          <w:rFonts w:eastAsia="Arial" w:cs="Arial"/>
          <w:b/>
          <w:spacing w:val="-2"/>
          <w:szCs w:val="24"/>
        </w:rPr>
        <w:t>d</w:t>
      </w:r>
      <w:r w:rsidRPr="00C7771C">
        <w:rPr>
          <w:rFonts w:eastAsia="Arial" w:cs="Arial"/>
          <w:b/>
          <w:szCs w:val="24"/>
        </w:rPr>
        <w:t>:</w:t>
      </w:r>
    </w:p>
    <w:p w14:paraId="5FEA2707" w14:textId="77777777" w:rsidR="00C2015A" w:rsidRPr="00C7771C" w:rsidRDefault="00C2015A" w:rsidP="00C2015A">
      <w:pPr>
        <w:spacing w:line="260" w:lineRule="exact"/>
        <w:ind w:left="233"/>
        <w:rPr>
          <w:rFonts w:eastAsia="Arial" w:cs="Arial"/>
          <w:szCs w:val="24"/>
        </w:rPr>
      </w:pPr>
      <w:r w:rsidRPr="00C7771C">
        <w:rPr>
          <w:rFonts w:eastAsia="Arial" w:cs="Arial"/>
          <w:spacing w:val="1"/>
          <w:szCs w:val="24"/>
        </w:rPr>
        <w:t>1</w:t>
      </w:r>
      <w:r w:rsidRPr="00C7771C">
        <w:rPr>
          <w:rFonts w:eastAsia="Arial" w:cs="Arial"/>
          <w:szCs w:val="24"/>
        </w:rPr>
        <w:t xml:space="preserve">. </w:t>
      </w:r>
      <w:r w:rsidRPr="00C7771C">
        <w:rPr>
          <w:rFonts w:eastAsia="Arial" w:cs="Arial"/>
          <w:spacing w:val="26"/>
          <w:szCs w:val="24"/>
        </w:rPr>
        <w:t xml:space="preserve"> </w:t>
      </w:r>
      <w:r w:rsidRPr="00C7771C">
        <w:rPr>
          <w:rFonts w:eastAsia="Arial" w:cs="Arial"/>
          <w:szCs w:val="24"/>
        </w:rPr>
        <w:t>F</w:t>
      </w:r>
      <w:r w:rsidRPr="00C7771C">
        <w:rPr>
          <w:rFonts w:eastAsia="Arial" w:cs="Arial"/>
          <w:spacing w:val="-1"/>
          <w:szCs w:val="24"/>
        </w:rPr>
        <w:t>l</w:t>
      </w:r>
      <w:r w:rsidRPr="00C7771C">
        <w:rPr>
          <w:rFonts w:eastAsia="Arial" w:cs="Arial"/>
          <w:spacing w:val="1"/>
          <w:szCs w:val="24"/>
        </w:rPr>
        <w:t>e</w:t>
      </w:r>
      <w:r w:rsidRPr="00C7771C">
        <w:rPr>
          <w:rFonts w:eastAsia="Arial" w:cs="Arial"/>
          <w:spacing w:val="-2"/>
          <w:szCs w:val="24"/>
        </w:rPr>
        <w:t>x</w:t>
      </w:r>
      <w:r w:rsidRPr="00C7771C">
        <w:rPr>
          <w:rFonts w:eastAsia="Arial" w:cs="Arial"/>
          <w:szCs w:val="24"/>
        </w:rPr>
        <w:t>ible</w:t>
      </w:r>
      <w:r w:rsidRPr="00C7771C">
        <w:rPr>
          <w:rFonts w:eastAsia="Arial" w:cs="Arial"/>
          <w:spacing w:val="1"/>
          <w:szCs w:val="24"/>
        </w:rPr>
        <w:t xml:space="preserve"> </w:t>
      </w:r>
      <w:r w:rsidRPr="00C7771C">
        <w:rPr>
          <w:rFonts w:eastAsia="Arial" w:cs="Arial"/>
          <w:spacing w:val="-1"/>
          <w:szCs w:val="24"/>
        </w:rPr>
        <w:t>q</w:t>
      </w:r>
      <w:r w:rsidRPr="00C7771C">
        <w:rPr>
          <w:rFonts w:eastAsia="Arial" w:cs="Arial"/>
          <w:spacing w:val="1"/>
          <w:szCs w:val="24"/>
        </w:rPr>
        <w:t>uer</w:t>
      </w:r>
      <w:r w:rsidRPr="00C7771C">
        <w:rPr>
          <w:rFonts w:eastAsia="Arial" w:cs="Arial"/>
          <w:spacing w:val="-2"/>
          <w:szCs w:val="24"/>
        </w:rPr>
        <w:t>y</w:t>
      </w:r>
      <w:r w:rsidRPr="00C7771C">
        <w:rPr>
          <w:rFonts w:eastAsia="Arial" w:cs="Arial"/>
          <w:szCs w:val="24"/>
        </w:rPr>
        <w:t>/re</w:t>
      </w:r>
      <w:r w:rsidRPr="00C7771C">
        <w:rPr>
          <w:rFonts w:eastAsia="Arial" w:cs="Arial"/>
          <w:spacing w:val="1"/>
          <w:szCs w:val="24"/>
        </w:rPr>
        <w:t>po</w:t>
      </w:r>
      <w:r w:rsidRPr="00C7771C">
        <w:rPr>
          <w:rFonts w:eastAsia="Arial" w:cs="Arial"/>
          <w:szCs w:val="24"/>
        </w:rPr>
        <w:t>rt</w:t>
      </w:r>
      <w:r w:rsidRPr="00C7771C">
        <w:rPr>
          <w:rFonts w:eastAsia="Arial" w:cs="Arial"/>
          <w:spacing w:val="-2"/>
          <w:szCs w:val="24"/>
        </w:rPr>
        <w:t xml:space="preserve"> </w:t>
      </w:r>
      <w:r w:rsidRPr="00C7771C">
        <w:rPr>
          <w:rFonts w:eastAsia="Arial" w:cs="Arial"/>
          <w:spacing w:val="3"/>
          <w:szCs w:val="24"/>
        </w:rPr>
        <w:t>f</w:t>
      </w:r>
      <w:r w:rsidRPr="00C7771C">
        <w:rPr>
          <w:rFonts w:eastAsia="Arial" w:cs="Arial"/>
          <w:spacing w:val="-1"/>
          <w:szCs w:val="24"/>
        </w:rPr>
        <w:t>a</w:t>
      </w:r>
      <w:r w:rsidRPr="00C7771C">
        <w:rPr>
          <w:rFonts w:eastAsia="Arial" w:cs="Arial"/>
          <w:szCs w:val="24"/>
        </w:rPr>
        <w:t>ci</w:t>
      </w:r>
      <w:r w:rsidRPr="00C7771C">
        <w:rPr>
          <w:rFonts w:eastAsia="Arial" w:cs="Arial"/>
          <w:spacing w:val="-1"/>
          <w:szCs w:val="24"/>
        </w:rPr>
        <w:t>l</w:t>
      </w:r>
      <w:r w:rsidRPr="00C7771C">
        <w:rPr>
          <w:rFonts w:eastAsia="Arial" w:cs="Arial"/>
          <w:szCs w:val="24"/>
        </w:rPr>
        <w:t>ity</w:t>
      </w:r>
      <w:r w:rsidRPr="00C7771C">
        <w:rPr>
          <w:rFonts w:eastAsia="Arial" w:cs="Arial"/>
          <w:spacing w:val="-2"/>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hand</w:t>
      </w:r>
      <w:r w:rsidRPr="00C7771C">
        <w:rPr>
          <w:rFonts w:eastAsia="Arial" w:cs="Arial"/>
          <w:szCs w:val="24"/>
        </w:rPr>
        <w:t>le</w:t>
      </w:r>
      <w:r w:rsidRPr="00C7771C">
        <w:rPr>
          <w:rFonts w:eastAsia="Arial" w:cs="Arial"/>
          <w:spacing w:val="1"/>
          <w:szCs w:val="24"/>
        </w:rPr>
        <w:t xml:space="preserve"> </w:t>
      </w:r>
      <w:r w:rsidRPr="00C7771C">
        <w:rPr>
          <w:rFonts w:eastAsia="Arial" w:cs="Arial"/>
          <w:szCs w:val="24"/>
        </w:rPr>
        <w:t>s</w:t>
      </w:r>
      <w:r w:rsidRPr="00C7771C">
        <w:rPr>
          <w:rFonts w:eastAsia="Arial" w:cs="Arial"/>
          <w:spacing w:val="-3"/>
          <w:szCs w:val="24"/>
        </w:rPr>
        <w:t>i</w:t>
      </w:r>
      <w:r w:rsidRPr="00C7771C">
        <w:rPr>
          <w:rFonts w:eastAsia="Arial" w:cs="Arial"/>
          <w:spacing w:val="1"/>
          <w:szCs w:val="24"/>
        </w:rPr>
        <w:t>mp</w:t>
      </w:r>
      <w:r w:rsidRPr="00C7771C">
        <w:rPr>
          <w:rFonts w:eastAsia="Arial" w:cs="Arial"/>
          <w:szCs w:val="24"/>
        </w:rPr>
        <w:t>le</w:t>
      </w:r>
      <w:r w:rsidRPr="00C7771C">
        <w:rPr>
          <w:rFonts w:eastAsia="Arial" w:cs="Arial"/>
          <w:spacing w:val="-2"/>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ue</w:t>
      </w:r>
      <w:r w:rsidRPr="00C7771C">
        <w:rPr>
          <w:rFonts w:eastAsia="Arial" w:cs="Arial"/>
          <w:szCs w:val="24"/>
        </w:rPr>
        <w:t>sts</w:t>
      </w:r>
      <w:r w:rsidRPr="00C7771C">
        <w:rPr>
          <w:rFonts w:eastAsia="Arial" w:cs="Arial"/>
          <w:spacing w:val="1"/>
          <w:szCs w:val="24"/>
        </w:rPr>
        <w:t xml:space="preserve"> </w:t>
      </w:r>
      <w:r w:rsidRPr="00C7771C">
        <w:rPr>
          <w:rFonts w:eastAsia="Arial" w:cs="Arial"/>
          <w:szCs w:val="24"/>
        </w:rPr>
        <w:t>(1)</w:t>
      </w:r>
    </w:p>
    <w:p w14:paraId="34E824CA" w14:textId="5113BE17" w:rsidR="00C2015A" w:rsidRPr="00C7771C" w:rsidRDefault="00C2015A" w:rsidP="00C2015A">
      <w:pPr>
        <w:shd w:val="clear" w:color="auto" w:fill="DAC6FE"/>
        <w:ind w:left="233"/>
        <w:rPr>
          <w:rFonts w:eastAsia="Arial" w:cs="Arial"/>
          <w:szCs w:val="24"/>
        </w:rPr>
      </w:pPr>
      <w:r w:rsidRPr="00C7771C">
        <w:rPr>
          <w:rFonts w:eastAsia="Arial" w:cs="Arial"/>
          <w:spacing w:val="1"/>
          <w:szCs w:val="24"/>
        </w:rPr>
        <w:t>2</w:t>
      </w:r>
      <w:r w:rsidRPr="00C7771C">
        <w:rPr>
          <w:rFonts w:eastAsia="Arial" w:cs="Arial"/>
          <w:szCs w:val="24"/>
        </w:rPr>
        <w:t xml:space="preserve">. </w:t>
      </w:r>
      <w:r w:rsidRPr="00C7771C">
        <w:rPr>
          <w:rFonts w:eastAsia="Arial" w:cs="Arial"/>
          <w:spacing w:val="26"/>
          <w:szCs w:val="24"/>
        </w:rPr>
        <w:t xml:space="preserve"> </w:t>
      </w:r>
      <w:r w:rsidRPr="00C7771C">
        <w:rPr>
          <w:rFonts w:eastAsia="Arial" w:cs="Arial"/>
          <w:szCs w:val="24"/>
        </w:rPr>
        <w:t>F</w:t>
      </w:r>
      <w:r w:rsidRPr="00C7771C">
        <w:rPr>
          <w:rFonts w:eastAsia="Arial" w:cs="Arial"/>
          <w:spacing w:val="-1"/>
          <w:szCs w:val="24"/>
        </w:rPr>
        <w:t>l</w:t>
      </w:r>
      <w:r w:rsidRPr="00C7771C">
        <w:rPr>
          <w:rFonts w:eastAsia="Arial" w:cs="Arial"/>
          <w:spacing w:val="1"/>
          <w:szCs w:val="24"/>
        </w:rPr>
        <w:t>e</w:t>
      </w:r>
      <w:r w:rsidRPr="00C7771C">
        <w:rPr>
          <w:rFonts w:eastAsia="Arial" w:cs="Arial"/>
          <w:spacing w:val="-2"/>
          <w:szCs w:val="24"/>
        </w:rPr>
        <w:t>x</w:t>
      </w:r>
      <w:r w:rsidRPr="00C7771C">
        <w:rPr>
          <w:rFonts w:eastAsia="Arial" w:cs="Arial"/>
          <w:szCs w:val="24"/>
        </w:rPr>
        <w:t>ible</w:t>
      </w:r>
      <w:r w:rsidRPr="00C7771C">
        <w:rPr>
          <w:rFonts w:eastAsia="Arial" w:cs="Arial"/>
          <w:spacing w:val="1"/>
          <w:szCs w:val="24"/>
        </w:rPr>
        <w:t xml:space="preserve"> </w:t>
      </w:r>
      <w:r w:rsidRPr="00C7771C">
        <w:rPr>
          <w:rFonts w:eastAsia="Arial" w:cs="Arial"/>
          <w:spacing w:val="-1"/>
          <w:szCs w:val="24"/>
        </w:rPr>
        <w:t>q</w:t>
      </w:r>
      <w:r w:rsidRPr="00C7771C">
        <w:rPr>
          <w:rFonts w:eastAsia="Arial" w:cs="Arial"/>
          <w:spacing w:val="1"/>
          <w:szCs w:val="24"/>
        </w:rPr>
        <w:t>uer</w:t>
      </w:r>
      <w:r w:rsidRPr="00C7771C">
        <w:rPr>
          <w:rFonts w:eastAsia="Arial" w:cs="Arial"/>
          <w:spacing w:val="-2"/>
          <w:szCs w:val="24"/>
        </w:rPr>
        <w:t>y</w:t>
      </w:r>
      <w:r w:rsidRPr="00C7771C">
        <w:rPr>
          <w:rFonts w:eastAsia="Arial" w:cs="Arial"/>
          <w:szCs w:val="24"/>
        </w:rPr>
        <w:t>/re</w:t>
      </w:r>
      <w:r w:rsidRPr="00C7771C">
        <w:rPr>
          <w:rFonts w:eastAsia="Arial" w:cs="Arial"/>
          <w:spacing w:val="1"/>
          <w:szCs w:val="24"/>
        </w:rPr>
        <w:t>po</w:t>
      </w:r>
      <w:r w:rsidRPr="00C7771C">
        <w:rPr>
          <w:rFonts w:eastAsia="Arial" w:cs="Arial"/>
          <w:szCs w:val="24"/>
        </w:rPr>
        <w:t>rt</w:t>
      </w:r>
      <w:r w:rsidRPr="00C7771C">
        <w:rPr>
          <w:rFonts w:eastAsia="Arial" w:cs="Arial"/>
          <w:spacing w:val="-2"/>
          <w:szCs w:val="24"/>
        </w:rPr>
        <w:t xml:space="preserve"> </w:t>
      </w:r>
      <w:r w:rsidRPr="00C7771C">
        <w:rPr>
          <w:rFonts w:eastAsia="Arial" w:cs="Arial"/>
          <w:spacing w:val="3"/>
          <w:szCs w:val="24"/>
        </w:rPr>
        <w:t>f</w:t>
      </w:r>
      <w:r w:rsidRPr="00C7771C">
        <w:rPr>
          <w:rFonts w:eastAsia="Arial" w:cs="Arial"/>
          <w:spacing w:val="-1"/>
          <w:szCs w:val="24"/>
        </w:rPr>
        <w:t>a</w:t>
      </w:r>
      <w:r w:rsidRPr="00C7771C">
        <w:rPr>
          <w:rFonts w:eastAsia="Arial" w:cs="Arial"/>
          <w:szCs w:val="24"/>
        </w:rPr>
        <w:t>ci</w:t>
      </w:r>
      <w:r w:rsidRPr="00C7771C">
        <w:rPr>
          <w:rFonts w:eastAsia="Arial" w:cs="Arial"/>
          <w:spacing w:val="-1"/>
          <w:szCs w:val="24"/>
        </w:rPr>
        <w:t>l</w:t>
      </w:r>
      <w:r w:rsidRPr="00C7771C">
        <w:rPr>
          <w:rFonts w:eastAsia="Arial" w:cs="Arial"/>
          <w:szCs w:val="24"/>
        </w:rPr>
        <w:t>ity</w:t>
      </w:r>
      <w:r w:rsidRPr="00C7771C">
        <w:rPr>
          <w:rFonts w:eastAsia="Arial" w:cs="Arial"/>
          <w:spacing w:val="-2"/>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hand</w:t>
      </w:r>
      <w:r w:rsidRPr="00C7771C">
        <w:rPr>
          <w:rFonts w:eastAsia="Arial" w:cs="Arial"/>
          <w:szCs w:val="24"/>
        </w:rPr>
        <w:t>le</w:t>
      </w:r>
      <w:r w:rsidRPr="00C7771C">
        <w:rPr>
          <w:rFonts w:eastAsia="Arial" w:cs="Arial"/>
          <w:spacing w:val="1"/>
          <w:szCs w:val="24"/>
        </w:rPr>
        <w:t xml:space="preserve"> </w:t>
      </w:r>
      <w:r w:rsidRPr="00C7771C">
        <w:rPr>
          <w:rFonts w:eastAsia="Arial" w:cs="Arial"/>
          <w:spacing w:val="-2"/>
          <w:szCs w:val="24"/>
        </w:rPr>
        <w:t>c</w:t>
      </w:r>
      <w:r w:rsidRPr="00C7771C">
        <w:rPr>
          <w:rFonts w:eastAsia="Arial" w:cs="Arial"/>
          <w:spacing w:val="-1"/>
          <w:szCs w:val="24"/>
        </w:rPr>
        <w:t>o</w:t>
      </w:r>
      <w:r w:rsidRPr="00C7771C">
        <w:rPr>
          <w:rFonts w:eastAsia="Arial" w:cs="Arial"/>
          <w:spacing w:val="1"/>
          <w:szCs w:val="24"/>
        </w:rPr>
        <w:t>mp</w:t>
      </w:r>
      <w:r w:rsidRPr="00C7771C">
        <w:rPr>
          <w:rFonts w:eastAsia="Arial" w:cs="Arial"/>
          <w:szCs w:val="24"/>
        </w:rPr>
        <w:t>l</w:t>
      </w:r>
      <w:r w:rsidRPr="00C7771C">
        <w:rPr>
          <w:rFonts w:eastAsia="Arial" w:cs="Arial"/>
          <w:spacing w:val="-2"/>
          <w:szCs w:val="24"/>
        </w:rPr>
        <w:t>e</w:t>
      </w:r>
      <w:r w:rsidRPr="00C7771C">
        <w:rPr>
          <w:rFonts w:eastAsia="Arial" w:cs="Arial"/>
          <w:szCs w:val="24"/>
        </w:rPr>
        <w:t>x</w:t>
      </w:r>
      <w:r w:rsidRPr="00C7771C">
        <w:rPr>
          <w:rFonts w:eastAsia="Arial" w:cs="Arial"/>
          <w:spacing w:val="-2"/>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ue</w:t>
      </w:r>
      <w:r w:rsidRPr="00C7771C">
        <w:rPr>
          <w:rFonts w:eastAsia="Arial" w:cs="Arial"/>
          <w:szCs w:val="24"/>
        </w:rPr>
        <w:t>sts</w:t>
      </w:r>
      <w:r w:rsidRPr="00C7771C">
        <w:rPr>
          <w:rFonts w:eastAsia="Arial" w:cs="Arial"/>
          <w:spacing w:val="1"/>
          <w:szCs w:val="24"/>
        </w:rPr>
        <w:t xml:space="preserve"> </w:t>
      </w:r>
      <w:r w:rsidRPr="00C7771C">
        <w:rPr>
          <w:rFonts w:eastAsia="Arial" w:cs="Arial"/>
          <w:szCs w:val="24"/>
        </w:rPr>
        <w:t>(</w:t>
      </w:r>
      <w:r w:rsidRPr="00C7771C">
        <w:rPr>
          <w:rFonts w:eastAsia="Arial" w:cs="Arial"/>
          <w:spacing w:val="-2"/>
          <w:szCs w:val="24"/>
        </w:rPr>
        <w:t>&gt;</w:t>
      </w:r>
      <w:r w:rsidRPr="00C7771C">
        <w:rPr>
          <w:rFonts w:eastAsia="Arial" w:cs="Arial"/>
          <w:szCs w:val="24"/>
        </w:rPr>
        <w:t>1</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zCs w:val="24"/>
        </w:rPr>
        <w:t>i</w:t>
      </w:r>
      <w:r w:rsidRPr="00C7771C">
        <w:rPr>
          <w:rFonts w:eastAsia="Arial" w:cs="Arial"/>
          <w:spacing w:val="-1"/>
          <w:szCs w:val="24"/>
        </w:rPr>
        <w:t>l</w:t>
      </w:r>
      <w:r w:rsidRPr="00C7771C">
        <w:rPr>
          <w:rFonts w:eastAsia="Arial" w:cs="Arial"/>
          <w:spacing w:val="1"/>
          <w:szCs w:val="24"/>
        </w:rPr>
        <w:t>e</w:t>
      </w:r>
      <w:r w:rsidR="001556EF" w:rsidRPr="00C7771C">
        <w:rPr>
          <w:rFonts w:eastAsia="Arial" w:cs="Arial"/>
          <w:szCs w:val="24"/>
        </w:rPr>
        <w:t>)</w:t>
      </w:r>
      <w:r w:rsidR="001556EF" w:rsidRPr="00C7771C">
        <w:rPr>
          <w:rFonts w:eastAsia="Arial" w:cs="Arial"/>
          <w:spacing w:val="-1"/>
          <w:szCs w:val="24"/>
        </w:rPr>
        <w:t xml:space="preserve"> (</w:t>
      </w:r>
      <w:r w:rsidRPr="00C7771C">
        <w:rPr>
          <w:rFonts w:eastAsia="Arial" w:cs="Arial"/>
          <w:spacing w:val="1"/>
          <w:szCs w:val="24"/>
        </w:rPr>
        <w:t>2</w:t>
      </w:r>
      <w:r w:rsidRPr="00C7771C">
        <w:rPr>
          <w:rFonts w:eastAsia="Arial" w:cs="Arial"/>
          <w:szCs w:val="24"/>
        </w:rPr>
        <w:t>)</w:t>
      </w:r>
    </w:p>
    <w:p w14:paraId="48D82CC7" w14:textId="12A6DC68" w:rsidR="00C2015A" w:rsidRPr="00C7771C" w:rsidRDefault="00C2015A" w:rsidP="00C2015A">
      <w:pPr>
        <w:ind w:left="233"/>
        <w:rPr>
          <w:rFonts w:eastAsia="Arial" w:cs="Arial"/>
          <w:szCs w:val="24"/>
        </w:rPr>
      </w:pPr>
      <w:r w:rsidRPr="00C7771C">
        <w:rPr>
          <w:rFonts w:eastAsia="Arial" w:cs="Arial"/>
          <w:spacing w:val="1"/>
          <w:szCs w:val="24"/>
        </w:rPr>
        <w:t>3</w:t>
      </w:r>
      <w:r w:rsidRPr="00C7771C">
        <w:rPr>
          <w:rFonts w:eastAsia="Arial" w:cs="Arial"/>
          <w:szCs w:val="24"/>
        </w:rPr>
        <w:t xml:space="preserve">. </w:t>
      </w:r>
      <w:r w:rsidRPr="00C7771C">
        <w:rPr>
          <w:rFonts w:eastAsia="Arial" w:cs="Arial"/>
          <w:spacing w:val="26"/>
          <w:szCs w:val="24"/>
        </w:rPr>
        <w:t xml:space="preserve"> </w:t>
      </w:r>
      <w:r w:rsidRPr="00C7771C">
        <w:rPr>
          <w:rFonts w:eastAsia="Arial" w:cs="Arial"/>
          <w:szCs w:val="24"/>
        </w:rPr>
        <w:t>F</w:t>
      </w:r>
      <w:r w:rsidRPr="00C7771C">
        <w:rPr>
          <w:rFonts w:eastAsia="Arial" w:cs="Arial"/>
          <w:spacing w:val="-1"/>
          <w:szCs w:val="24"/>
        </w:rPr>
        <w:t>l</w:t>
      </w:r>
      <w:r w:rsidRPr="00C7771C">
        <w:rPr>
          <w:rFonts w:eastAsia="Arial" w:cs="Arial"/>
          <w:spacing w:val="1"/>
          <w:szCs w:val="24"/>
        </w:rPr>
        <w:t>e</w:t>
      </w:r>
      <w:r w:rsidRPr="00C7771C">
        <w:rPr>
          <w:rFonts w:eastAsia="Arial" w:cs="Arial"/>
          <w:spacing w:val="-2"/>
          <w:szCs w:val="24"/>
        </w:rPr>
        <w:t>x</w:t>
      </w:r>
      <w:r w:rsidRPr="00C7771C">
        <w:rPr>
          <w:rFonts w:eastAsia="Arial" w:cs="Arial"/>
          <w:szCs w:val="24"/>
        </w:rPr>
        <w:t>ible</w:t>
      </w:r>
      <w:r w:rsidRPr="00C7771C">
        <w:rPr>
          <w:rFonts w:eastAsia="Arial" w:cs="Arial"/>
          <w:spacing w:val="1"/>
          <w:szCs w:val="24"/>
        </w:rPr>
        <w:t xml:space="preserve"> </w:t>
      </w:r>
      <w:r w:rsidRPr="00C7771C">
        <w:rPr>
          <w:rFonts w:eastAsia="Arial" w:cs="Arial"/>
          <w:spacing w:val="-1"/>
          <w:szCs w:val="24"/>
        </w:rPr>
        <w:t>q</w:t>
      </w:r>
      <w:r w:rsidRPr="00C7771C">
        <w:rPr>
          <w:rFonts w:eastAsia="Arial" w:cs="Arial"/>
          <w:spacing w:val="1"/>
          <w:szCs w:val="24"/>
        </w:rPr>
        <w:t>uer</w:t>
      </w:r>
      <w:r w:rsidRPr="00C7771C">
        <w:rPr>
          <w:rFonts w:eastAsia="Arial" w:cs="Arial"/>
          <w:spacing w:val="-2"/>
          <w:szCs w:val="24"/>
        </w:rPr>
        <w:t>y</w:t>
      </w:r>
      <w:r w:rsidRPr="00C7771C">
        <w:rPr>
          <w:rFonts w:eastAsia="Arial" w:cs="Arial"/>
          <w:szCs w:val="24"/>
        </w:rPr>
        <w:t>/re</w:t>
      </w:r>
      <w:r w:rsidRPr="00C7771C">
        <w:rPr>
          <w:rFonts w:eastAsia="Arial" w:cs="Arial"/>
          <w:spacing w:val="1"/>
          <w:szCs w:val="24"/>
        </w:rPr>
        <w:t>po</w:t>
      </w:r>
      <w:r w:rsidRPr="00C7771C">
        <w:rPr>
          <w:rFonts w:eastAsia="Arial" w:cs="Arial"/>
          <w:szCs w:val="24"/>
        </w:rPr>
        <w:t>rt</w:t>
      </w:r>
      <w:r w:rsidRPr="00C7771C">
        <w:rPr>
          <w:rFonts w:eastAsia="Arial" w:cs="Arial"/>
          <w:spacing w:val="-2"/>
          <w:szCs w:val="24"/>
        </w:rPr>
        <w:t xml:space="preserve"> </w:t>
      </w:r>
      <w:r w:rsidRPr="00C7771C">
        <w:rPr>
          <w:rFonts w:eastAsia="Arial" w:cs="Arial"/>
          <w:spacing w:val="3"/>
          <w:szCs w:val="24"/>
        </w:rPr>
        <w:t>f</w:t>
      </w:r>
      <w:r w:rsidRPr="00C7771C">
        <w:rPr>
          <w:rFonts w:eastAsia="Arial" w:cs="Arial"/>
          <w:spacing w:val="-1"/>
          <w:szCs w:val="24"/>
        </w:rPr>
        <w:t>a</w:t>
      </w:r>
      <w:r w:rsidRPr="00C7771C">
        <w:rPr>
          <w:rFonts w:eastAsia="Arial" w:cs="Arial"/>
          <w:szCs w:val="24"/>
        </w:rPr>
        <w:t>ci</w:t>
      </w:r>
      <w:r w:rsidRPr="00C7771C">
        <w:rPr>
          <w:rFonts w:eastAsia="Arial" w:cs="Arial"/>
          <w:spacing w:val="-1"/>
          <w:szCs w:val="24"/>
        </w:rPr>
        <w:t>l</w:t>
      </w:r>
      <w:r w:rsidRPr="00C7771C">
        <w:rPr>
          <w:rFonts w:eastAsia="Arial" w:cs="Arial"/>
          <w:szCs w:val="24"/>
        </w:rPr>
        <w:t>ity</w:t>
      </w:r>
      <w:r w:rsidRPr="00C7771C">
        <w:rPr>
          <w:rFonts w:eastAsia="Arial" w:cs="Arial"/>
          <w:spacing w:val="-2"/>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hand</w:t>
      </w:r>
      <w:r w:rsidRPr="00C7771C">
        <w:rPr>
          <w:rFonts w:eastAsia="Arial" w:cs="Arial"/>
          <w:szCs w:val="24"/>
        </w:rPr>
        <w:t>le</w:t>
      </w:r>
      <w:r w:rsidRPr="00C7771C">
        <w:rPr>
          <w:rFonts w:eastAsia="Arial" w:cs="Arial"/>
          <w:spacing w:val="3"/>
          <w:szCs w:val="24"/>
        </w:rPr>
        <w:t xml:space="preserve"> </w:t>
      </w:r>
      <w:r w:rsidRPr="00C7771C">
        <w:rPr>
          <w:rFonts w:eastAsia="Arial" w:cs="Arial"/>
          <w:szCs w:val="24"/>
        </w:rPr>
        <w:t>.c</w:t>
      </w:r>
      <w:r w:rsidRPr="00C7771C">
        <w:rPr>
          <w:rFonts w:eastAsia="Arial" w:cs="Arial"/>
          <w:spacing w:val="-1"/>
          <w:szCs w:val="24"/>
        </w:rPr>
        <w:t>o</w:t>
      </w:r>
      <w:r w:rsidRPr="00C7771C">
        <w:rPr>
          <w:rFonts w:eastAsia="Arial" w:cs="Arial"/>
          <w:spacing w:val="1"/>
          <w:szCs w:val="24"/>
        </w:rPr>
        <w:t>mp</w:t>
      </w:r>
      <w:r w:rsidRPr="00C7771C">
        <w:rPr>
          <w:rFonts w:eastAsia="Arial" w:cs="Arial"/>
          <w:szCs w:val="24"/>
        </w:rPr>
        <w:t>l</w:t>
      </w:r>
      <w:r w:rsidRPr="00C7771C">
        <w:rPr>
          <w:rFonts w:eastAsia="Arial" w:cs="Arial"/>
          <w:spacing w:val="-2"/>
          <w:szCs w:val="24"/>
        </w:rPr>
        <w:t>e</w:t>
      </w:r>
      <w:r w:rsidRPr="00C7771C">
        <w:rPr>
          <w:rFonts w:eastAsia="Arial" w:cs="Arial"/>
          <w:szCs w:val="24"/>
        </w:rPr>
        <w:t>x</w:t>
      </w:r>
      <w:r w:rsidRPr="00C7771C">
        <w:rPr>
          <w:rFonts w:eastAsia="Arial" w:cs="Arial"/>
          <w:spacing w:val="-2"/>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ue</w:t>
      </w:r>
      <w:r w:rsidRPr="00C7771C">
        <w:rPr>
          <w:rFonts w:eastAsia="Arial" w:cs="Arial"/>
          <w:szCs w:val="24"/>
        </w:rPr>
        <w:t>sts</w:t>
      </w:r>
      <w:r w:rsidRPr="00C7771C">
        <w:rPr>
          <w:rFonts w:eastAsia="Arial" w:cs="Arial"/>
          <w:spacing w:val="1"/>
          <w:szCs w:val="24"/>
        </w:rPr>
        <w:t xml:space="preserve"> </w:t>
      </w:r>
      <w:r w:rsidRPr="00C7771C">
        <w:rPr>
          <w:rFonts w:eastAsia="Arial" w:cs="Arial"/>
          <w:szCs w:val="24"/>
        </w:rPr>
        <w:t>(</w:t>
      </w:r>
      <w:r w:rsidRPr="00C7771C">
        <w:rPr>
          <w:rFonts w:eastAsia="Arial" w:cs="Arial"/>
          <w:spacing w:val="-2"/>
          <w:szCs w:val="24"/>
        </w:rPr>
        <w:t>&gt;</w:t>
      </w:r>
      <w:r w:rsidRPr="00C7771C">
        <w:rPr>
          <w:rFonts w:eastAsia="Arial" w:cs="Arial"/>
          <w:szCs w:val="24"/>
        </w:rPr>
        <w:t>1</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zCs w:val="24"/>
        </w:rPr>
        <w:t>i</w:t>
      </w:r>
      <w:r w:rsidRPr="00C7771C">
        <w:rPr>
          <w:rFonts w:eastAsia="Arial" w:cs="Arial"/>
          <w:spacing w:val="-1"/>
          <w:szCs w:val="24"/>
        </w:rPr>
        <w:t>l</w:t>
      </w:r>
      <w:r w:rsidRPr="00C7771C">
        <w:rPr>
          <w:rFonts w:eastAsia="Arial" w:cs="Arial"/>
          <w:spacing w:val="1"/>
          <w:szCs w:val="24"/>
        </w:rPr>
        <w:t>e</w:t>
      </w:r>
      <w:r w:rsidR="001556EF" w:rsidRPr="00C7771C">
        <w:rPr>
          <w:rFonts w:eastAsia="Arial" w:cs="Arial"/>
          <w:szCs w:val="24"/>
        </w:rPr>
        <w:t>)</w:t>
      </w:r>
      <w:r w:rsidR="001556EF" w:rsidRPr="00C7771C">
        <w:rPr>
          <w:rFonts w:eastAsia="Arial" w:cs="Arial"/>
          <w:spacing w:val="-1"/>
          <w:szCs w:val="24"/>
        </w:rPr>
        <w:t xml:space="preserve"> (</w:t>
      </w:r>
      <w:r w:rsidRPr="00C7771C">
        <w:rPr>
          <w:rFonts w:eastAsia="Arial" w:cs="Arial"/>
          <w:spacing w:val="1"/>
          <w:szCs w:val="24"/>
        </w:rPr>
        <w:t>3</w:t>
      </w:r>
      <w:r w:rsidRPr="00C7771C">
        <w:rPr>
          <w:rFonts w:eastAsia="Arial" w:cs="Arial"/>
          <w:szCs w:val="24"/>
        </w:rPr>
        <w:t>)</w:t>
      </w:r>
    </w:p>
    <w:p w14:paraId="283AAE81" w14:textId="77777777" w:rsidR="00C2015A" w:rsidRPr="00C7771C" w:rsidRDefault="00C2015A" w:rsidP="00C2015A">
      <w:pPr>
        <w:ind w:left="233"/>
        <w:rPr>
          <w:rFonts w:eastAsia="Arial" w:cs="Arial"/>
          <w:szCs w:val="24"/>
        </w:rPr>
      </w:pPr>
      <w:r w:rsidRPr="00C7771C">
        <w:rPr>
          <w:rFonts w:eastAsia="Arial" w:cs="Arial"/>
          <w:spacing w:val="1"/>
          <w:szCs w:val="24"/>
        </w:rPr>
        <w:t>4</w:t>
      </w:r>
      <w:r w:rsidRPr="00C7771C">
        <w:rPr>
          <w:rFonts w:eastAsia="Arial" w:cs="Arial"/>
          <w:szCs w:val="24"/>
        </w:rPr>
        <w:t xml:space="preserve">. </w:t>
      </w:r>
      <w:r w:rsidRPr="00C7771C">
        <w:rPr>
          <w:rFonts w:eastAsia="Arial" w:cs="Arial"/>
          <w:spacing w:val="26"/>
          <w:szCs w:val="24"/>
        </w:rPr>
        <w:t xml:space="preserve"> </w:t>
      </w:r>
      <w:r w:rsidRPr="00C7771C">
        <w:rPr>
          <w:rFonts w:eastAsia="Arial" w:cs="Arial"/>
          <w:szCs w:val="24"/>
        </w:rPr>
        <w:t>Co</w:t>
      </w:r>
      <w:r w:rsidRPr="00C7771C">
        <w:rPr>
          <w:rFonts w:eastAsia="Arial" w:cs="Arial"/>
          <w:spacing w:val="1"/>
          <w:szCs w:val="24"/>
        </w:rPr>
        <w:t>n</w:t>
      </w:r>
      <w:r w:rsidRPr="00C7771C">
        <w:rPr>
          <w:rFonts w:eastAsia="Arial" w:cs="Arial"/>
          <w:szCs w:val="24"/>
        </w:rPr>
        <w:t xml:space="preserve">trol </w:t>
      </w:r>
      <w:r w:rsidRPr="00C7771C">
        <w:rPr>
          <w:rFonts w:eastAsia="Arial" w:cs="Arial"/>
          <w:spacing w:val="-1"/>
          <w:szCs w:val="24"/>
        </w:rPr>
        <w:t>d</w:t>
      </w:r>
      <w:r w:rsidRPr="00C7771C">
        <w:rPr>
          <w:rFonts w:eastAsia="Arial" w:cs="Arial"/>
          <w:spacing w:val="1"/>
          <w:szCs w:val="24"/>
        </w:rPr>
        <w:t>a</w:t>
      </w:r>
      <w:r w:rsidRPr="00C7771C">
        <w:rPr>
          <w:rFonts w:eastAsia="Arial" w:cs="Arial"/>
          <w:szCs w:val="24"/>
        </w:rPr>
        <w:t>ta</w:t>
      </w:r>
      <w:r w:rsidRPr="00C7771C">
        <w:rPr>
          <w:rFonts w:eastAsia="Arial" w:cs="Arial"/>
          <w:spacing w:val="1"/>
          <w:szCs w:val="24"/>
        </w:rPr>
        <w:t xml:space="preserve"> </w:t>
      </w:r>
      <w:r w:rsidRPr="00C7771C">
        <w:rPr>
          <w:rFonts w:eastAsia="Arial" w:cs="Arial"/>
          <w:spacing w:val="-2"/>
          <w:szCs w:val="24"/>
        </w:rPr>
        <w:t>k</w:t>
      </w:r>
      <w:r w:rsidRPr="00C7771C">
        <w:rPr>
          <w:rFonts w:eastAsia="Arial" w:cs="Arial"/>
          <w:spacing w:val="1"/>
          <w:szCs w:val="24"/>
        </w:rPr>
        <w:t>ep</w:t>
      </w:r>
      <w:r w:rsidRPr="00C7771C">
        <w:rPr>
          <w:rFonts w:eastAsia="Arial" w:cs="Arial"/>
          <w:szCs w:val="24"/>
        </w:rPr>
        <w:t>t</w:t>
      </w:r>
      <w:r w:rsidRPr="00C7771C">
        <w:rPr>
          <w:rFonts w:eastAsia="Arial" w:cs="Arial"/>
          <w:spacing w:val="-2"/>
          <w:szCs w:val="24"/>
        </w:rPr>
        <w:t xml:space="preserve"> </w:t>
      </w:r>
      <w:r w:rsidRPr="00C7771C">
        <w:rPr>
          <w:rFonts w:eastAsia="Arial" w:cs="Arial"/>
          <w:szCs w:val="24"/>
        </w:rPr>
        <w:t>in</w:t>
      </w:r>
      <w:r w:rsidRPr="00C7771C">
        <w:rPr>
          <w:rFonts w:eastAsia="Arial" w:cs="Arial"/>
          <w:spacing w:val="1"/>
          <w:szCs w:val="24"/>
        </w:rPr>
        <w:t xml:space="preserve"> </w:t>
      </w:r>
      <w:r w:rsidRPr="00C7771C">
        <w:rPr>
          <w:rFonts w:eastAsia="Arial" w:cs="Arial"/>
          <w:spacing w:val="-1"/>
          <w:szCs w:val="24"/>
        </w:rPr>
        <w:t>ta</w:t>
      </w:r>
      <w:r w:rsidRPr="00C7771C">
        <w:rPr>
          <w:rFonts w:eastAsia="Arial" w:cs="Arial"/>
          <w:spacing w:val="1"/>
          <w:szCs w:val="24"/>
        </w:rPr>
        <w:t>b</w:t>
      </w:r>
      <w:r w:rsidRPr="00C7771C">
        <w:rPr>
          <w:rFonts w:eastAsia="Arial" w:cs="Arial"/>
          <w:szCs w:val="24"/>
        </w:rPr>
        <w:t>les</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1"/>
          <w:szCs w:val="24"/>
        </w:rPr>
        <w:t>ma</w:t>
      </w:r>
      <w:r w:rsidRPr="00C7771C">
        <w:rPr>
          <w:rFonts w:eastAsia="Arial" w:cs="Arial"/>
          <w:szCs w:val="24"/>
        </w:rPr>
        <w:t>i</w:t>
      </w:r>
      <w:r w:rsidRPr="00C7771C">
        <w:rPr>
          <w:rFonts w:eastAsia="Arial" w:cs="Arial"/>
          <w:spacing w:val="-2"/>
          <w:szCs w:val="24"/>
        </w:rPr>
        <w:t>n</w:t>
      </w:r>
      <w:r w:rsidRPr="00C7771C">
        <w:rPr>
          <w:rFonts w:eastAsia="Arial" w:cs="Arial"/>
          <w:szCs w:val="24"/>
        </w:rPr>
        <w:t>t</w:t>
      </w:r>
      <w:r w:rsidRPr="00C7771C">
        <w:rPr>
          <w:rFonts w:eastAsia="Arial" w:cs="Arial"/>
          <w:spacing w:val="1"/>
          <w:szCs w:val="24"/>
        </w:rPr>
        <w:t>a</w:t>
      </w:r>
      <w:r w:rsidRPr="00C7771C">
        <w:rPr>
          <w:rFonts w:eastAsia="Arial" w:cs="Arial"/>
          <w:szCs w:val="24"/>
        </w:rPr>
        <w:t>i</w:t>
      </w:r>
      <w:r w:rsidRPr="00C7771C">
        <w:rPr>
          <w:rFonts w:eastAsia="Arial" w:cs="Arial"/>
          <w:spacing w:val="-2"/>
          <w:szCs w:val="24"/>
        </w:rPr>
        <w:t>n</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on</w:t>
      </w:r>
      <w:r w:rsidRPr="00C7771C">
        <w:rPr>
          <w:rFonts w:eastAsia="Arial" w:cs="Arial"/>
          <w:szCs w:val="24"/>
        </w:rPr>
        <w:t>l</w:t>
      </w:r>
      <w:r w:rsidRPr="00C7771C">
        <w:rPr>
          <w:rFonts w:eastAsia="Arial" w:cs="Arial"/>
          <w:spacing w:val="-3"/>
          <w:szCs w:val="24"/>
        </w:rPr>
        <w:t>i</w:t>
      </w:r>
      <w:r w:rsidRPr="00C7771C">
        <w:rPr>
          <w:rFonts w:eastAsia="Arial" w:cs="Arial"/>
          <w:spacing w:val="1"/>
          <w:szCs w:val="24"/>
        </w:rPr>
        <w:t>ne</w:t>
      </w:r>
      <w:r w:rsidRPr="00C7771C">
        <w:rPr>
          <w:rFonts w:eastAsia="Arial" w:cs="Arial"/>
          <w:szCs w:val="24"/>
        </w:rPr>
        <w:t>.</w:t>
      </w:r>
      <w:r w:rsidRPr="00C7771C">
        <w:rPr>
          <w:rFonts w:eastAsia="Arial" w:cs="Arial"/>
          <w:spacing w:val="1"/>
          <w:szCs w:val="24"/>
        </w:rPr>
        <w:t xml:space="preserve"> </w:t>
      </w:r>
      <w:r w:rsidRPr="00C7771C">
        <w:rPr>
          <w:rFonts w:eastAsia="Arial" w:cs="Arial"/>
          <w:szCs w:val="24"/>
        </w:rPr>
        <w:t>C</w:t>
      </w:r>
      <w:r w:rsidRPr="00C7771C">
        <w:rPr>
          <w:rFonts w:eastAsia="Arial" w:cs="Arial"/>
          <w:spacing w:val="-2"/>
          <w:szCs w:val="24"/>
        </w:rPr>
        <w:t>h</w:t>
      </w:r>
      <w:r w:rsidRPr="00C7771C">
        <w:rPr>
          <w:rFonts w:eastAsia="Arial" w:cs="Arial"/>
          <w:spacing w:val="1"/>
          <w:szCs w:val="24"/>
        </w:rPr>
        <w:t>an</w:t>
      </w:r>
      <w:r w:rsidRPr="00C7771C">
        <w:rPr>
          <w:rFonts w:eastAsia="Arial" w:cs="Arial"/>
          <w:spacing w:val="-1"/>
          <w:szCs w:val="24"/>
        </w:rPr>
        <w:t>g</w:t>
      </w:r>
      <w:r w:rsidRPr="00C7771C">
        <w:rPr>
          <w:rFonts w:eastAsia="Arial" w:cs="Arial"/>
          <w:spacing w:val="1"/>
          <w:szCs w:val="24"/>
        </w:rPr>
        <w:t>e</w:t>
      </w:r>
      <w:r w:rsidRPr="00C7771C">
        <w:rPr>
          <w:rFonts w:eastAsia="Arial" w:cs="Arial"/>
          <w:szCs w:val="24"/>
        </w:rPr>
        <w:t xml:space="preserve">s </w:t>
      </w:r>
      <w:r w:rsidRPr="00C7771C">
        <w:rPr>
          <w:rFonts w:eastAsia="Arial" w:cs="Arial"/>
          <w:spacing w:val="-1"/>
          <w:szCs w:val="24"/>
        </w:rPr>
        <w:t>t</w:t>
      </w:r>
      <w:r w:rsidRPr="00C7771C">
        <w:rPr>
          <w:rFonts w:eastAsia="Arial" w:cs="Arial"/>
          <w:spacing w:val="1"/>
          <w:szCs w:val="24"/>
        </w:rPr>
        <w:t>a</w:t>
      </w:r>
      <w:r w:rsidRPr="00C7771C">
        <w:rPr>
          <w:rFonts w:eastAsia="Arial" w:cs="Arial"/>
          <w:szCs w:val="24"/>
        </w:rPr>
        <w:t>ke</w:t>
      </w:r>
      <w:r w:rsidRPr="00C7771C">
        <w:rPr>
          <w:rFonts w:eastAsia="Arial" w:cs="Arial"/>
          <w:spacing w:val="-1"/>
          <w:szCs w:val="24"/>
        </w:rPr>
        <w:t xml:space="preserve"> e</w:t>
      </w:r>
      <w:r w:rsidRPr="00C7771C">
        <w:rPr>
          <w:rFonts w:eastAsia="Arial" w:cs="Arial"/>
          <w:szCs w:val="24"/>
        </w:rPr>
        <w:t>f</w:t>
      </w:r>
      <w:r w:rsidRPr="00C7771C">
        <w:rPr>
          <w:rFonts w:eastAsia="Arial" w:cs="Arial"/>
          <w:spacing w:val="3"/>
          <w:szCs w:val="24"/>
        </w:rPr>
        <w:t>f</w:t>
      </w:r>
      <w:r w:rsidRPr="00C7771C">
        <w:rPr>
          <w:rFonts w:eastAsia="Arial" w:cs="Arial"/>
          <w:spacing w:val="-1"/>
          <w:szCs w:val="24"/>
        </w:rPr>
        <w:t>e</w:t>
      </w:r>
      <w:r w:rsidRPr="00C7771C">
        <w:rPr>
          <w:rFonts w:eastAsia="Arial" w:cs="Arial"/>
          <w:szCs w:val="24"/>
        </w:rPr>
        <w:t>ct</w:t>
      </w:r>
      <w:r w:rsidRPr="00C7771C">
        <w:rPr>
          <w:rFonts w:eastAsia="Arial" w:cs="Arial"/>
          <w:spacing w:val="1"/>
          <w:szCs w:val="24"/>
        </w:rPr>
        <w:t xml:space="preserve"> ne</w:t>
      </w:r>
      <w:r w:rsidRPr="00C7771C">
        <w:rPr>
          <w:rFonts w:eastAsia="Arial" w:cs="Arial"/>
          <w:spacing w:val="-2"/>
          <w:szCs w:val="24"/>
        </w:rPr>
        <w:t>x</w:t>
      </w:r>
      <w:r w:rsidRPr="00C7771C">
        <w:rPr>
          <w:rFonts w:eastAsia="Arial" w:cs="Arial"/>
          <w:szCs w:val="24"/>
        </w:rPr>
        <w:t>t</w:t>
      </w:r>
      <w:r w:rsidRPr="00C7771C">
        <w:rPr>
          <w:rFonts w:eastAsia="Arial" w:cs="Arial"/>
          <w:spacing w:val="1"/>
          <w:szCs w:val="24"/>
        </w:rPr>
        <w:t xml:space="preserve"> da</w:t>
      </w:r>
      <w:r w:rsidRPr="00C7771C">
        <w:rPr>
          <w:rFonts w:eastAsia="Arial" w:cs="Arial"/>
          <w:szCs w:val="24"/>
        </w:rPr>
        <w:t>y</w:t>
      </w:r>
      <w:r w:rsidRPr="00C7771C">
        <w:rPr>
          <w:rFonts w:eastAsia="Arial" w:cs="Arial"/>
          <w:spacing w:val="-2"/>
          <w:szCs w:val="24"/>
        </w:rPr>
        <w:t xml:space="preserve"> </w:t>
      </w:r>
      <w:r w:rsidRPr="00C7771C">
        <w:rPr>
          <w:rFonts w:eastAsia="Arial" w:cs="Arial"/>
          <w:szCs w:val="24"/>
        </w:rPr>
        <w:t>(1).</w:t>
      </w:r>
    </w:p>
    <w:p w14:paraId="6E454707" w14:textId="77777777" w:rsidR="00C2015A" w:rsidRPr="00C7771C" w:rsidRDefault="00C2015A" w:rsidP="00C2015A">
      <w:pPr>
        <w:shd w:val="clear" w:color="auto" w:fill="DAC6FE"/>
        <w:spacing w:line="260" w:lineRule="exact"/>
        <w:ind w:left="233"/>
        <w:rPr>
          <w:rFonts w:eastAsia="Arial" w:cs="Arial"/>
          <w:szCs w:val="24"/>
        </w:rPr>
      </w:pPr>
      <w:r w:rsidRPr="00C7771C">
        <w:rPr>
          <w:rFonts w:eastAsia="Arial" w:cs="Arial"/>
          <w:spacing w:val="1"/>
          <w:position w:val="-1"/>
          <w:szCs w:val="24"/>
        </w:rPr>
        <w:t>5</w:t>
      </w:r>
      <w:r w:rsidRPr="00C7771C">
        <w:rPr>
          <w:rFonts w:eastAsia="Arial" w:cs="Arial"/>
          <w:position w:val="-1"/>
          <w:szCs w:val="24"/>
        </w:rPr>
        <w:t xml:space="preserve">. </w:t>
      </w:r>
      <w:r w:rsidRPr="00C7771C">
        <w:rPr>
          <w:rFonts w:eastAsia="Arial" w:cs="Arial"/>
          <w:spacing w:val="26"/>
          <w:position w:val="-1"/>
          <w:szCs w:val="24"/>
        </w:rPr>
        <w:t xml:space="preserve"> </w:t>
      </w:r>
      <w:r w:rsidRPr="00C7771C">
        <w:rPr>
          <w:rFonts w:eastAsia="Arial" w:cs="Arial"/>
          <w:position w:val="-1"/>
          <w:szCs w:val="24"/>
        </w:rPr>
        <w:t>If</w:t>
      </w:r>
      <w:r w:rsidRPr="00C7771C">
        <w:rPr>
          <w:rFonts w:eastAsia="Arial" w:cs="Arial"/>
          <w:spacing w:val="1"/>
          <w:position w:val="-1"/>
          <w:szCs w:val="24"/>
        </w:rPr>
        <w:t xml:space="preserve"> </w:t>
      </w:r>
      <w:r w:rsidRPr="00C7771C">
        <w:rPr>
          <w:rFonts w:eastAsia="Arial" w:cs="Arial"/>
          <w:position w:val="-1"/>
          <w:szCs w:val="24"/>
        </w:rPr>
        <w:t>c</w:t>
      </w:r>
      <w:r w:rsidRPr="00C7771C">
        <w:rPr>
          <w:rFonts w:eastAsia="Arial" w:cs="Arial"/>
          <w:spacing w:val="1"/>
          <w:position w:val="-1"/>
          <w:szCs w:val="24"/>
        </w:rPr>
        <w:t>h</w:t>
      </w:r>
      <w:r w:rsidRPr="00C7771C">
        <w:rPr>
          <w:rFonts w:eastAsia="Arial" w:cs="Arial"/>
          <w:spacing w:val="-1"/>
          <w:position w:val="-1"/>
          <w:szCs w:val="24"/>
        </w:rPr>
        <w:t>a</w:t>
      </w:r>
      <w:r w:rsidRPr="00C7771C">
        <w:rPr>
          <w:rFonts w:eastAsia="Arial" w:cs="Arial"/>
          <w:spacing w:val="1"/>
          <w:position w:val="-1"/>
          <w:szCs w:val="24"/>
        </w:rPr>
        <w:t>n</w:t>
      </w:r>
      <w:r w:rsidRPr="00C7771C">
        <w:rPr>
          <w:rFonts w:eastAsia="Arial" w:cs="Arial"/>
          <w:spacing w:val="-1"/>
          <w:position w:val="-1"/>
          <w:szCs w:val="24"/>
        </w:rPr>
        <w:t>g</w:t>
      </w:r>
      <w:r w:rsidRPr="00C7771C">
        <w:rPr>
          <w:rFonts w:eastAsia="Arial" w:cs="Arial"/>
          <w:spacing w:val="1"/>
          <w:position w:val="-1"/>
          <w:szCs w:val="24"/>
        </w:rPr>
        <w:t>e</w:t>
      </w:r>
      <w:r w:rsidRPr="00C7771C">
        <w:rPr>
          <w:rFonts w:eastAsia="Arial" w:cs="Arial"/>
          <w:position w:val="-1"/>
          <w:szCs w:val="24"/>
        </w:rPr>
        <w:t xml:space="preserve">s </w:t>
      </w:r>
      <w:r w:rsidRPr="00C7771C">
        <w:rPr>
          <w:rFonts w:eastAsia="Arial" w:cs="Arial"/>
          <w:spacing w:val="1"/>
          <w:position w:val="-1"/>
          <w:szCs w:val="24"/>
        </w:rPr>
        <w:t>ta</w:t>
      </w:r>
      <w:r w:rsidRPr="00C7771C">
        <w:rPr>
          <w:rFonts w:eastAsia="Arial" w:cs="Arial"/>
          <w:spacing w:val="-2"/>
          <w:position w:val="-1"/>
          <w:szCs w:val="24"/>
        </w:rPr>
        <w:t>k</w:t>
      </w:r>
      <w:r w:rsidRPr="00C7771C">
        <w:rPr>
          <w:rFonts w:eastAsia="Arial" w:cs="Arial"/>
          <w:position w:val="-1"/>
          <w:szCs w:val="24"/>
        </w:rPr>
        <w:t>e</w:t>
      </w:r>
      <w:r w:rsidRPr="00C7771C">
        <w:rPr>
          <w:rFonts w:eastAsia="Arial" w:cs="Arial"/>
          <w:spacing w:val="3"/>
          <w:position w:val="-1"/>
          <w:szCs w:val="24"/>
        </w:rPr>
        <w:t xml:space="preserve"> </w:t>
      </w:r>
      <w:r w:rsidRPr="00C7771C">
        <w:rPr>
          <w:rFonts w:eastAsia="Arial" w:cs="Arial"/>
          <w:spacing w:val="-1"/>
          <w:position w:val="-1"/>
          <w:szCs w:val="24"/>
        </w:rPr>
        <w:t>e</w:t>
      </w:r>
      <w:r w:rsidRPr="00C7771C">
        <w:rPr>
          <w:rFonts w:eastAsia="Arial" w:cs="Arial"/>
          <w:position w:val="-1"/>
          <w:szCs w:val="24"/>
        </w:rPr>
        <w:t>f</w:t>
      </w:r>
      <w:r w:rsidRPr="00C7771C">
        <w:rPr>
          <w:rFonts w:eastAsia="Arial" w:cs="Arial"/>
          <w:spacing w:val="1"/>
          <w:position w:val="-1"/>
          <w:szCs w:val="24"/>
        </w:rPr>
        <w:t>fe</w:t>
      </w:r>
      <w:r w:rsidRPr="00C7771C">
        <w:rPr>
          <w:rFonts w:eastAsia="Arial" w:cs="Arial"/>
          <w:position w:val="-1"/>
          <w:szCs w:val="24"/>
        </w:rPr>
        <w:t>ct</w:t>
      </w:r>
      <w:r w:rsidRPr="00C7771C">
        <w:rPr>
          <w:rFonts w:eastAsia="Arial" w:cs="Arial"/>
          <w:spacing w:val="-2"/>
          <w:position w:val="-1"/>
          <w:szCs w:val="24"/>
        </w:rPr>
        <w:t xml:space="preserve"> </w:t>
      </w:r>
      <w:r w:rsidRPr="00C7771C">
        <w:rPr>
          <w:rFonts w:eastAsia="Arial" w:cs="Arial"/>
          <w:position w:val="-1"/>
          <w:szCs w:val="24"/>
        </w:rPr>
        <w:t>i</w:t>
      </w:r>
      <w:r w:rsidRPr="00C7771C">
        <w:rPr>
          <w:rFonts w:eastAsia="Arial" w:cs="Arial"/>
          <w:spacing w:val="1"/>
          <w:position w:val="-1"/>
          <w:szCs w:val="24"/>
        </w:rPr>
        <w:t>m</w:t>
      </w:r>
      <w:r w:rsidRPr="00C7771C">
        <w:rPr>
          <w:rFonts w:eastAsia="Arial" w:cs="Arial"/>
          <w:spacing w:val="-1"/>
          <w:position w:val="-1"/>
          <w:szCs w:val="24"/>
        </w:rPr>
        <w:t>m</w:t>
      </w:r>
      <w:r w:rsidRPr="00C7771C">
        <w:rPr>
          <w:rFonts w:eastAsia="Arial" w:cs="Arial"/>
          <w:spacing w:val="1"/>
          <w:position w:val="-1"/>
          <w:szCs w:val="24"/>
        </w:rPr>
        <w:t>ed</w:t>
      </w:r>
      <w:r w:rsidRPr="00C7771C">
        <w:rPr>
          <w:rFonts w:eastAsia="Arial" w:cs="Arial"/>
          <w:position w:val="-1"/>
          <w:szCs w:val="24"/>
        </w:rPr>
        <w:t>i</w:t>
      </w:r>
      <w:r w:rsidRPr="00C7771C">
        <w:rPr>
          <w:rFonts w:eastAsia="Arial" w:cs="Arial"/>
          <w:spacing w:val="-2"/>
          <w:position w:val="-1"/>
          <w:szCs w:val="24"/>
        </w:rPr>
        <w:t>a</w:t>
      </w:r>
      <w:r w:rsidRPr="00C7771C">
        <w:rPr>
          <w:rFonts w:eastAsia="Arial" w:cs="Arial"/>
          <w:position w:val="-1"/>
          <w:szCs w:val="24"/>
        </w:rPr>
        <w:t>t</w:t>
      </w:r>
      <w:r w:rsidRPr="00C7771C">
        <w:rPr>
          <w:rFonts w:eastAsia="Arial" w:cs="Arial"/>
          <w:spacing w:val="1"/>
          <w:position w:val="-1"/>
          <w:szCs w:val="24"/>
        </w:rPr>
        <w:t>e</w:t>
      </w:r>
      <w:r w:rsidRPr="00C7771C">
        <w:rPr>
          <w:rFonts w:eastAsia="Arial" w:cs="Arial"/>
          <w:position w:val="-1"/>
          <w:szCs w:val="24"/>
        </w:rPr>
        <w:t>ly (</w:t>
      </w:r>
      <w:r w:rsidRPr="00C7771C">
        <w:rPr>
          <w:rFonts w:eastAsia="Arial" w:cs="Arial"/>
          <w:spacing w:val="-1"/>
          <w:position w:val="-1"/>
          <w:szCs w:val="24"/>
        </w:rPr>
        <w:t>r</w:t>
      </w:r>
      <w:r w:rsidRPr="00C7771C">
        <w:rPr>
          <w:rFonts w:eastAsia="Arial" w:cs="Arial"/>
          <w:spacing w:val="1"/>
          <w:position w:val="-1"/>
          <w:szCs w:val="24"/>
        </w:rPr>
        <w:t>ea</w:t>
      </w:r>
      <w:r w:rsidRPr="00C7771C">
        <w:rPr>
          <w:rFonts w:eastAsia="Arial" w:cs="Arial"/>
          <w:position w:val="-1"/>
          <w:szCs w:val="24"/>
        </w:rPr>
        <w:t>l</w:t>
      </w:r>
      <w:r w:rsidRPr="00C7771C">
        <w:rPr>
          <w:rFonts w:eastAsia="Arial" w:cs="Arial"/>
          <w:spacing w:val="-1"/>
          <w:position w:val="-1"/>
          <w:szCs w:val="24"/>
        </w:rPr>
        <w:t>-</w:t>
      </w:r>
      <w:r w:rsidRPr="00C7771C">
        <w:rPr>
          <w:rFonts w:eastAsia="Arial" w:cs="Arial"/>
          <w:position w:val="-1"/>
          <w:szCs w:val="24"/>
        </w:rPr>
        <w:t>ti</w:t>
      </w:r>
      <w:r w:rsidRPr="00C7771C">
        <w:rPr>
          <w:rFonts w:eastAsia="Arial" w:cs="Arial"/>
          <w:spacing w:val="1"/>
          <w:position w:val="-1"/>
          <w:szCs w:val="24"/>
        </w:rPr>
        <w:t>me</w:t>
      </w:r>
      <w:r w:rsidRPr="00C7771C">
        <w:rPr>
          <w:rFonts w:eastAsia="Arial" w:cs="Arial"/>
          <w:position w:val="-1"/>
          <w:szCs w:val="24"/>
        </w:rPr>
        <w:t>)</w:t>
      </w:r>
      <w:r w:rsidRPr="00C7771C">
        <w:rPr>
          <w:rFonts w:eastAsia="Arial" w:cs="Arial"/>
          <w:spacing w:val="-2"/>
          <w:position w:val="-1"/>
          <w:szCs w:val="24"/>
        </w:rPr>
        <w:t xml:space="preserve"> </w:t>
      </w:r>
      <w:r w:rsidRPr="00C7771C">
        <w:rPr>
          <w:rFonts w:eastAsia="Arial" w:cs="Arial"/>
          <w:position w:val="-1"/>
          <w:szCs w:val="24"/>
        </w:rPr>
        <w:t>c</w:t>
      </w:r>
      <w:r w:rsidRPr="00C7771C">
        <w:rPr>
          <w:rFonts w:eastAsia="Arial" w:cs="Arial"/>
          <w:spacing w:val="1"/>
          <w:position w:val="-1"/>
          <w:szCs w:val="24"/>
        </w:rPr>
        <w:t>oun</w:t>
      </w:r>
      <w:r w:rsidRPr="00C7771C">
        <w:rPr>
          <w:rFonts w:eastAsia="Arial" w:cs="Arial"/>
          <w:position w:val="-1"/>
          <w:szCs w:val="24"/>
        </w:rPr>
        <w:t xml:space="preserve">ts </w:t>
      </w:r>
      <w:r w:rsidRPr="00C7771C">
        <w:rPr>
          <w:rFonts w:eastAsia="Arial" w:cs="Arial"/>
          <w:spacing w:val="1"/>
          <w:position w:val="-1"/>
          <w:szCs w:val="24"/>
        </w:rPr>
        <w:t>a</w:t>
      </w:r>
      <w:r w:rsidRPr="00C7771C">
        <w:rPr>
          <w:rFonts w:eastAsia="Arial" w:cs="Arial"/>
          <w:position w:val="-1"/>
          <w:szCs w:val="24"/>
        </w:rPr>
        <w:t>s</w:t>
      </w:r>
      <w:r w:rsidRPr="00C7771C">
        <w:rPr>
          <w:rFonts w:eastAsia="Arial" w:cs="Arial"/>
          <w:spacing w:val="-2"/>
          <w:position w:val="-1"/>
          <w:szCs w:val="24"/>
        </w:rPr>
        <w:t xml:space="preserve"> </w:t>
      </w:r>
      <w:r w:rsidRPr="00C7771C">
        <w:rPr>
          <w:rFonts w:eastAsia="Arial" w:cs="Arial"/>
          <w:spacing w:val="1"/>
          <w:position w:val="-1"/>
          <w:szCs w:val="24"/>
        </w:rPr>
        <w:t>2</w:t>
      </w:r>
      <w:r w:rsidRPr="00C7771C">
        <w:rPr>
          <w:rFonts w:eastAsia="Arial" w:cs="Arial"/>
          <w:position w:val="-1"/>
          <w:szCs w:val="24"/>
        </w:rPr>
        <w:t>.</w:t>
      </w:r>
    </w:p>
    <w:p w14:paraId="72C2D246" w14:textId="77777777" w:rsidR="00C2015A" w:rsidRPr="00C7771C"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4064DFAD" w14:textId="77777777" w:rsidTr="00C2015A">
        <w:trPr>
          <w:trHeight w:hRule="exact" w:val="1040"/>
        </w:trPr>
        <w:tc>
          <w:tcPr>
            <w:tcW w:w="1244" w:type="dxa"/>
            <w:tcBorders>
              <w:top w:val="single" w:sz="5" w:space="0" w:color="000000"/>
              <w:left w:val="single" w:sz="5" w:space="0" w:color="000000"/>
              <w:bottom w:val="single" w:sz="5" w:space="0" w:color="000000"/>
              <w:right w:val="single" w:sz="5" w:space="0" w:color="000000"/>
            </w:tcBorders>
          </w:tcPr>
          <w:p w14:paraId="3709B5A6"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0A8A82A4" w14:textId="1FCD4039" w:rsidR="00C2015A" w:rsidRPr="00C7771C" w:rsidRDefault="00C2015A" w:rsidP="00C2015A">
            <w:pPr>
              <w:rPr>
                <w:szCs w:val="24"/>
              </w:rPr>
            </w:pPr>
            <w:r>
              <w:rPr>
                <w:szCs w:val="24"/>
              </w:rPr>
              <w:t>Custom reports need to be available on a</w:t>
            </w:r>
            <w:r w:rsidR="00120B72">
              <w:rPr>
                <w:szCs w:val="24"/>
              </w:rPr>
              <w:t xml:space="preserve">n ad hoc basis. The </w:t>
            </w:r>
            <w:r w:rsidR="001556EF">
              <w:rPr>
                <w:szCs w:val="24"/>
              </w:rPr>
              <w:t>assessments</w:t>
            </w:r>
            <w:r>
              <w:rPr>
                <w:szCs w:val="24"/>
              </w:rPr>
              <w:t xml:space="preserve"> of teachers also need </w:t>
            </w:r>
            <w:r w:rsidR="00120B72">
              <w:rPr>
                <w:szCs w:val="24"/>
              </w:rPr>
              <w:t xml:space="preserve">to </w:t>
            </w:r>
            <w:r>
              <w:rPr>
                <w:szCs w:val="24"/>
              </w:rPr>
              <w:t>be reflected straight away</w:t>
            </w:r>
          </w:p>
        </w:tc>
        <w:tc>
          <w:tcPr>
            <w:tcW w:w="1134" w:type="dxa"/>
            <w:tcBorders>
              <w:top w:val="single" w:sz="5" w:space="0" w:color="000000"/>
              <w:left w:val="single" w:sz="5" w:space="0" w:color="000000"/>
              <w:bottom w:val="single" w:sz="5" w:space="0" w:color="000000"/>
              <w:right w:val="single" w:sz="5" w:space="0" w:color="000000"/>
            </w:tcBorders>
          </w:tcPr>
          <w:p w14:paraId="7EC27F2D"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0695EAFF" w14:textId="77777777" w:rsidR="00C2015A" w:rsidRPr="00C7771C" w:rsidRDefault="00C2015A" w:rsidP="00C2015A">
            <w:pPr>
              <w:rPr>
                <w:szCs w:val="24"/>
              </w:rPr>
            </w:pPr>
            <w:r>
              <w:rPr>
                <w:szCs w:val="24"/>
              </w:rPr>
              <w:t>4</w:t>
            </w:r>
          </w:p>
        </w:tc>
      </w:tr>
    </w:tbl>
    <w:p w14:paraId="78E5BBAC" w14:textId="77777777" w:rsidR="00C2015A" w:rsidRPr="00C7771C" w:rsidRDefault="00C2015A" w:rsidP="00C2015A">
      <w:pPr>
        <w:spacing w:before="3" w:line="100" w:lineRule="exact"/>
        <w:rPr>
          <w:szCs w:val="24"/>
        </w:rPr>
      </w:pPr>
    </w:p>
    <w:p w14:paraId="205DAECC" w14:textId="77777777" w:rsidR="00C2015A" w:rsidRPr="00C7771C" w:rsidRDefault="00C2015A" w:rsidP="00C2015A">
      <w:pPr>
        <w:spacing w:line="200" w:lineRule="exact"/>
        <w:rPr>
          <w:szCs w:val="24"/>
        </w:rPr>
      </w:pPr>
    </w:p>
    <w:p w14:paraId="45077E95" w14:textId="77777777" w:rsidR="00C2015A" w:rsidRPr="00C7771C" w:rsidRDefault="00C2015A" w:rsidP="00C2015A">
      <w:pPr>
        <w:spacing w:line="200" w:lineRule="exact"/>
        <w:rPr>
          <w:szCs w:val="24"/>
        </w:rPr>
      </w:pPr>
    </w:p>
    <w:p w14:paraId="4B8FF5FE" w14:textId="77777777" w:rsidR="00C2015A" w:rsidRPr="00C7771C" w:rsidRDefault="00C2015A" w:rsidP="00C2015A">
      <w:pPr>
        <w:spacing w:before="29"/>
        <w:ind w:left="233"/>
        <w:rPr>
          <w:rFonts w:eastAsia="Arial" w:cs="Arial"/>
          <w:szCs w:val="24"/>
        </w:rPr>
      </w:pPr>
      <w:r w:rsidRPr="00C7771C">
        <w:rPr>
          <w:rFonts w:eastAsia="Arial" w:cs="Arial"/>
          <w:b/>
          <w:szCs w:val="24"/>
        </w:rPr>
        <w:t>T1</w:t>
      </w:r>
      <w:r w:rsidRPr="00C7771C">
        <w:rPr>
          <w:rFonts w:eastAsia="Arial" w:cs="Arial"/>
          <w:b/>
          <w:spacing w:val="1"/>
          <w:szCs w:val="24"/>
        </w:rPr>
        <w:t>0</w:t>
      </w:r>
      <w:r w:rsidRPr="00C7771C">
        <w:rPr>
          <w:rFonts w:eastAsia="Arial" w:cs="Arial"/>
          <w:b/>
          <w:szCs w:val="24"/>
        </w:rPr>
        <w:t xml:space="preserve">.  </w:t>
      </w:r>
      <w:r w:rsidRPr="00C7771C">
        <w:rPr>
          <w:rFonts w:eastAsia="Arial" w:cs="Arial"/>
          <w:b/>
          <w:spacing w:val="39"/>
          <w:szCs w:val="24"/>
        </w:rPr>
        <w:t xml:space="preserve"> </w:t>
      </w:r>
      <w:r w:rsidRPr="00C7771C">
        <w:rPr>
          <w:rFonts w:eastAsia="Arial" w:cs="Arial"/>
          <w:b/>
          <w:szCs w:val="24"/>
        </w:rPr>
        <w:t>C</w:t>
      </w:r>
      <w:r w:rsidRPr="00C7771C">
        <w:rPr>
          <w:rFonts w:eastAsia="Arial" w:cs="Arial"/>
          <w:b/>
          <w:spacing w:val="-1"/>
          <w:szCs w:val="24"/>
        </w:rPr>
        <w:t>o</w:t>
      </w:r>
      <w:r w:rsidRPr="00C7771C">
        <w:rPr>
          <w:rFonts w:eastAsia="Arial" w:cs="Arial"/>
          <w:b/>
          <w:szCs w:val="24"/>
        </w:rPr>
        <w:t>ncurr</w:t>
      </w:r>
      <w:r w:rsidRPr="00C7771C">
        <w:rPr>
          <w:rFonts w:eastAsia="Arial" w:cs="Arial"/>
          <w:b/>
          <w:spacing w:val="1"/>
          <w:szCs w:val="24"/>
        </w:rPr>
        <w:t>e</w:t>
      </w:r>
      <w:r w:rsidRPr="00C7771C">
        <w:rPr>
          <w:rFonts w:eastAsia="Arial" w:cs="Arial"/>
          <w:b/>
          <w:szCs w:val="24"/>
        </w:rPr>
        <w:t>n</w:t>
      </w:r>
      <w:r w:rsidRPr="00C7771C">
        <w:rPr>
          <w:rFonts w:eastAsia="Arial" w:cs="Arial"/>
          <w:b/>
          <w:spacing w:val="3"/>
          <w:szCs w:val="24"/>
        </w:rPr>
        <w:t>c</w:t>
      </w:r>
      <w:r w:rsidRPr="00C7771C">
        <w:rPr>
          <w:rFonts w:eastAsia="Arial" w:cs="Arial"/>
          <w:b/>
          <w:szCs w:val="24"/>
        </w:rPr>
        <w:t>y</w:t>
      </w:r>
      <w:r w:rsidRPr="00C7771C">
        <w:rPr>
          <w:rFonts w:eastAsia="Arial" w:cs="Arial"/>
          <w:b/>
          <w:spacing w:val="-5"/>
          <w:szCs w:val="24"/>
        </w:rPr>
        <w:t xml:space="preserve"> </w:t>
      </w:r>
      <w:r w:rsidRPr="00C7771C">
        <w:rPr>
          <w:rFonts w:eastAsia="Arial" w:cs="Arial"/>
          <w:b/>
          <w:szCs w:val="24"/>
        </w:rPr>
        <w:t>–</w:t>
      </w:r>
      <w:r w:rsidRPr="00C7771C">
        <w:rPr>
          <w:rFonts w:eastAsia="Arial" w:cs="Arial"/>
          <w:b/>
          <w:spacing w:val="2"/>
          <w:szCs w:val="24"/>
        </w:rPr>
        <w:t xml:space="preserve"> </w:t>
      </w:r>
      <w:r w:rsidRPr="00C7771C">
        <w:rPr>
          <w:rFonts w:eastAsia="Arial" w:cs="Arial"/>
          <w:b/>
          <w:szCs w:val="24"/>
        </w:rPr>
        <w:t>l</w:t>
      </w:r>
      <w:r w:rsidRPr="00C7771C">
        <w:rPr>
          <w:rFonts w:eastAsia="Arial" w:cs="Arial"/>
          <w:b/>
          <w:spacing w:val="1"/>
          <w:szCs w:val="24"/>
        </w:rPr>
        <w:t>a</w:t>
      </w:r>
      <w:r w:rsidRPr="00C7771C">
        <w:rPr>
          <w:rFonts w:eastAsia="Arial" w:cs="Arial"/>
          <w:b/>
          <w:szCs w:val="24"/>
        </w:rPr>
        <w:t>rge</w:t>
      </w:r>
      <w:r w:rsidRPr="00C7771C">
        <w:rPr>
          <w:rFonts w:eastAsia="Arial" w:cs="Arial"/>
          <w:b/>
          <w:spacing w:val="-1"/>
          <w:szCs w:val="24"/>
        </w:rPr>
        <w:t xml:space="preserve"> </w:t>
      </w:r>
      <w:r w:rsidRPr="00C7771C">
        <w:rPr>
          <w:rFonts w:eastAsia="Arial" w:cs="Arial"/>
          <w:b/>
          <w:szCs w:val="24"/>
        </w:rPr>
        <w:t>numbers</w:t>
      </w:r>
      <w:r w:rsidRPr="00C7771C">
        <w:rPr>
          <w:rFonts w:eastAsia="Arial" w:cs="Arial"/>
          <w:b/>
          <w:spacing w:val="2"/>
          <w:szCs w:val="24"/>
        </w:rPr>
        <w:t xml:space="preserve"> </w:t>
      </w:r>
      <w:r w:rsidRPr="00C7771C">
        <w:rPr>
          <w:rFonts w:eastAsia="Arial" w:cs="Arial"/>
          <w:b/>
          <w:szCs w:val="24"/>
        </w:rPr>
        <w:t>of us</w:t>
      </w:r>
      <w:r w:rsidRPr="00C7771C">
        <w:rPr>
          <w:rFonts w:eastAsia="Arial" w:cs="Arial"/>
          <w:b/>
          <w:spacing w:val="1"/>
          <w:szCs w:val="24"/>
        </w:rPr>
        <w:t>e</w:t>
      </w:r>
      <w:r w:rsidRPr="00C7771C">
        <w:rPr>
          <w:rFonts w:eastAsia="Arial" w:cs="Arial"/>
          <w:b/>
          <w:spacing w:val="-2"/>
          <w:szCs w:val="24"/>
        </w:rPr>
        <w:t>r</w:t>
      </w:r>
      <w:r w:rsidRPr="00C7771C">
        <w:rPr>
          <w:rFonts w:eastAsia="Arial" w:cs="Arial"/>
          <w:b/>
          <w:szCs w:val="24"/>
        </w:rPr>
        <w:t>s</w:t>
      </w:r>
      <w:r w:rsidRPr="00C7771C">
        <w:rPr>
          <w:rFonts w:eastAsia="Arial" w:cs="Arial"/>
          <w:b/>
          <w:spacing w:val="-1"/>
          <w:szCs w:val="24"/>
        </w:rPr>
        <w:t xml:space="preserve"> </w:t>
      </w:r>
      <w:r w:rsidRPr="00C7771C">
        <w:rPr>
          <w:rFonts w:eastAsia="Arial" w:cs="Arial"/>
          <w:b/>
          <w:spacing w:val="3"/>
          <w:szCs w:val="24"/>
        </w:rPr>
        <w:t>w</w:t>
      </w:r>
      <w:r w:rsidRPr="00C7771C">
        <w:rPr>
          <w:rFonts w:eastAsia="Arial" w:cs="Arial"/>
          <w:b/>
          <w:spacing w:val="-3"/>
          <w:szCs w:val="24"/>
        </w:rPr>
        <w:t>o</w:t>
      </w:r>
      <w:r w:rsidRPr="00C7771C">
        <w:rPr>
          <w:rFonts w:eastAsia="Arial" w:cs="Arial"/>
          <w:b/>
          <w:szCs w:val="24"/>
        </w:rPr>
        <w:t>r</w:t>
      </w:r>
      <w:r w:rsidRPr="00C7771C">
        <w:rPr>
          <w:rFonts w:eastAsia="Arial" w:cs="Arial"/>
          <w:b/>
          <w:spacing w:val="1"/>
          <w:szCs w:val="24"/>
        </w:rPr>
        <w:t>k</w:t>
      </w:r>
      <w:r w:rsidRPr="00C7771C">
        <w:rPr>
          <w:rFonts w:eastAsia="Arial" w:cs="Arial"/>
          <w:b/>
          <w:szCs w:val="24"/>
        </w:rPr>
        <w:t>ing</w:t>
      </w:r>
      <w:r w:rsidRPr="00C7771C">
        <w:rPr>
          <w:rFonts w:eastAsia="Arial" w:cs="Arial"/>
          <w:b/>
          <w:spacing w:val="-2"/>
          <w:szCs w:val="24"/>
        </w:rPr>
        <w:t xml:space="preserve"> </w:t>
      </w:r>
      <w:r w:rsidRPr="00C7771C">
        <w:rPr>
          <w:rFonts w:eastAsia="Arial" w:cs="Arial"/>
          <w:b/>
          <w:spacing w:val="3"/>
          <w:szCs w:val="24"/>
        </w:rPr>
        <w:t>w</w:t>
      </w:r>
      <w:r w:rsidRPr="00C7771C">
        <w:rPr>
          <w:rFonts w:eastAsia="Arial" w:cs="Arial"/>
          <w:b/>
          <w:szCs w:val="24"/>
        </w:rPr>
        <w:t>ith lo</w:t>
      </w:r>
      <w:r w:rsidRPr="00C7771C">
        <w:rPr>
          <w:rFonts w:eastAsia="Arial" w:cs="Arial"/>
          <w:b/>
          <w:spacing w:val="-1"/>
          <w:szCs w:val="24"/>
        </w:rPr>
        <w:t>c</w:t>
      </w:r>
      <w:r w:rsidRPr="00C7771C">
        <w:rPr>
          <w:rFonts w:eastAsia="Arial" w:cs="Arial"/>
          <w:b/>
          <w:spacing w:val="1"/>
          <w:szCs w:val="24"/>
        </w:rPr>
        <w:t>k</w:t>
      </w:r>
      <w:r w:rsidRPr="00C7771C">
        <w:rPr>
          <w:rFonts w:eastAsia="Arial" w:cs="Arial"/>
          <w:b/>
          <w:szCs w:val="24"/>
        </w:rPr>
        <w:t xml:space="preserve">ing </w:t>
      </w:r>
      <w:r w:rsidRPr="00C7771C">
        <w:rPr>
          <w:rFonts w:eastAsia="Arial" w:cs="Arial"/>
          <w:b/>
          <w:spacing w:val="1"/>
          <w:szCs w:val="24"/>
        </w:rPr>
        <w:t>s</w:t>
      </w:r>
      <w:r w:rsidRPr="00C7771C">
        <w:rPr>
          <w:rFonts w:eastAsia="Arial" w:cs="Arial"/>
          <w:b/>
          <w:spacing w:val="-3"/>
          <w:szCs w:val="24"/>
        </w:rPr>
        <w:t>u</w:t>
      </w:r>
      <w:r w:rsidRPr="00C7771C">
        <w:rPr>
          <w:rFonts w:eastAsia="Arial" w:cs="Arial"/>
          <w:b/>
          <w:szCs w:val="24"/>
        </w:rPr>
        <w:t>ppor</w:t>
      </w:r>
      <w:r w:rsidRPr="00C7771C">
        <w:rPr>
          <w:rFonts w:eastAsia="Arial" w:cs="Arial"/>
          <w:b/>
          <w:spacing w:val="-1"/>
          <w:szCs w:val="24"/>
        </w:rPr>
        <w:t>t</w:t>
      </w:r>
      <w:r w:rsidRPr="00C7771C">
        <w:rPr>
          <w:rFonts w:eastAsia="Arial" w:cs="Arial"/>
          <w:b/>
          <w:szCs w:val="24"/>
        </w:rPr>
        <w:t>?</w:t>
      </w:r>
    </w:p>
    <w:p w14:paraId="6CDCDF45"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on</w:t>
      </w:r>
      <w:r w:rsidRPr="00C7771C">
        <w:rPr>
          <w:rFonts w:eastAsia="Arial" w:cs="Arial"/>
          <w:szCs w:val="24"/>
        </w:rPr>
        <w:t>ly</w:t>
      </w:r>
      <w:r w:rsidRPr="00C7771C">
        <w:rPr>
          <w:rFonts w:eastAsia="Arial" w:cs="Arial"/>
          <w:spacing w:val="-3"/>
          <w:szCs w:val="24"/>
        </w:rPr>
        <w:t xml:space="preserve"> </w:t>
      </w:r>
      <w:r w:rsidRPr="00C7771C">
        <w:rPr>
          <w:rFonts w:eastAsia="Arial" w:cs="Arial"/>
          <w:szCs w:val="24"/>
        </w:rPr>
        <w:t>1</w:t>
      </w:r>
      <w:r w:rsidRPr="00C7771C">
        <w:rPr>
          <w:rFonts w:eastAsia="Arial" w:cs="Arial"/>
          <w:spacing w:val="3"/>
          <w:szCs w:val="24"/>
        </w:rPr>
        <w:t xml:space="preserve"> </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r at</w:t>
      </w:r>
      <w:r w:rsidRPr="00C7771C">
        <w:rPr>
          <w:rFonts w:eastAsia="Arial" w:cs="Arial"/>
          <w:spacing w:val="-1"/>
          <w:szCs w:val="24"/>
        </w:rPr>
        <w:t xml:space="preserve"> </w:t>
      </w:r>
      <w:r w:rsidRPr="00C7771C">
        <w:rPr>
          <w:rFonts w:eastAsia="Arial" w:cs="Arial"/>
          <w:szCs w:val="24"/>
        </w:rPr>
        <w:t>a</w:t>
      </w:r>
      <w:r w:rsidRPr="00C7771C">
        <w:rPr>
          <w:rFonts w:eastAsia="Arial" w:cs="Arial"/>
          <w:spacing w:val="1"/>
          <w:szCs w:val="24"/>
        </w:rPr>
        <w:t xml:space="preserve"> t</w:t>
      </w:r>
      <w:r w:rsidRPr="00C7771C">
        <w:rPr>
          <w:rFonts w:eastAsia="Arial" w:cs="Arial"/>
          <w:spacing w:val="-3"/>
          <w:szCs w:val="24"/>
        </w:rPr>
        <w:t>i</w:t>
      </w:r>
      <w:r w:rsidRPr="00C7771C">
        <w:rPr>
          <w:rFonts w:eastAsia="Arial" w:cs="Arial"/>
          <w:spacing w:val="1"/>
          <w:szCs w:val="24"/>
        </w:rPr>
        <w:t>m</w:t>
      </w:r>
      <w:r w:rsidRPr="00C7771C">
        <w:rPr>
          <w:rFonts w:eastAsia="Arial" w:cs="Arial"/>
          <w:szCs w:val="24"/>
        </w:rPr>
        <w:t>e</w:t>
      </w:r>
    </w:p>
    <w:p w14:paraId="706E5DA3" w14:textId="77777777" w:rsidR="00C2015A" w:rsidRPr="00C7771C" w:rsidRDefault="00C2015A" w:rsidP="00C2015A">
      <w:pPr>
        <w:ind w:left="233"/>
        <w:rPr>
          <w:rFonts w:eastAsia="Arial" w:cs="Arial"/>
          <w:szCs w:val="24"/>
        </w:rPr>
      </w:pPr>
      <w:r w:rsidRPr="00C7771C">
        <w:rPr>
          <w:rFonts w:eastAsia="Arial" w:cs="Arial"/>
          <w:szCs w:val="24"/>
        </w:rPr>
        <w:t>1</w:t>
      </w:r>
      <w:r w:rsidRPr="00C7771C">
        <w:rPr>
          <w:rFonts w:eastAsia="Arial" w:cs="Arial"/>
          <w:spacing w:val="1"/>
          <w:szCs w:val="24"/>
        </w:rPr>
        <w:t xml:space="preserve"> a</w:t>
      </w:r>
      <w:r w:rsidRPr="00C7771C">
        <w:rPr>
          <w:rFonts w:eastAsia="Arial" w:cs="Arial"/>
          <w:spacing w:val="-1"/>
          <w:szCs w:val="24"/>
        </w:rPr>
        <w:t>p</w:t>
      </w:r>
      <w:r w:rsidRPr="00C7771C">
        <w:rPr>
          <w:rFonts w:eastAsia="Arial" w:cs="Arial"/>
          <w:szCs w:val="24"/>
        </w:rPr>
        <w:t>p</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e</w:t>
      </w:r>
      <w:r w:rsidRPr="00C7771C">
        <w:rPr>
          <w:rFonts w:eastAsia="Arial" w:cs="Arial"/>
          <w:szCs w:val="24"/>
        </w:rPr>
        <w:t>si</w:t>
      </w:r>
      <w:r w:rsidRPr="00C7771C">
        <w:rPr>
          <w:rFonts w:eastAsia="Arial" w:cs="Arial"/>
          <w:spacing w:val="-2"/>
          <w:szCs w:val="24"/>
        </w:rPr>
        <w:t>g</w:t>
      </w:r>
      <w:r w:rsidRPr="00C7771C">
        <w:rPr>
          <w:rFonts w:eastAsia="Arial" w:cs="Arial"/>
          <w:spacing w:val="1"/>
          <w:szCs w:val="24"/>
        </w:rPr>
        <w:t>ne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pacing w:val="1"/>
          <w:szCs w:val="24"/>
        </w:rPr>
        <w:t>pe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te</w:t>
      </w:r>
      <w:r w:rsidRPr="00C7771C">
        <w:rPr>
          <w:rFonts w:eastAsia="Arial" w:cs="Arial"/>
          <w:spacing w:val="6"/>
          <w:szCs w:val="24"/>
        </w:rPr>
        <w:t xml:space="preserve"> </w:t>
      </w:r>
      <w:r w:rsidRPr="00C7771C">
        <w:rPr>
          <w:rFonts w:eastAsia="Arial" w:cs="Arial"/>
          <w:spacing w:val="-3"/>
          <w:szCs w:val="24"/>
        </w:rPr>
        <w:t>w</w:t>
      </w:r>
      <w:r w:rsidRPr="00C7771C">
        <w:rPr>
          <w:rFonts w:eastAsia="Arial" w:cs="Arial"/>
          <w:szCs w:val="24"/>
        </w:rPr>
        <w:t>ith</w:t>
      </w:r>
      <w:r w:rsidRPr="00C7771C">
        <w:rPr>
          <w:rFonts w:eastAsia="Arial" w:cs="Arial"/>
          <w:spacing w:val="1"/>
          <w:szCs w:val="24"/>
        </w:rPr>
        <w:t xml:space="preserve"> </w:t>
      </w:r>
      <w:r w:rsidRPr="00C7771C">
        <w:rPr>
          <w:rFonts w:eastAsia="Arial" w:cs="Arial"/>
          <w:szCs w:val="24"/>
        </w:rPr>
        <w:t>l</w:t>
      </w:r>
      <w:r w:rsidRPr="00C7771C">
        <w:rPr>
          <w:rFonts w:eastAsia="Arial" w:cs="Arial"/>
          <w:spacing w:val="1"/>
          <w:szCs w:val="24"/>
        </w:rPr>
        <w:t>e</w:t>
      </w:r>
      <w:r w:rsidRPr="00C7771C">
        <w:rPr>
          <w:rFonts w:eastAsia="Arial" w:cs="Arial"/>
          <w:szCs w:val="24"/>
        </w:rPr>
        <w:t xml:space="preserve">ss </w:t>
      </w:r>
      <w:r w:rsidRPr="00C7771C">
        <w:rPr>
          <w:rFonts w:eastAsia="Arial" w:cs="Arial"/>
          <w:spacing w:val="-1"/>
          <w:szCs w:val="24"/>
        </w:rPr>
        <w:t>t</w:t>
      </w:r>
      <w:r w:rsidRPr="00C7771C">
        <w:rPr>
          <w:rFonts w:eastAsia="Arial" w:cs="Arial"/>
          <w:spacing w:val="1"/>
          <w:szCs w:val="24"/>
        </w:rPr>
        <w:t>ha</w:t>
      </w:r>
      <w:r w:rsidRPr="00C7771C">
        <w:rPr>
          <w:rFonts w:eastAsia="Arial" w:cs="Arial"/>
          <w:szCs w:val="24"/>
        </w:rPr>
        <w:t>n</w:t>
      </w:r>
      <w:r w:rsidRPr="00C7771C">
        <w:rPr>
          <w:rFonts w:eastAsia="Arial" w:cs="Arial"/>
          <w:spacing w:val="-1"/>
          <w:szCs w:val="24"/>
        </w:rPr>
        <w:t xml:space="preserve"> </w:t>
      </w:r>
      <w:r w:rsidRPr="00C7771C">
        <w:rPr>
          <w:rFonts w:eastAsia="Arial" w:cs="Arial"/>
          <w:szCs w:val="24"/>
        </w:rPr>
        <w:t>5</w:t>
      </w:r>
      <w:r w:rsidRPr="00C7771C">
        <w:rPr>
          <w:rFonts w:eastAsia="Arial" w:cs="Arial"/>
          <w:spacing w:val="1"/>
          <w:szCs w:val="24"/>
        </w:rPr>
        <w:t xml:space="preserve"> 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rs co</w:t>
      </w:r>
      <w:r w:rsidRPr="00C7771C">
        <w:rPr>
          <w:rFonts w:eastAsia="Arial" w:cs="Arial"/>
          <w:spacing w:val="1"/>
          <w:szCs w:val="24"/>
        </w:rPr>
        <w:t>n</w:t>
      </w:r>
      <w:r w:rsidRPr="00C7771C">
        <w:rPr>
          <w:rFonts w:eastAsia="Arial" w:cs="Arial"/>
          <w:szCs w:val="24"/>
        </w:rPr>
        <w:t>c</w:t>
      </w:r>
      <w:r w:rsidRPr="00C7771C">
        <w:rPr>
          <w:rFonts w:eastAsia="Arial" w:cs="Arial"/>
          <w:spacing w:val="1"/>
          <w:szCs w:val="24"/>
        </w:rPr>
        <w:t>u</w:t>
      </w:r>
      <w:r w:rsidRPr="00C7771C">
        <w:rPr>
          <w:rFonts w:eastAsia="Arial" w:cs="Arial"/>
          <w:szCs w:val="24"/>
        </w:rPr>
        <w:t>r</w:t>
      </w:r>
      <w:r w:rsidRPr="00C7771C">
        <w:rPr>
          <w:rFonts w:eastAsia="Arial" w:cs="Arial"/>
          <w:spacing w:val="-1"/>
          <w:szCs w:val="24"/>
        </w:rPr>
        <w:t>re</w:t>
      </w:r>
      <w:r w:rsidRPr="00C7771C">
        <w:rPr>
          <w:rFonts w:eastAsia="Arial" w:cs="Arial"/>
          <w:spacing w:val="1"/>
          <w:szCs w:val="24"/>
        </w:rPr>
        <w:t>n</w:t>
      </w:r>
      <w:r w:rsidRPr="00C7771C">
        <w:rPr>
          <w:rFonts w:eastAsia="Arial" w:cs="Arial"/>
          <w:szCs w:val="24"/>
        </w:rPr>
        <w:t>tly</w:t>
      </w:r>
    </w:p>
    <w:p w14:paraId="550B34EB" w14:textId="77777777" w:rsidR="00C2015A" w:rsidRPr="00C7771C" w:rsidRDefault="00C2015A" w:rsidP="00C2015A">
      <w:pPr>
        <w:ind w:left="233"/>
        <w:rPr>
          <w:rFonts w:eastAsia="Arial" w:cs="Arial"/>
          <w:szCs w:val="24"/>
        </w:rPr>
      </w:pPr>
      <w:r w:rsidRPr="0073048A">
        <w:rPr>
          <w:rFonts w:eastAsia="Arial" w:cs="Arial"/>
          <w:szCs w:val="24"/>
        </w:rPr>
        <w:t>2</w:t>
      </w:r>
      <w:r w:rsidRPr="0073048A">
        <w:rPr>
          <w:rFonts w:eastAsia="Arial" w:cs="Arial"/>
          <w:spacing w:val="1"/>
          <w:szCs w:val="24"/>
        </w:rPr>
        <w:t xml:space="preserve"> a</w:t>
      </w:r>
      <w:r w:rsidRPr="0073048A">
        <w:rPr>
          <w:rFonts w:eastAsia="Arial" w:cs="Arial"/>
          <w:spacing w:val="-1"/>
          <w:szCs w:val="24"/>
        </w:rPr>
        <w:t>p</w:t>
      </w:r>
      <w:r w:rsidRPr="0073048A">
        <w:rPr>
          <w:rFonts w:eastAsia="Arial" w:cs="Arial"/>
          <w:szCs w:val="24"/>
        </w:rPr>
        <w:t>p</w:t>
      </w:r>
      <w:r w:rsidRPr="0073048A">
        <w:rPr>
          <w:rFonts w:eastAsia="Arial" w:cs="Arial"/>
          <w:spacing w:val="1"/>
          <w:szCs w:val="24"/>
        </w:rPr>
        <w:t xml:space="preserve"> </w:t>
      </w:r>
      <w:r w:rsidRPr="0073048A">
        <w:rPr>
          <w:rFonts w:eastAsia="Arial" w:cs="Arial"/>
          <w:spacing w:val="-1"/>
          <w:szCs w:val="24"/>
        </w:rPr>
        <w:t>d</w:t>
      </w:r>
      <w:r w:rsidRPr="0073048A">
        <w:rPr>
          <w:rFonts w:eastAsia="Arial" w:cs="Arial"/>
          <w:spacing w:val="1"/>
          <w:szCs w:val="24"/>
        </w:rPr>
        <w:t>e</w:t>
      </w:r>
      <w:r w:rsidRPr="0073048A">
        <w:rPr>
          <w:rFonts w:eastAsia="Arial" w:cs="Arial"/>
          <w:szCs w:val="24"/>
        </w:rPr>
        <w:t>si</w:t>
      </w:r>
      <w:r w:rsidRPr="0073048A">
        <w:rPr>
          <w:rFonts w:eastAsia="Arial" w:cs="Arial"/>
          <w:spacing w:val="-2"/>
          <w:szCs w:val="24"/>
        </w:rPr>
        <w:t>g</w:t>
      </w:r>
      <w:r w:rsidRPr="0073048A">
        <w:rPr>
          <w:rFonts w:eastAsia="Arial" w:cs="Arial"/>
          <w:spacing w:val="1"/>
          <w:szCs w:val="24"/>
        </w:rPr>
        <w:t>ne</w:t>
      </w:r>
      <w:r w:rsidRPr="0073048A">
        <w:rPr>
          <w:rFonts w:eastAsia="Arial" w:cs="Arial"/>
          <w:szCs w:val="24"/>
        </w:rPr>
        <w:t>d</w:t>
      </w:r>
      <w:r w:rsidRPr="0073048A">
        <w:rPr>
          <w:rFonts w:eastAsia="Arial" w:cs="Arial"/>
          <w:spacing w:val="1"/>
          <w:szCs w:val="24"/>
        </w:rPr>
        <w:t xml:space="preserve"> </w:t>
      </w:r>
      <w:r w:rsidRPr="0073048A">
        <w:rPr>
          <w:rFonts w:eastAsia="Arial" w:cs="Arial"/>
          <w:spacing w:val="-1"/>
          <w:szCs w:val="24"/>
        </w:rPr>
        <w:t>t</w:t>
      </w:r>
      <w:r w:rsidRPr="0073048A">
        <w:rPr>
          <w:rFonts w:eastAsia="Arial" w:cs="Arial"/>
          <w:szCs w:val="24"/>
        </w:rPr>
        <w:t>o</w:t>
      </w:r>
      <w:r w:rsidRPr="0073048A">
        <w:rPr>
          <w:rFonts w:eastAsia="Arial" w:cs="Arial"/>
          <w:spacing w:val="1"/>
          <w:szCs w:val="24"/>
        </w:rPr>
        <w:t xml:space="preserve"> </w:t>
      </w:r>
      <w:r w:rsidRPr="0073048A">
        <w:rPr>
          <w:rFonts w:eastAsia="Arial" w:cs="Arial"/>
          <w:spacing w:val="-1"/>
          <w:szCs w:val="24"/>
        </w:rPr>
        <w:t>o</w:t>
      </w:r>
      <w:r w:rsidRPr="0073048A">
        <w:rPr>
          <w:rFonts w:eastAsia="Arial" w:cs="Arial"/>
          <w:spacing w:val="1"/>
          <w:szCs w:val="24"/>
        </w:rPr>
        <w:t>pe</w:t>
      </w:r>
      <w:r w:rsidRPr="0073048A">
        <w:rPr>
          <w:rFonts w:eastAsia="Arial" w:cs="Arial"/>
          <w:spacing w:val="-3"/>
          <w:szCs w:val="24"/>
        </w:rPr>
        <w:t>r</w:t>
      </w:r>
      <w:r w:rsidRPr="0073048A">
        <w:rPr>
          <w:rFonts w:eastAsia="Arial" w:cs="Arial"/>
          <w:spacing w:val="1"/>
          <w:szCs w:val="24"/>
        </w:rPr>
        <w:t>a</w:t>
      </w:r>
      <w:r w:rsidRPr="0073048A">
        <w:rPr>
          <w:rFonts w:eastAsia="Arial" w:cs="Arial"/>
          <w:szCs w:val="24"/>
        </w:rPr>
        <w:t>te</w:t>
      </w:r>
      <w:r w:rsidRPr="0073048A">
        <w:rPr>
          <w:rFonts w:eastAsia="Arial" w:cs="Arial"/>
          <w:spacing w:val="6"/>
          <w:szCs w:val="24"/>
        </w:rPr>
        <w:t xml:space="preserve"> </w:t>
      </w:r>
      <w:r w:rsidRPr="0073048A">
        <w:rPr>
          <w:rFonts w:eastAsia="Arial" w:cs="Arial"/>
          <w:spacing w:val="-3"/>
          <w:szCs w:val="24"/>
        </w:rPr>
        <w:t>w</w:t>
      </w:r>
      <w:r w:rsidRPr="0073048A">
        <w:rPr>
          <w:rFonts w:eastAsia="Arial" w:cs="Arial"/>
          <w:szCs w:val="24"/>
        </w:rPr>
        <w:t>ith</w:t>
      </w:r>
      <w:r w:rsidRPr="0073048A">
        <w:rPr>
          <w:rFonts w:eastAsia="Arial" w:cs="Arial"/>
          <w:spacing w:val="2"/>
          <w:szCs w:val="24"/>
        </w:rPr>
        <w:t xml:space="preserve"> </w:t>
      </w:r>
      <w:r w:rsidRPr="0073048A">
        <w:rPr>
          <w:rFonts w:eastAsia="Arial" w:cs="Arial"/>
          <w:szCs w:val="24"/>
        </w:rPr>
        <w:t>less</w:t>
      </w:r>
      <w:r w:rsidRPr="0073048A">
        <w:rPr>
          <w:rFonts w:eastAsia="Arial" w:cs="Arial"/>
          <w:spacing w:val="1"/>
          <w:szCs w:val="24"/>
        </w:rPr>
        <w:t xml:space="preserve"> </w:t>
      </w:r>
      <w:r w:rsidRPr="0073048A">
        <w:rPr>
          <w:rFonts w:eastAsia="Arial" w:cs="Arial"/>
          <w:spacing w:val="-2"/>
          <w:szCs w:val="24"/>
        </w:rPr>
        <w:t>t</w:t>
      </w:r>
      <w:r w:rsidRPr="0073048A">
        <w:rPr>
          <w:rFonts w:eastAsia="Arial" w:cs="Arial"/>
          <w:spacing w:val="1"/>
          <w:szCs w:val="24"/>
        </w:rPr>
        <w:t>ha</w:t>
      </w:r>
      <w:r w:rsidRPr="0073048A">
        <w:rPr>
          <w:rFonts w:eastAsia="Arial" w:cs="Arial"/>
          <w:szCs w:val="24"/>
        </w:rPr>
        <w:t>n</w:t>
      </w:r>
      <w:r w:rsidRPr="0073048A">
        <w:rPr>
          <w:rFonts w:eastAsia="Arial" w:cs="Arial"/>
          <w:spacing w:val="-1"/>
          <w:szCs w:val="24"/>
        </w:rPr>
        <w:t xml:space="preserve"> </w:t>
      </w:r>
      <w:r w:rsidRPr="0073048A">
        <w:rPr>
          <w:rFonts w:eastAsia="Arial" w:cs="Arial"/>
          <w:spacing w:val="1"/>
          <w:szCs w:val="24"/>
        </w:rPr>
        <w:t>5</w:t>
      </w:r>
      <w:r w:rsidRPr="0073048A">
        <w:rPr>
          <w:rFonts w:eastAsia="Arial" w:cs="Arial"/>
          <w:szCs w:val="24"/>
        </w:rPr>
        <w:t>0</w:t>
      </w:r>
      <w:r w:rsidRPr="0073048A">
        <w:rPr>
          <w:rFonts w:eastAsia="Arial" w:cs="Arial"/>
          <w:spacing w:val="-1"/>
          <w:szCs w:val="24"/>
        </w:rPr>
        <w:t xml:space="preserve"> u</w:t>
      </w:r>
      <w:r w:rsidRPr="0073048A">
        <w:rPr>
          <w:rFonts w:eastAsia="Arial" w:cs="Arial"/>
          <w:szCs w:val="24"/>
        </w:rPr>
        <w:t>s</w:t>
      </w:r>
      <w:r w:rsidRPr="0073048A">
        <w:rPr>
          <w:rFonts w:eastAsia="Arial" w:cs="Arial"/>
          <w:spacing w:val="1"/>
          <w:szCs w:val="24"/>
        </w:rPr>
        <w:t>e</w:t>
      </w:r>
      <w:r w:rsidRPr="0073048A">
        <w:rPr>
          <w:rFonts w:eastAsia="Arial" w:cs="Arial"/>
          <w:szCs w:val="24"/>
        </w:rPr>
        <w:t>rs co</w:t>
      </w:r>
      <w:r w:rsidRPr="0073048A">
        <w:rPr>
          <w:rFonts w:eastAsia="Arial" w:cs="Arial"/>
          <w:spacing w:val="1"/>
          <w:szCs w:val="24"/>
        </w:rPr>
        <w:t>n</w:t>
      </w:r>
      <w:r w:rsidRPr="0073048A">
        <w:rPr>
          <w:rFonts w:eastAsia="Arial" w:cs="Arial"/>
          <w:szCs w:val="24"/>
        </w:rPr>
        <w:t>c</w:t>
      </w:r>
      <w:r w:rsidRPr="0073048A">
        <w:rPr>
          <w:rFonts w:eastAsia="Arial" w:cs="Arial"/>
          <w:spacing w:val="1"/>
          <w:szCs w:val="24"/>
        </w:rPr>
        <w:t>u</w:t>
      </w:r>
      <w:r w:rsidRPr="0073048A">
        <w:rPr>
          <w:rFonts w:eastAsia="Arial" w:cs="Arial"/>
          <w:szCs w:val="24"/>
        </w:rPr>
        <w:t>r</w:t>
      </w:r>
      <w:r w:rsidRPr="0073048A">
        <w:rPr>
          <w:rFonts w:eastAsia="Arial" w:cs="Arial"/>
          <w:spacing w:val="-1"/>
          <w:szCs w:val="24"/>
        </w:rPr>
        <w:t>re</w:t>
      </w:r>
      <w:r w:rsidRPr="0073048A">
        <w:rPr>
          <w:rFonts w:eastAsia="Arial" w:cs="Arial"/>
          <w:spacing w:val="1"/>
          <w:szCs w:val="24"/>
        </w:rPr>
        <w:t>n</w:t>
      </w:r>
      <w:r w:rsidRPr="0073048A">
        <w:rPr>
          <w:rFonts w:eastAsia="Arial" w:cs="Arial"/>
          <w:szCs w:val="24"/>
        </w:rPr>
        <w:t>tly</w:t>
      </w:r>
    </w:p>
    <w:p w14:paraId="29F9FB35"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3</w:t>
      </w:r>
      <w:r w:rsidRPr="00C7771C">
        <w:rPr>
          <w:rFonts w:eastAsia="Arial" w:cs="Arial"/>
          <w:spacing w:val="1"/>
          <w:szCs w:val="24"/>
        </w:rPr>
        <w:t xml:space="preserve"> a</w:t>
      </w:r>
      <w:r w:rsidRPr="00C7771C">
        <w:rPr>
          <w:rFonts w:eastAsia="Arial" w:cs="Arial"/>
          <w:spacing w:val="-1"/>
          <w:szCs w:val="24"/>
        </w:rPr>
        <w:t>p</w:t>
      </w:r>
      <w:r w:rsidRPr="00C7771C">
        <w:rPr>
          <w:rFonts w:eastAsia="Arial" w:cs="Arial"/>
          <w:szCs w:val="24"/>
        </w:rPr>
        <w:t>p</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e</w:t>
      </w:r>
      <w:r w:rsidRPr="00C7771C">
        <w:rPr>
          <w:rFonts w:eastAsia="Arial" w:cs="Arial"/>
          <w:szCs w:val="24"/>
        </w:rPr>
        <w:t>si</w:t>
      </w:r>
      <w:r w:rsidRPr="00C7771C">
        <w:rPr>
          <w:rFonts w:eastAsia="Arial" w:cs="Arial"/>
          <w:spacing w:val="-2"/>
          <w:szCs w:val="24"/>
        </w:rPr>
        <w:t>g</w:t>
      </w:r>
      <w:r w:rsidRPr="00C7771C">
        <w:rPr>
          <w:rFonts w:eastAsia="Arial" w:cs="Arial"/>
          <w:spacing w:val="1"/>
          <w:szCs w:val="24"/>
        </w:rPr>
        <w:t>ne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pacing w:val="1"/>
          <w:szCs w:val="24"/>
        </w:rPr>
        <w:t>pe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te</w:t>
      </w:r>
      <w:r w:rsidRPr="00C7771C">
        <w:rPr>
          <w:rFonts w:eastAsia="Arial" w:cs="Arial"/>
          <w:spacing w:val="6"/>
          <w:szCs w:val="24"/>
        </w:rPr>
        <w:t xml:space="preserve"> </w:t>
      </w:r>
      <w:r w:rsidRPr="00C7771C">
        <w:rPr>
          <w:rFonts w:eastAsia="Arial" w:cs="Arial"/>
          <w:spacing w:val="-3"/>
          <w:szCs w:val="24"/>
        </w:rPr>
        <w:t>w</w:t>
      </w:r>
      <w:r w:rsidRPr="00C7771C">
        <w:rPr>
          <w:rFonts w:eastAsia="Arial" w:cs="Arial"/>
          <w:szCs w:val="24"/>
        </w:rPr>
        <w:t>ith</w:t>
      </w:r>
      <w:r w:rsidRPr="00C7771C">
        <w:rPr>
          <w:rFonts w:eastAsia="Arial" w:cs="Arial"/>
          <w:spacing w:val="1"/>
          <w:szCs w:val="24"/>
        </w:rPr>
        <w:t xml:space="preserve"> </w:t>
      </w:r>
      <w:r w:rsidRPr="00C7771C">
        <w:rPr>
          <w:rFonts w:eastAsia="Arial" w:cs="Arial"/>
          <w:szCs w:val="24"/>
        </w:rPr>
        <w:t>l</w:t>
      </w:r>
      <w:r w:rsidRPr="00C7771C">
        <w:rPr>
          <w:rFonts w:eastAsia="Arial" w:cs="Arial"/>
          <w:spacing w:val="1"/>
          <w:szCs w:val="24"/>
        </w:rPr>
        <w:t>e</w:t>
      </w:r>
      <w:r w:rsidRPr="00C7771C">
        <w:rPr>
          <w:rFonts w:eastAsia="Arial" w:cs="Arial"/>
          <w:szCs w:val="24"/>
        </w:rPr>
        <w:t xml:space="preserve">ss </w:t>
      </w:r>
      <w:r w:rsidRPr="00C7771C">
        <w:rPr>
          <w:rFonts w:eastAsia="Arial" w:cs="Arial"/>
          <w:spacing w:val="-1"/>
          <w:szCs w:val="24"/>
        </w:rPr>
        <w:t>t</w:t>
      </w:r>
      <w:r w:rsidRPr="00C7771C">
        <w:rPr>
          <w:rFonts w:eastAsia="Arial" w:cs="Arial"/>
          <w:spacing w:val="1"/>
          <w:szCs w:val="24"/>
        </w:rPr>
        <w:t>ha</w:t>
      </w:r>
      <w:r w:rsidRPr="00C7771C">
        <w:rPr>
          <w:rFonts w:eastAsia="Arial" w:cs="Arial"/>
          <w:szCs w:val="24"/>
        </w:rPr>
        <w:t>n</w:t>
      </w:r>
      <w:r w:rsidRPr="00C7771C">
        <w:rPr>
          <w:rFonts w:eastAsia="Arial" w:cs="Arial"/>
          <w:spacing w:val="-1"/>
          <w:szCs w:val="24"/>
        </w:rPr>
        <w:t xml:space="preserve"> </w:t>
      </w:r>
      <w:r w:rsidRPr="00C7771C">
        <w:rPr>
          <w:rFonts w:eastAsia="Arial" w:cs="Arial"/>
          <w:spacing w:val="1"/>
          <w:szCs w:val="24"/>
        </w:rPr>
        <w:t>1</w:t>
      </w:r>
      <w:r w:rsidRPr="00C7771C">
        <w:rPr>
          <w:rFonts w:eastAsia="Arial" w:cs="Arial"/>
          <w:spacing w:val="-1"/>
          <w:szCs w:val="24"/>
        </w:rPr>
        <w:t>0</w:t>
      </w:r>
      <w:r w:rsidRPr="00C7771C">
        <w:rPr>
          <w:rFonts w:eastAsia="Arial" w:cs="Arial"/>
          <w:szCs w:val="24"/>
        </w:rPr>
        <w:t>0</w:t>
      </w:r>
      <w:r w:rsidRPr="00C7771C">
        <w:rPr>
          <w:rFonts w:eastAsia="Arial" w:cs="Arial"/>
          <w:spacing w:val="-1"/>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rs co</w:t>
      </w:r>
      <w:r w:rsidRPr="00C7771C">
        <w:rPr>
          <w:rFonts w:eastAsia="Arial" w:cs="Arial"/>
          <w:spacing w:val="1"/>
          <w:szCs w:val="24"/>
        </w:rPr>
        <w:t>n</w:t>
      </w:r>
      <w:r w:rsidRPr="00C7771C">
        <w:rPr>
          <w:rFonts w:eastAsia="Arial" w:cs="Arial"/>
          <w:spacing w:val="-2"/>
          <w:szCs w:val="24"/>
        </w:rPr>
        <w:t>c</w:t>
      </w:r>
      <w:r w:rsidRPr="00C7771C">
        <w:rPr>
          <w:rFonts w:eastAsia="Arial" w:cs="Arial"/>
          <w:spacing w:val="1"/>
          <w:szCs w:val="24"/>
        </w:rPr>
        <w:t>u</w:t>
      </w:r>
      <w:r w:rsidRPr="00C7771C">
        <w:rPr>
          <w:rFonts w:eastAsia="Arial" w:cs="Arial"/>
          <w:szCs w:val="24"/>
        </w:rPr>
        <w:t>r</w:t>
      </w:r>
      <w:r w:rsidRPr="00C7771C">
        <w:rPr>
          <w:rFonts w:eastAsia="Arial" w:cs="Arial"/>
          <w:spacing w:val="-1"/>
          <w:szCs w:val="24"/>
        </w:rPr>
        <w:t>r</w:t>
      </w:r>
      <w:r w:rsidRPr="00C7771C">
        <w:rPr>
          <w:rFonts w:eastAsia="Arial" w:cs="Arial"/>
          <w:spacing w:val="1"/>
          <w:szCs w:val="24"/>
        </w:rPr>
        <w:t>en</w:t>
      </w:r>
      <w:r w:rsidRPr="00C7771C">
        <w:rPr>
          <w:rFonts w:eastAsia="Arial" w:cs="Arial"/>
          <w:szCs w:val="24"/>
        </w:rPr>
        <w:t>tly</w:t>
      </w:r>
    </w:p>
    <w:p w14:paraId="7626DFF1" w14:textId="77777777" w:rsidR="00C2015A" w:rsidRPr="00C7771C" w:rsidRDefault="00C2015A" w:rsidP="00C2015A">
      <w:pPr>
        <w:ind w:left="233"/>
        <w:rPr>
          <w:rFonts w:eastAsia="Arial" w:cs="Arial"/>
          <w:szCs w:val="24"/>
        </w:rPr>
      </w:pPr>
      <w:r w:rsidRPr="0073048A">
        <w:rPr>
          <w:rFonts w:eastAsia="Arial" w:cs="Arial"/>
          <w:szCs w:val="24"/>
        </w:rPr>
        <w:t>4</w:t>
      </w:r>
      <w:r w:rsidRPr="0073048A">
        <w:rPr>
          <w:rFonts w:eastAsia="Arial" w:cs="Arial"/>
          <w:spacing w:val="2"/>
          <w:szCs w:val="24"/>
        </w:rPr>
        <w:t xml:space="preserve"> </w:t>
      </w:r>
      <w:r w:rsidRPr="0073048A">
        <w:rPr>
          <w:rFonts w:eastAsia="Arial" w:cs="Arial"/>
          <w:spacing w:val="1"/>
          <w:szCs w:val="24"/>
        </w:rPr>
        <w:t>a</w:t>
      </w:r>
      <w:r w:rsidRPr="0073048A">
        <w:rPr>
          <w:rFonts w:eastAsia="Arial" w:cs="Arial"/>
          <w:spacing w:val="-1"/>
          <w:szCs w:val="24"/>
        </w:rPr>
        <w:t>p</w:t>
      </w:r>
      <w:r w:rsidRPr="0073048A">
        <w:rPr>
          <w:rFonts w:eastAsia="Arial" w:cs="Arial"/>
          <w:szCs w:val="24"/>
        </w:rPr>
        <w:t>p</w:t>
      </w:r>
      <w:r w:rsidRPr="0073048A">
        <w:rPr>
          <w:rFonts w:eastAsia="Arial" w:cs="Arial"/>
          <w:spacing w:val="1"/>
          <w:szCs w:val="24"/>
        </w:rPr>
        <w:t xml:space="preserve"> </w:t>
      </w:r>
      <w:r w:rsidRPr="0073048A">
        <w:rPr>
          <w:rFonts w:eastAsia="Arial" w:cs="Arial"/>
          <w:spacing w:val="-1"/>
          <w:szCs w:val="24"/>
        </w:rPr>
        <w:t>d</w:t>
      </w:r>
      <w:r w:rsidRPr="0073048A">
        <w:rPr>
          <w:rFonts w:eastAsia="Arial" w:cs="Arial"/>
          <w:spacing w:val="1"/>
          <w:szCs w:val="24"/>
        </w:rPr>
        <w:t>e</w:t>
      </w:r>
      <w:r w:rsidRPr="0073048A">
        <w:rPr>
          <w:rFonts w:eastAsia="Arial" w:cs="Arial"/>
          <w:szCs w:val="24"/>
        </w:rPr>
        <w:t>si</w:t>
      </w:r>
      <w:r w:rsidRPr="0073048A">
        <w:rPr>
          <w:rFonts w:eastAsia="Arial" w:cs="Arial"/>
          <w:spacing w:val="-2"/>
          <w:szCs w:val="24"/>
        </w:rPr>
        <w:t>g</w:t>
      </w:r>
      <w:r w:rsidRPr="0073048A">
        <w:rPr>
          <w:rFonts w:eastAsia="Arial" w:cs="Arial"/>
          <w:spacing w:val="1"/>
          <w:szCs w:val="24"/>
        </w:rPr>
        <w:t>ne</w:t>
      </w:r>
      <w:r w:rsidRPr="0073048A">
        <w:rPr>
          <w:rFonts w:eastAsia="Arial" w:cs="Arial"/>
          <w:szCs w:val="24"/>
        </w:rPr>
        <w:t>d</w:t>
      </w:r>
      <w:r w:rsidRPr="0073048A">
        <w:rPr>
          <w:rFonts w:eastAsia="Arial" w:cs="Arial"/>
          <w:spacing w:val="1"/>
          <w:szCs w:val="24"/>
        </w:rPr>
        <w:t xml:space="preserve"> </w:t>
      </w:r>
      <w:r w:rsidRPr="0073048A">
        <w:rPr>
          <w:rFonts w:eastAsia="Arial" w:cs="Arial"/>
          <w:spacing w:val="-1"/>
          <w:szCs w:val="24"/>
        </w:rPr>
        <w:t>t</w:t>
      </w:r>
      <w:r w:rsidRPr="0073048A">
        <w:rPr>
          <w:rFonts w:eastAsia="Arial" w:cs="Arial"/>
          <w:szCs w:val="24"/>
        </w:rPr>
        <w:t>o</w:t>
      </w:r>
      <w:r w:rsidRPr="0073048A">
        <w:rPr>
          <w:rFonts w:eastAsia="Arial" w:cs="Arial"/>
          <w:spacing w:val="1"/>
          <w:szCs w:val="24"/>
        </w:rPr>
        <w:t xml:space="preserve"> </w:t>
      </w:r>
      <w:r w:rsidRPr="0073048A">
        <w:rPr>
          <w:rFonts w:eastAsia="Arial" w:cs="Arial"/>
          <w:spacing w:val="-1"/>
          <w:szCs w:val="24"/>
        </w:rPr>
        <w:t>o</w:t>
      </w:r>
      <w:r w:rsidRPr="0073048A">
        <w:rPr>
          <w:rFonts w:eastAsia="Arial" w:cs="Arial"/>
          <w:spacing w:val="1"/>
          <w:szCs w:val="24"/>
        </w:rPr>
        <w:t>pe</w:t>
      </w:r>
      <w:r w:rsidRPr="0073048A">
        <w:rPr>
          <w:rFonts w:eastAsia="Arial" w:cs="Arial"/>
          <w:spacing w:val="-3"/>
          <w:szCs w:val="24"/>
        </w:rPr>
        <w:t>r</w:t>
      </w:r>
      <w:r w:rsidRPr="0073048A">
        <w:rPr>
          <w:rFonts w:eastAsia="Arial" w:cs="Arial"/>
          <w:spacing w:val="1"/>
          <w:szCs w:val="24"/>
        </w:rPr>
        <w:t>a</w:t>
      </w:r>
      <w:r w:rsidRPr="0073048A">
        <w:rPr>
          <w:rFonts w:eastAsia="Arial" w:cs="Arial"/>
          <w:szCs w:val="24"/>
        </w:rPr>
        <w:t>te</w:t>
      </w:r>
      <w:r w:rsidRPr="0073048A">
        <w:rPr>
          <w:rFonts w:eastAsia="Arial" w:cs="Arial"/>
          <w:spacing w:val="5"/>
          <w:szCs w:val="24"/>
        </w:rPr>
        <w:t xml:space="preserve"> </w:t>
      </w:r>
      <w:r w:rsidRPr="0073048A">
        <w:rPr>
          <w:rFonts w:eastAsia="Arial" w:cs="Arial"/>
          <w:spacing w:val="-3"/>
          <w:szCs w:val="24"/>
        </w:rPr>
        <w:t>w</w:t>
      </w:r>
      <w:r w:rsidRPr="0073048A">
        <w:rPr>
          <w:rFonts w:eastAsia="Arial" w:cs="Arial"/>
          <w:szCs w:val="24"/>
        </w:rPr>
        <w:t>ith</w:t>
      </w:r>
      <w:r w:rsidRPr="0073048A">
        <w:rPr>
          <w:rFonts w:eastAsia="Arial" w:cs="Arial"/>
          <w:spacing w:val="1"/>
          <w:szCs w:val="24"/>
        </w:rPr>
        <w:t xml:space="preserve"> </w:t>
      </w:r>
      <w:r w:rsidRPr="0073048A">
        <w:rPr>
          <w:rFonts w:eastAsia="Arial" w:cs="Arial"/>
          <w:szCs w:val="24"/>
        </w:rPr>
        <w:t>l</w:t>
      </w:r>
      <w:r w:rsidRPr="0073048A">
        <w:rPr>
          <w:rFonts w:eastAsia="Arial" w:cs="Arial"/>
          <w:spacing w:val="1"/>
          <w:szCs w:val="24"/>
        </w:rPr>
        <w:t>e</w:t>
      </w:r>
      <w:r w:rsidRPr="0073048A">
        <w:rPr>
          <w:rFonts w:eastAsia="Arial" w:cs="Arial"/>
          <w:szCs w:val="24"/>
        </w:rPr>
        <w:t xml:space="preserve">ss </w:t>
      </w:r>
      <w:r w:rsidRPr="0073048A">
        <w:rPr>
          <w:rFonts w:eastAsia="Arial" w:cs="Arial"/>
          <w:spacing w:val="-1"/>
          <w:szCs w:val="24"/>
        </w:rPr>
        <w:t>t</w:t>
      </w:r>
      <w:r w:rsidRPr="0073048A">
        <w:rPr>
          <w:rFonts w:eastAsia="Arial" w:cs="Arial"/>
          <w:spacing w:val="1"/>
          <w:szCs w:val="24"/>
        </w:rPr>
        <w:t>ha</w:t>
      </w:r>
      <w:r w:rsidRPr="0073048A">
        <w:rPr>
          <w:rFonts w:eastAsia="Arial" w:cs="Arial"/>
          <w:szCs w:val="24"/>
        </w:rPr>
        <w:t>n</w:t>
      </w:r>
      <w:r w:rsidRPr="0073048A">
        <w:rPr>
          <w:rFonts w:eastAsia="Arial" w:cs="Arial"/>
          <w:spacing w:val="-1"/>
          <w:szCs w:val="24"/>
        </w:rPr>
        <w:t xml:space="preserve"> </w:t>
      </w:r>
      <w:r w:rsidRPr="0073048A">
        <w:rPr>
          <w:rFonts w:eastAsia="Arial" w:cs="Arial"/>
          <w:spacing w:val="1"/>
          <w:szCs w:val="24"/>
        </w:rPr>
        <w:t>1</w:t>
      </w:r>
      <w:r w:rsidRPr="0073048A">
        <w:rPr>
          <w:rFonts w:eastAsia="Arial" w:cs="Arial"/>
          <w:spacing w:val="-1"/>
          <w:szCs w:val="24"/>
        </w:rPr>
        <w:t>0</w:t>
      </w:r>
      <w:r w:rsidRPr="0073048A">
        <w:rPr>
          <w:rFonts w:eastAsia="Arial" w:cs="Arial"/>
          <w:spacing w:val="1"/>
          <w:szCs w:val="24"/>
        </w:rPr>
        <w:t>0</w:t>
      </w:r>
      <w:r w:rsidRPr="0073048A">
        <w:rPr>
          <w:rFonts w:eastAsia="Arial" w:cs="Arial"/>
          <w:szCs w:val="24"/>
        </w:rPr>
        <w:t>0</w:t>
      </w:r>
      <w:r w:rsidRPr="0073048A">
        <w:rPr>
          <w:rFonts w:eastAsia="Arial" w:cs="Arial"/>
          <w:spacing w:val="-1"/>
          <w:szCs w:val="24"/>
        </w:rPr>
        <w:t xml:space="preserve"> </w:t>
      </w:r>
      <w:r w:rsidRPr="0073048A">
        <w:rPr>
          <w:rFonts w:eastAsia="Arial" w:cs="Arial"/>
          <w:spacing w:val="1"/>
          <w:szCs w:val="24"/>
        </w:rPr>
        <w:t>u</w:t>
      </w:r>
      <w:r w:rsidRPr="0073048A">
        <w:rPr>
          <w:rFonts w:eastAsia="Arial" w:cs="Arial"/>
          <w:szCs w:val="24"/>
        </w:rPr>
        <w:t>s</w:t>
      </w:r>
      <w:r w:rsidRPr="0073048A">
        <w:rPr>
          <w:rFonts w:eastAsia="Arial" w:cs="Arial"/>
          <w:spacing w:val="1"/>
          <w:szCs w:val="24"/>
        </w:rPr>
        <w:t>e</w:t>
      </w:r>
      <w:r w:rsidRPr="0073048A">
        <w:rPr>
          <w:rFonts w:eastAsia="Arial" w:cs="Arial"/>
          <w:szCs w:val="24"/>
        </w:rPr>
        <w:t>rs c</w:t>
      </w:r>
      <w:r w:rsidRPr="0073048A">
        <w:rPr>
          <w:rFonts w:eastAsia="Arial" w:cs="Arial"/>
          <w:spacing w:val="-2"/>
          <w:szCs w:val="24"/>
        </w:rPr>
        <w:t>o</w:t>
      </w:r>
      <w:r w:rsidRPr="0073048A">
        <w:rPr>
          <w:rFonts w:eastAsia="Arial" w:cs="Arial"/>
          <w:spacing w:val="1"/>
          <w:szCs w:val="24"/>
        </w:rPr>
        <w:t>n</w:t>
      </w:r>
      <w:r w:rsidRPr="0073048A">
        <w:rPr>
          <w:rFonts w:eastAsia="Arial" w:cs="Arial"/>
          <w:szCs w:val="24"/>
        </w:rPr>
        <w:t>c</w:t>
      </w:r>
      <w:r w:rsidRPr="0073048A">
        <w:rPr>
          <w:rFonts w:eastAsia="Arial" w:cs="Arial"/>
          <w:spacing w:val="1"/>
          <w:szCs w:val="24"/>
        </w:rPr>
        <w:t>u</w:t>
      </w:r>
      <w:r w:rsidRPr="0073048A">
        <w:rPr>
          <w:rFonts w:eastAsia="Arial" w:cs="Arial"/>
          <w:szCs w:val="24"/>
        </w:rPr>
        <w:t>r</w:t>
      </w:r>
      <w:r w:rsidRPr="0073048A">
        <w:rPr>
          <w:rFonts w:eastAsia="Arial" w:cs="Arial"/>
          <w:spacing w:val="-1"/>
          <w:szCs w:val="24"/>
        </w:rPr>
        <w:t>r</w:t>
      </w:r>
      <w:r w:rsidRPr="0073048A">
        <w:rPr>
          <w:rFonts w:eastAsia="Arial" w:cs="Arial"/>
          <w:spacing w:val="1"/>
          <w:szCs w:val="24"/>
        </w:rPr>
        <w:t>en</w:t>
      </w:r>
      <w:r w:rsidRPr="0073048A">
        <w:rPr>
          <w:rFonts w:eastAsia="Arial" w:cs="Arial"/>
          <w:szCs w:val="24"/>
        </w:rPr>
        <w:t>tly</w:t>
      </w:r>
    </w:p>
    <w:p w14:paraId="4C6A0986" w14:textId="77777777" w:rsidR="00C2015A" w:rsidRPr="00C7771C" w:rsidRDefault="00C2015A" w:rsidP="00C2015A">
      <w:pPr>
        <w:spacing w:line="260" w:lineRule="exact"/>
        <w:ind w:left="233"/>
        <w:rPr>
          <w:rFonts w:eastAsia="Arial" w:cs="Arial"/>
          <w:szCs w:val="24"/>
        </w:rPr>
      </w:pPr>
      <w:r w:rsidRPr="00C7771C">
        <w:rPr>
          <w:rFonts w:eastAsia="Arial" w:cs="Arial"/>
          <w:position w:val="-1"/>
          <w:szCs w:val="24"/>
        </w:rPr>
        <w:t>5</w:t>
      </w:r>
      <w:r w:rsidRPr="00C7771C">
        <w:rPr>
          <w:rFonts w:eastAsia="Arial" w:cs="Arial"/>
          <w:spacing w:val="2"/>
          <w:position w:val="-1"/>
          <w:szCs w:val="24"/>
        </w:rPr>
        <w:t xml:space="preserve"> </w:t>
      </w:r>
      <w:r w:rsidRPr="00C7771C">
        <w:rPr>
          <w:rFonts w:eastAsia="Arial" w:cs="Arial"/>
          <w:spacing w:val="1"/>
          <w:position w:val="-1"/>
          <w:szCs w:val="24"/>
        </w:rPr>
        <w:t>a</w:t>
      </w:r>
      <w:r w:rsidRPr="00C7771C">
        <w:rPr>
          <w:rFonts w:eastAsia="Arial" w:cs="Arial"/>
          <w:spacing w:val="-1"/>
          <w:position w:val="-1"/>
          <w:szCs w:val="24"/>
        </w:rPr>
        <w:t>p</w:t>
      </w:r>
      <w:r w:rsidRPr="00C7771C">
        <w:rPr>
          <w:rFonts w:eastAsia="Arial" w:cs="Arial"/>
          <w:position w:val="-1"/>
          <w:szCs w:val="24"/>
        </w:rPr>
        <w:t>p</w:t>
      </w:r>
      <w:r w:rsidRPr="00C7771C">
        <w:rPr>
          <w:rFonts w:eastAsia="Arial" w:cs="Arial"/>
          <w:spacing w:val="1"/>
          <w:position w:val="-1"/>
          <w:szCs w:val="24"/>
        </w:rPr>
        <w:t xml:space="preserve"> </w:t>
      </w:r>
      <w:r w:rsidRPr="00C7771C">
        <w:rPr>
          <w:rFonts w:eastAsia="Arial" w:cs="Arial"/>
          <w:spacing w:val="-1"/>
          <w:position w:val="-1"/>
          <w:szCs w:val="24"/>
        </w:rPr>
        <w:t>d</w:t>
      </w:r>
      <w:r w:rsidRPr="00C7771C">
        <w:rPr>
          <w:rFonts w:eastAsia="Arial" w:cs="Arial"/>
          <w:spacing w:val="1"/>
          <w:position w:val="-1"/>
          <w:szCs w:val="24"/>
        </w:rPr>
        <w:t>e</w:t>
      </w:r>
      <w:r w:rsidRPr="00C7771C">
        <w:rPr>
          <w:rFonts w:eastAsia="Arial" w:cs="Arial"/>
          <w:position w:val="-1"/>
          <w:szCs w:val="24"/>
        </w:rPr>
        <w:t>si</w:t>
      </w:r>
      <w:r w:rsidRPr="00C7771C">
        <w:rPr>
          <w:rFonts w:eastAsia="Arial" w:cs="Arial"/>
          <w:spacing w:val="-2"/>
          <w:position w:val="-1"/>
          <w:szCs w:val="24"/>
        </w:rPr>
        <w:t>g</w:t>
      </w:r>
      <w:r w:rsidRPr="00C7771C">
        <w:rPr>
          <w:rFonts w:eastAsia="Arial" w:cs="Arial"/>
          <w:spacing w:val="1"/>
          <w:position w:val="-1"/>
          <w:szCs w:val="24"/>
        </w:rPr>
        <w:t>ne</w:t>
      </w:r>
      <w:r w:rsidRPr="00C7771C">
        <w:rPr>
          <w:rFonts w:eastAsia="Arial" w:cs="Arial"/>
          <w:position w:val="-1"/>
          <w:szCs w:val="24"/>
        </w:rPr>
        <w:t>d</w:t>
      </w:r>
      <w:r w:rsidRPr="00C7771C">
        <w:rPr>
          <w:rFonts w:eastAsia="Arial" w:cs="Arial"/>
          <w:spacing w:val="1"/>
          <w:position w:val="-1"/>
          <w:szCs w:val="24"/>
        </w:rPr>
        <w:t xml:space="preserve"> </w:t>
      </w:r>
      <w:r w:rsidRPr="00C7771C">
        <w:rPr>
          <w:rFonts w:eastAsia="Arial" w:cs="Arial"/>
          <w:spacing w:val="-1"/>
          <w:position w:val="-1"/>
          <w:szCs w:val="24"/>
        </w:rPr>
        <w:t>t</w:t>
      </w:r>
      <w:r w:rsidRPr="00C7771C">
        <w:rPr>
          <w:rFonts w:eastAsia="Arial" w:cs="Arial"/>
          <w:position w:val="-1"/>
          <w:szCs w:val="24"/>
        </w:rPr>
        <w:t>o</w:t>
      </w:r>
      <w:r w:rsidRPr="00C7771C">
        <w:rPr>
          <w:rFonts w:eastAsia="Arial" w:cs="Arial"/>
          <w:spacing w:val="1"/>
          <w:position w:val="-1"/>
          <w:szCs w:val="24"/>
        </w:rPr>
        <w:t xml:space="preserve"> </w:t>
      </w:r>
      <w:r w:rsidRPr="00C7771C">
        <w:rPr>
          <w:rFonts w:eastAsia="Arial" w:cs="Arial"/>
          <w:spacing w:val="-1"/>
          <w:position w:val="-1"/>
          <w:szCs w:val="24"/>
        </w:rPr>
        <w:t>o</w:t>
      </w:r>
      <w:r w:rsidRPr="00C7771C">
        <w:rPr>
          <w:rFonts w:eastAsia="Arial" w:cs="Arial"/>
          <w:spacing w:val="1"/>
          <w:position w:val="-1"/>
          <w:szCs w:val="24"/>
        </w:rPr>
        <w:t>pe</w:t>
      </w:r>
      <w:r w:rsidRPr="00C7771C">
        <w:rPr>
          <w:rFonts w:eastAsia="Arial" w:cs="Arial"/>
          <w:spacing w:val="-3"/>
          <w:position w:val="-1"/>
          <w:szCs w:val="24"/>
        </w:rPr>
        <w:t>r</w:t>
      </w:r>
      <w:r w:rsidRPr="00C7771C">
        <w:rPr>
          <w:rFonts w:eastAsia="Arial" w:cs="Arial"/>
          <w:spacing w:val="1"/>
          <w:position w:val="-1"/>
          <w:szCs w:val="24"/>
        </w:rPr>
        <w:t>a</w:t>
      </w:r>
      <w:r w:rsidRPr="00C7771C">
        <w:rPr>
          <w:rFonts w:eastAsia="Arial" w:cs="Arial"/>
          <w:position w:val="-1"/>
          <w:szCs w:val="24"/>
        </w:rPr>
        <w:t>te</w:t>
      </w:r>
      <w:r w:rsidRPr="00C7771C">
        <w:rPr>
          <w:rFonts w:eastAsia="Arial" w:cs="Arial"/>
          <w:spacing w:val="5"/>
          <w:position w:val="-1"/>
          <w:szCs w:val="24"/>
        </w:rPr>
        <w:t xml:space="preserve"> </w:t>
      </w:r>
      <w:r w:rsidRPr="00C7771C">
        <w:rPr>
          <w:rFonts w:eastAsia="Arial" w:cs="Arial"/>
          <w:spacing w:val="-3"/>
          <w:position w:val="-1"/>
          <w:szCs w:val="24"/>
        </w:rPr>
        <w:t>w</w:t>
      </w:r>
      <w:r w:rsidRPr="00C7771C">
        <w:rPr>
          <w:rFonts w:eastAsia="Arial" w:cs="Arial"/>
          <w:position w:val="-1"/>
          <w:szCs w:val="24"/>
        </w:rPr>
        <w:t>ith</w:t>
      </w:r>
      <w:r w:rsidRPr="00C7771C">
        <w:rPr>
          <w:rFonts w:eastAsia="Arial" w:cs="Arial"/>
          <w:spacing w:val="1"/>
          <w:position w:val="-1"/>
          <w:szCs w:val="24"/>
        </w:rPr>
        <w:t xml:space="preserve"> o</w:t>
      </w:r>
      <w:r w:rsidRPr="00C7771C">
        <w:rPr>
          <w:rFonts w:eastAsia="Arial" w:cs="Arial"/>
          <w:spacing w:val="-2"/>
          <w:position w:val="-1"/>
          <w:szCs w:val="24"/>
        </w:rPr>
        <w:t>v</w:t>
      </w:r>
      <w:r w:rsidRPr="00C7771C">
        <w:rPr>
          <w:rFonts w:eastAsia="Arial" w:cs="Arial"/>
          <w:spacing w:val="1"/>
          <w:position w:val="-1"/>
          <w:szCs w:val="24"/>
        </w:rPr>
        <w:t>e</w:t>
      </w:r>
      <w:r w:rsidRPr="00C7771C">
        <w:rPr>
          <w:rFonts w:eastAsia="Arial" w:cs="Arial"/>
          <w:position w:val="-1"/>
          <w:szCs w:val="24"/>
        </w:rPr>
        <w:t>r a</w:t>
      </w:r>
      <w:r w:rsidRPr="00C7771C">
        <w:rPr>
          <w:rFonts w:eastAsia="Arial" w:cs="Arial"/>
          <w:spacing w:val="1"/>
          <w:position w:val="-1"/>
          <w:szCs w:val="24"/>
        </w:rPr>
        <w:t xml:space="preserve"> </w:t>
      </w:r>
      <w:r w:rsidRPr="00C7771C">
        <w:rPr>
          <w:rFonts w:eastAsia="Arial" w:cs="Arial"/>
          <w:spacing w:val="-1"/>
          <w:position w:val="-1"/>
          <w:szCs w:val="24"/>
        </w:rPr>
        <w:t>1</w:t>
      </w:r>
      <w:r w:rsidRPr="00C7771C">
        <w:rPr>
          <w:rFonts w:eastAsia="Arial" w:cs="Arial"/>
          <w:spacing w:val="1"/>
          <w:position w:val="-1"/>
          <w:szCs w:val="24"/>
        </w:rPr>
        <w:t>00</w:t>
      </w:r>
      <w:r w:rsidRPr="00C7771C">
        <w:rPr>
          <w:rFonts w:eastAsia="Arial" w:cs="Arial"/>
          <w:position w:val="-1"/>
          <w:szCs w:val="24"/>
        </w:rPr>
        <w:t>0</w:t>
      </w:r>
      <w:r w:rsidRPr="00C7771C">
        <w:rPr>
          <w:rFonts w:eastAsia="Arial" w:cs="Arial"/>
          <w:spacing w:val="-1"/>
          <w:position w:val="-1"/>
          <w:szCs w:val="24"/>
        </w:rPr>
        <w:t xml:space="preserve"> u</w:t>
      </w:r>
      <w:r w:rsidRPr="00C7771C">
        <w:rPr>
          <w:rFonts w:eastAsia="Arial" w:cs="Arial"/>
          <w:position w:val="-1"/>
          <w:szCs w:val="24"/>
        </w:rPr>
        <w:t>s</w:t>
      </w:r>
      <w:r w:rsidRPr="00C7771C">
        <w:rPr>
          <w:rFonts w:eastAsia="Arial" w:cs="Arial"/>
          <w:spacing w:val="1"/>
          <w:position w:val="-1"/>
          <w:szCs w:val="24"/>
        </w:rPr>
        <w:t>e</w:t>
      </w:r>
      <w:r w:rsidRPr="00C7771C">
        <w:rPr>
          <w:rFonts w:eastAsia="Arial" w:cs="Arial"/>
          <w:position w:val="-1"/>
          <w:szCs w:val="24"/>
        </w:rPr>
        <w:t>rs co</w:t>
      </w:r>
      <w:r w:rsidRPr="00C7771C">
        <w:rPr>
          <w:rFonts w:eastAsia="Arial" w:cs="Arial"/>
          <w:spacing w:val="1"/>
          <w:position w:val="-1"/>
          <w:szCs w:val="24"/>
        </w:rPr>
        <w:t>n</w:t>
      </w:r>
      <w:r w:rsidRPr="00C7771C">
        <w:rPr>
          <w:rFonts w:eastAsia="Arial" w:cs="Arial"/>
          <w:position w:val="-1"/>
          <w:szCs w:val="24"/>
        </w:rPr>
        <w:t>c</w:t>
      </w:r>
      <w:r w:rsidRPr="00C7771C">
        <w:rPr>
          <w:rFonts w:eastAsia="Arial" w:cs="Arial"/>
          <w:spacing w:val="1"/>
          <w:position w:val="-1"/>
          <w:szCs w:val="24"/>
        </w:rPr>
        <w:t>u</w:t>
      </w:r>
      <w:r w:rsidRPr="00C7771C">
        <w:rPr>
          <w:rFonts w:eastAsia="Arial" w:cs="Arial"/>
          <w:position w:val="-1"/>
          <w:szCs w:val="24"/>
        </w:rPr>
        <w:t>r</w:t>
      </w:r>
      <w:r w:rsidRPr="00C7771C">
        <w:rPr>
          <w:rFonts w:eastAsia="Arial" w:cs="Arial"/>
          <w:spacing w:val="-1"/>
          <w:position w:val="-1"/>
          <w:szCs w:val="24"/>
        </w:rPr>
        <w:t>re</w:t>
      </w:r>
      <w:r w:rsidRPr="00C7771C">
        <w:rPr>
          <w:rFonts w:eastAsia="Arial" w:cs="Arial"/>
          <w:spacing w:val="1"/>
          <w:position w:val="-1"/>
          <w:szCs w:val="24"/>
        </w:rPr>
        <w:t>n</w:t>
      </w:r>
      <w:r w:rsidRPr="00C7771C">
        <w:rPr>
          <w:rFonts w:eastAsia="Arial" w:cs="Arial"/>
          <w:position w:val="-1"/>
          <w:szCs w:val="24"/>
        </w:rPr>
        <w:t>tly</w:t>
      </w:r>
    </w:p>
    <w:p w14:paraId="1AFC45F4" w14:textId="77777777" w:rsidR="00C2015A" w:rsidRPr="00C7771C"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6A579E1E" w14:textId="77777777" w:rsidTr="00C2015A">
        <w:trPr>
          <w:trHeight w:hRule="exact" w:val="863"/>
        </w:trPr>
        <w:tc>
          <w:tcPr>
            <w:tcW w:w="1244" w:type="dxa"/>
            <w:tcBorders>
              <w:top w:val="single" w:sz="5" w:space="0" w:color="000000"/>
              <w:left w:val="single" w:sz="5" w:space="0" w:color="000000"/>
              <w:bottom w:val="single" w:sz="5" w:space="0" w:color="000000"/>
              <w:right w:val="single" w:sz="5" w:space="0" w:color="000000"/>
            </w:tcBorders>
          </w:tcPr>
          <w:p w14:paraId="5B14672C"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38C6F267" w14:textId="10EE9804" w:rsidR="00C2015A" w:rsidRPr="00C7771C" w:rsidRDefault="00120B72" w:rsidP="00C2015A">
            <w:pPr>
              <w:rPr>
                <w:szCs w:val="24"/>
              </w:rPr>
            </w:pPr>
            <w:r>
              <w:rPr>
                <w:szCs w:val="24"/>
              </w:rPr>
              <w:t>e</w:t>
            </w:r>
            <w:r w:rsidR="00C2015A">
              <w:rPr>
                <w:szCs w:val="24"/>
              </w:rPr>
              <w:t xml:space="preserve">duActiv will need to be able to service a certain percentage of member teachers at any one time. </w:t>
            </w:r>
          </w:p>
        </w:tc>
        <w:tc>
          <w:tcPr>
            <w:tcW w:w="1134" w:type="dxa"/>
            <w:tcBorders>
              <w:top w:val="single" w:sz="5" w:space="0" w:color="000000"/>
              <w:left w:val="single" w:sz="5" w:space="0" w:color="000000"/>
              <w:bottom w:val="single" w:sz="5" w:space="0" w:color="000000"/>
              <w:right w:val="single" w:sz="5" w:space="0" w:color="000000"/>
            </w:tcBorders>
          </w:tcPr>
          <w:p w14:paraId="434E3714"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2AA3D60E" w14:textId="77777777" w:rsidR="00C2015A" w:rsidRPr="00C7771C" w:rsidRDefault="00C2015A" w:rsidP="00C2015A">
            <w:pPr>
              <w:rPr>
                <w:szCs w:val="24"/>
              </w:rPr>
            </w:pPr>
            <w:r>
              <w:rPr>
                <w:szCs w:val="24"/>
              </w:rPr>
              <w:t>3</w:t>
            </w:r>
          </w:p>
        </w:tc>
      </w:tr>
    </w:tbl>
    <w:p w14:paraId="3E59C63B" w14:textId="77777777" w:rsidR="00C2015A" w:rsidRPr="00C7771C" w:rsidRDefault="00C2015A" w:rsidP="00C2015A">
      <w:pPr>
        <w:spacing w:before="17" w:line="220" w:lineRule="exact"/>
        <w:rPr>
          <w:szCs w:val="24"/>
        </w:rPr>
      </w:pPr>
    </w:p>
    <w:p w14:paraId="15169D67" w14:textId="77777777" w:rsidR="00C2015A" w:rsidRPr="00C7771C" w:rsidRDefault="00C2015A" w:rsidP="00C2015A">
      <w:pPr>
        <w:spacing w:before="29"/>
        <w:ind w:left="233"/>
        <w:rPr>
          <w:rFonts w:eastAsia="Arial" w:cs="Arial"/>
          <w:szCs w:val="24"/>
        </w:rPr>
      </w:pPr>
      <w:r w:rsidRPr="00C7771C">
        <w:rPr>
          <w:rFonts w:eastAsia="Arial" w:cs="Arial"/>
          <w:b/>
          <w:szCs w:val="24"/>
        </w:rPr>
        <w:lastRenderedPageBreak/>
        <w:t>T1</w:t>
      </w:r>
      <w:r w:rsidRPr="00C7771C">
        <w:rPr>
          <w:rFonts w:eastAsia="Arial" w:cs="Arial"/>
          <w:b/>
          <w:spacing w:val="1"/>
          <w:szCs w:val="24"/>
        </w:rPr>
        <w:t>1</w:t>
      </w:r>
      <w:r w:rsidRPr="00C7771C">
        <w:rPr>
          <w:rFonts w:eastAsia="Arial" w:cs="Arial"/>
          <w:b/>
          <w:szCs w:val="24"/>
        </w:rPr>
        <w:t xml:space="preserve">.  </w:t>
      </w:r>
      <w:r w:rsidRPr="00C7771C">
        <w:rPr>
          <w:rFonts w:eastAsia="Arial" w:cs="Arial"/>
          <w:b/>
          <w:spacing w:val="39"/>
          <w:szCs w:val="24"/>
        </w:rPr>
        <w:t xml:space="preserve"> </w:t>
      </w:r>
      <w:r w:rsidRPr="00C7771C">
        <w:rPr>
          <w:rFonts w:eastAsia="Arial" w:cs="Arial"/>
          <w:b/>
          <w:szCs w:val="24"/>
        </w:rPr>
        <w:t>Spe</w:t>
      </w:r>
      <w:r w:rsidRPr="00C7771C">
        <w:rPr>
          <w:rFonts w:eastAsia="Arial" w:cs="Arial"/>
          <w:b/>
          <w:spacing w:val="1"/>
          <w:szCs w:val="24"/>
        </w:rPr>
        <w:t>c</w:t>
      </w:r>
      <w:r w:rsidRPr="00C7771C">
        <w:rPr>
          <w:rFonts w:eastAsia="Arial" w:cs="Arial"/>
          <w:b/>
          <w:spacing w:val="-2"/>
          <w:szCs w:val="24"/>
        </w:rPr>
        <w:t>i</w:t>
      </w:r>
      <w:r w:rsidRPr="00C7771C">
        <w:rPr>
          <w:rFonts w:eastAsia="Arial" w:cs="Arial"/>
          <w:b/>
          <w:spacing w:val="1"/>
          <w:szCs w:val="24"/>
        </w:rPr>
        <w:t>a</w:t>
      </w:r>
      <w:r w:rsidRPr="00C7771C">
        <w:rPr>
          <w:rFonts w:eastAsia="Arial" w:cs="Arial"/>
          <w:b/>
          <w:szCs w:val="24"/>
        </w:rPr>
        <w:t>l</w:t>
      </w:r>
      <w:r w:rsidRPr="00C7771C">
        <w:rPr>
          <w:rFonts w:eastAsia="Arial" w:cs="Arial"/>
          <w:b/>
          <w:spacing w:val="2"/>
          <w:szCs w:val="24"/>
        </w:rPr>
        <w:t xml:space="preserve"> </w:t>
      </w:r>
      <w:r w:rsidRPr="00C7771C">
        <w:rPr>
          <w:rFonts w:eastAsia="Arial" w:cs="Arial"/>
          <w:b/>
          <w:spacing w:val="-1"/>
          <w:szCs w:val="24"/>
        </w:rPr>
        <w:t>s</w:t>
      </w:r>
      <w:r w:rsidRPr="00C7771C">
        <w:rPr>
          <w:rFonts w:eastAsia="Arial" w:cs="Arial"/>
          <w:b/>
          <w:spacing w:val="1"/>
          <w:szCs w:val="24"/>
        </w:rPr>
        <w:t>ec</w:t>
      </w:r>
      <w:r w:rsidRPr="00C7771C">
        <w:rPr>
          <w:rFonts w:eastAsia="Arial" w:cs="Arial"/>
          <w:b/>
          <w:szCs w:val="24"/>
        </w:rPr>
        <w:t>uri</w:t>
      </w:r>
      <w:r w:rsidRPr="00C7771C">
        <w:rPr>
          <w:rFonts w:eastAsia="Arial" w:cs="Arial"/>
          <w:b/>
          <w:spacing w:val="2"/>
          <w:szCs w:val="24"/>
        </w:rPr>
        <w:t>t</w:t>
      </w:r>
      <w:r w:rsidRPr="00C7771C">
        <w:rPr>
          <w:rFonts w:eastAsia="Arial" w:cs="Arial"/>
          <w:b/>
          <w:szCs w:val="24"/>
        </w:rPr>
        <w:t>y</w:t>
      </w:r>
      <w:r w:rsidRPr="00C7771C">
        <w:rPr>
          <w:rFonts w:eastAsia="Arial" w:cs="Arial"/>
          <w:b/>
          <w:spacing w:val="-6"/>
          <w:szCs w:val="24"/>
        </w:rPr>
        <w:t xml:space="preserve"> </w:t>
      </w:r>
      <w:r w:rsidRPr="00C7771C">
        <w:rPr>
          <w:rFonts w:eastAsia="Arial" w:cs="Arial"/>
          <w:b/>
          <w:szCs w:val="24"/>
        </w:rPr>
        <w:t>ob</w:t>
      </w:r>
      <w:r w:rsidRPr="00C7771C">
        <w:rPr>
          <w:rFonts w:eastAsia="Arial" w:cs="Arial"/>
          <w:b/>
          <w:spacing w:val="-2"/>
          <w:szCs w:val="24"/>
        </w:rPr>
        <w:t>j</w:t>
      </w:r>
      <w:r w:rsidRPr="00C7771C">
        <w:rPr>
          <w:rFonts w:eastAsia="Arial" w:cs="Arial"/>
          <w:b/>
          <w:spacing w:val="3"/>
          <w:szCs w:val="24"/>
        </w:rPr>
        <w:t>e</w:t>
      </w:r>
      <w:r w:rsidRPr="00C7771C">
        <w:rPr>
          <w:rFonts w:eastAsia="Arial" w:cs="Arial"/>
          <w:b/>
          <w:spacing w:val="1"/>
          <w:szCs w:val="24"/>
        </w:rPr>
        <w:t>c</w:t>
      </w:r>
      <w:r w:rsidRPr="00C7771C">
        <w:rPr>
          <w:rFonts w:eastAsia="Arial" w:cs="Arial"/>
          <w:b/>
          <w:szCs w:val="24"/>
        </w:rPr>
        <w:t>ti</w:t>
      </w:r>
      <w:r w:rsidRPr="00C7771C">
        <w:rPr>
          <w:rFonts w:eastAsia="Arial" w:cs="Arial"/>
          <w:b/>
          <w:spacing w:val="-4"/>
          <w:szCs w:val="24"/>
        </w:rPr>
        <w:t>v</w:t>
      </w:r>
      <w:r w:rsidRPr="00C7771C">
        <w:rPr>
          <w:rFonts w:eastAsia="Arial" w:cs="Arial"/>
          <w:b/>
          <w:spacing w:val="1"/>
          <w:szCs w:val="24"/>
        </w:rPr>
        <w:t>e</w:t>
      </w:r>
      <w:r w:rsidRPr="00C7771C">
        <w:rPr>
          <w:rFonts w:eastAsia="Arial" w:cs="Arial"/>
          <w:b/>
          <w:szCs w:val="24"/>
        </w:rPr>
        <w:t>s</w:t>
      </w:r>
      <w:r w:rsidRPr="00C7771C">
        <w:rPr>
          <w:rFonts w:eastAsia="Arial" w:cs="Arial"/>
          <w:b/>
          <w:spacing w:val="1"/>
          <w:szCs w:val="24"/>
        </w:rPr>
        <w:t xml:space="preserve"> i</w:t>
      </w:r>
      <w:r w:rsidRPr="00C7771C">
        <w:rPr>
          <w:rFonts w:eastAsia="Arial" w:cs="Arial"/>
          <w:b/>
          <w:szCs w:val="24"/>
        </w:rPr>
        <w:t>nclud</w:t>
      </w:r>
      <w:r w:rsidRPr="00C7771C">
        <w:rPr>
          <w:rFonts w:eastAsia="Arial" w:cs="Arial"/>
          <w:b/>
          <w:spacing w:val="1"/>
          <w:szCs w:val="24"/>
        </w:rPr>
        <w:t>e</w:t>
      </w:r>
      <w:r w:rsidRPr="00C7771C">
        <w:rPr>
          <w:rFonts w:eastAsia="Arial" w:cs="Arial"/>
          <w:b/>
          <w:szCs w:val="24"/>
        </w:rPr>
        <w:t>d</w:t>
      </w:r>
    </w:p>
    <w:p w14:paraId="1FA13556"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n</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cial c</w:t>
      </w:r>
      <w:r w:rsidRPr="00C7771C">
        <w:rPr>
          <w:rFonts w:eastAsia="Arial" w:cs="Arial"/>
          <w:spacing w:val="1"/>
          <w:szCs w:val="24"/>
        </w:rPr>
        <w:t>on</w:t>
      </w:r>
      <w:r w:rsidRPr="00C7771C">
        <w:rPr>
          <w:rFonts w:eastAsia="Arial" w:cs="Arial"/>
          <w:szCs w:val="24"/>
        </w:rPr>
        <w:t>s</w:t>
      </w:r>
      <w:r w:rsidRPr="00C7771C">
        <w:rPr>
          <w:rFonts w:eastAsia="Arial" w:cs="Arial"/>
          <w:spacing w:val="-3"/>
          <w:szCs w:val="24"/>
        </w:rPr>
        <w:t>i</w:t>
      </w:r>
      <w:r w:rsidRPr="00C7771C">
        <w:rPr>
          <w:rFonts w:eastAsia="Arial" w:cs="Arial"/>
          <w:spacing w:val="1"/>
          <w:szCs w:val="24"/>
        </w:rPr>
        <w:t>de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ti</w:t>
      </w:r>
      <w:r w:rsidRPr="00C7771C">
        <w:rPr>
          <w:rFonts w:eastAsia="Arial" w:cs="Arial"/>
          <w:spacing w:val="1"/>
          <w:szCs w:val="24"/>
        </w:rPr>
        <w:t>on</w:t>
      </w:r>
      <w:r w:rsidRPr="00C7771C">
        <w:rPr>
          <w:rFonts w:eastAsia="Arial" w:cs="Arial"/>
          <w:szCs w:val="24"/>
        </w:rPr>
        <w:t xml:space="preserve">s </w:t>
      </w:r>
      <w:r w:rsidRPr="00C7771C">
        <w:rPr>
          <w:rFonts w:eastAsia="Arial" w:cs="Arial"/>
          <w:spacing w:val="-2"/>
          <w:szCs w:val="24"/>
        </w:rPr>
        <w:t>s</w:t>
      </w:r>
      <w:r w:rsidRPr="00C7771C">
        <w:rPr>
          <w:rFonts w:eastAsia="Arial" w:cs="Arial"/>
          <w:szCs w:val="24"/>
        </w:rPr>
        <w:t>t</w:t>
      </w:r>
      <w:r w:rsidRPr="00C7771C">
        <w:rPr>
          <w:rFonts w:eastAsia="Arial" w:cs="Arial"/>
          <w:spacing w:val="1"/>
          <w:szCs w:val="24"/>
        </w:rPr>
        <w:t>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zCs w:val="24"/>
        </w:rPr>
        <w:t>y</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r.</w:t>
      </w:r>
      <w:r w:rsidRPr="00C7771C">
        <w:rPr>
          <w:rFonts w:eastAsia="Arial" w:cs="Arial"/>
          <w:spacing w:val="-2"/>
          <w:szCs w:val="24"/>
        </w:rPr>
        <w:t xml:space="preserve"> </w:t>
      </w:r>
      <w:r w:rsidRPr="00C7771C">
        <w:rPr>
          <w:rFonts w:eastAsia="Arial" w:cs="Arial"/>
          <w:szCs w:val="24"/>
        </w:rPr>
        <w:t>No</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pe</w:t>
      </w:r>
      <w:r w:rsidRPr="00C7771C">
        <w:rPr>
          <w:rFonts w:eastAsia="Arial" w:cs="Arial"/>
          <w:szCs w:val="24"/>
        </w:rPr>
        <w:t>cial</w:t>
      </w:r>
      <w:r w:rsidRPr="00C7771C">
        <w:rPr>
          <w:rFonts w:eastAsia="Arial" w:cs="Arial"/>
          <w:spacing w:val="7"/>
          <w:szCs w:val="24"/>
        </w:rPr>
        <w:t xml:space="preserve"> </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c</w:t>
      </w:r>
      <w:r w:rsidRPr="00C7771C">
        <w:rPr>
          <w:rFonts w:eastAsia="Arial" w:cs="Arial"/>
          <w:spacing w:val="1"/>
          <w:szCs w:val="24"/>
        </w:rPr>
        <w:t>u</w:t>
      </w:r>
      <w:r w:rsidRPr="00C7771C">
        <w:rPr>
          <w:rFonts w:eastAsia="Arial" w:cs="Arial"/>
          <w:szCs w:val="24"/>
        </w:rPr>
        <w:t>r</w:t>
      </w:r>
      <w:r w:rsidRPr="00C7771C">
        <w:rPr>
          <w:rFonts w:eastAsia="Arial" w:cs="Arial"/>
          <w:spacing w:val="-1"/>
          <w:szCs w:val="24"/>
        </w:rPr>
        <w:t>i</w:t>
      </w:r>
      <w:r w:rsidRPr="00C7771C">
        <w:rPr>
          <w:rFonts w:eastAsia="Arial" w:cs="Arial"/>
          <w:szCs w:val="24"/>
        </w:rPr>
        <w:t>ty</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ed</w:t>
      </w:r>
      <w:r w:rsidRPr="00C7771C">
        <w:rPr>
          <w:rFonts w:eastAsia="Arial" w:cs="Arial"/>
          <w:szCs w:val="24"/>
        </w:rPr>
        <w:t>.</w:t>
      </w:r>
    </w:p>
    <w:p w14:paraId="0687F192" w14:textId="77777777" w:rsidR="00C2015A" w:rsidRPr="00C7771C" w:rsidRDefault="00C2015A" w:rsidP="00C2015A">
      <w:pPr>
        <w:ind w:left="233"/>
        <w:rPr>
          <w:rFonts w:eastAsia="Arial" w:cs="Arial"/>
          <w:szCs w:val="24"/>
        </w:rPr>
      </w:pPr>
      <w:r w:rsidRPr="00C7771C">
        <w:rPr>
          <w:rFonts w:eastAsia="Arial" w:cs="Arial"/>
          <w:szCs w:val="24"/>
        </w:rPr>
        <w:t>1</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n</w:t>
      </w:r>
      <w:r w:rsidRPr="00C7771C">
        <w:rPr>
          <w:rFonts w:eastAsia="Arial" w:cs="Arial"/>
          <w:szCs w:val="24"/>
        </w:rPr>
        <w:t>o</w:t>
      </w:r>
      <w:r w:rsidRPr="00C7771C">
        <w:rPr>
          <w:rFonts w:eastAsia="Arial" w:cs="Arial"/>
          <w:spacing w:val="1"/>
          <w:szCs w:val="24"/>
        </w:rPr>
        <w:t xml:space="preserve"> </w:t>
      </w:r>
      <w:r w:rsidRPr="00C7771C">
        <w:rPr>
          <w:rFonts w:eastAsia="Arial" w:cs="Arial"/>
          <w:szCs w:val="24"/>
        </w:rPr>
        <w:t>s</w:t>
      </w:r>
      <w:r w:rsidRPr="00C7771C">
        <w:rPr>
          <w:rFonts w:eastAsia="Arial" w:cs="Arial"/>
          <w:spacing w:val="-1"/>
          <w:szCs w:val="24"/>
        </w:rPr>
        <w:t>p</w:t>
      </w:r>
      <w:r w:rsidRPr="00C7771C">
        <w:rPr>
          <w:rFonts w:eastAsia="Arial" w:cs="Arial"/>
          <w:spacing w:val="1"/>
          <w:szCs w:val="24"/>
        </w:rPr>
        <w:t>e</w:t>
      </w:r>
      <w:r w:rsidRPr="00C7771C">
        <w:rPr>
          <w:rFonts w:eastAsia="Arial" w:cs="Arial"/>
          <w:szCs w:val="24"/>
        </w:rPr>
        <w:t>cial c</w:t>
      </w:r>
      <w:r w:rsidRPr="00C7771C">
        <w:rPr>
          <w:rFonts w:eastAsia="Arial" w:cs="Arial"/>
          <w:spacing w:val="1"/>
          <w:szCs w:val="24"/>
        </w:rPr>
        <w:t>on</w:t>
      </w:r>
      <w:r w:rsidRPr="00C7771C">
        <w:rPr>
          <w:rFonts w:eastAsia="Arial" w:cs="Arial"/>
          <w:szCs w:val="24"/>
        </w:rPr>
        <w:t>s</w:t>
      </w:r>
      <w:r w:rsidRPr="00C7771C">
        <w:rPr>
          <w:rFonts w:eastAsia="Arial" w:cs="Arial"/>
          <w:spacing w:val="-3"/>
          <w:szCs w:val="24"/>
        </w:rPr>
        <w:t>i</w:t>
      </w:r>
      <w:r w:rsidRPr="00C7771C">
        <w:rPr>
          <w:rFonts w:eastAsia="Arial" w:cs="Arial"/>
          <w:spacing w:val="1"/>
          <w:szCs w:val="24"/>
        </w:rPr>
        <w:t>de</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ti</w:t>
      </w:r>
      <w:r w:rsidRPr="00C7771C">
        <w:rPr>
          <w:rFonts w:eastAsia="Arial" w:cs="Arial"/>
          <w:spacing w:val="1"/>
          <w:szCs w:val="24"/>
        </w:rPr>
        <w:t>on</w:t>
      </w:r>
      <w:r w:rsidRPr="00C7771C">
        <w:rPr>
          <w:rFonts w:eastAsia="Arial" w:cs="Arial"/>
          <w:szCs w:val="24"/>
        </w:rPr>
        <w:t xml:space="preserve">s </w:t>
      </w:r>
      <w:r w:rsidRPr="00C7771C">
        <w:rPr>
          <w:rFonts w:eastAsia="Arial" w:cs="Arial"/>
          <w:spacing w:val="-2"/>
          <w:szCs w:val="24"/>
        </w:rPr>
        <w:t>s</w:t>
      </w:r>
      <w:r w:rsidRPr="00C7771C">
        <w:rPr>
          <w:rFonts w:eastAsia="Arial" w:cs="Arial"/>
          <w:szCs w:val="24"/>
        </w:rPr>
        <w:t>t</w:t>
      </w:r>
      <w:r w:rsidRPr="00C7771C">
        <w:rPr>
          <w:rFonts w:eastAsia="Arial" w:cs="Arial"/>
          <w:spacing w:val="1"/>
          <w:szCs w:val="24"/>
        </w:rPr>
        <w:t>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1"/>
          <w:szCs w:val="24"/>
        </w:rPr>
        <w:t>b</w:t>
      </w:r>
      <w:r w:rsidRPr="00C7771C">
        <w:rPr>
          <w:rFonts w:eastAsia="Arial" w:cs="Arial"/>
          <w:szCs w:val="24"/>
        </w:rPr>
        <w:t>y</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r.</w:t>
      </w:r>
      <w:r w:rsidRPr="00C7771C">
        <w:rPr>
          <w:rFonts w:eastAsia="Arial" w:cs="Arial"/>
          <w:spacing w:val="-2"/>
          <w:szCs w:val="24"/>
        </w:rPr>
        <w:t xml:space="preserve"> </w:t>
      </w:r>
      <w:r w:rsidRPr="00C7771C">
        <w:rPr>
          <w:rFonts w:eastAsia="Arial" w:cs="Arial"/>
          <w:szCs w:val="24"/>
        </w:rPr>
        <w:t>S</w:t>
      </w:r>
      <w:r w:rsidRPr="00C7771C">
        <w:rPr>
          <w:rFonts w:eastAsia="Arial" w:cs="Arial"/>
          <w:spacing w:val="1"/>
          <w:szCs w:val="24"/>
        </w:rPr>
        <w:t>pe</w:t>
      </w:r>
      <w:r w:rsidRPr="00C7771C">
        <w:rPr>
          <w:rFonts w:eastAsia="Arial" w:cs="Arial"/>
          <w:szCs w:val="24"/>
        </w:rPr>
        <w:t>cial</w:t>
      </w:r>
      <w:r w:rsidRPr="00C7771C">
        <w:rPr>
          <w:rFonts w:eastAsia="Arial" w:cs="Arial"/>
          <w:spacing w:val="7"/>
          <w:szCs w:val="24"/>
        </w:rPr>
        <w:t xml:space="preserve"> </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c</w:t>
      </w:r>
      <w:r w:rsidRPr="00C7771C">
        <w:rPr>
          <w:rFonts w:eastAsia="Arial" w:cs="Arial"/>
          <w:spacing w:val="1"/>
          <w:szCs w:val="24"/>
        </w:rPr>
        <w:t>u</w:t>
      </w:r>
      <w:r w:rsidRPr="00C7771C">
        <w:rPr>
          <w:rFonts w:eastAsia="Arial" w:cs="Arial"/>
          <w:szCs w:val="24"/>
        </w:rPr>
        <w:t>r</w:t>
      </w:r>
      <w:r w:rsidRPr="00C7771C">
        <w:rPr>
          <w:rFonts w:eastAsia="Arial" w:cs="Arial"/>
          <w:spacing w:val="-1"/>
          <w:szCs w:val="24"/>
        </w:rPr>
        <w:t>i</w:t>
      </w:r>
      <w:r w:rsidRPr="00C7771C">
        <w:rPr>
          <w:rFonts w:eastAsia="Arial" w:cs="Arial"/>
          <w:szCs w:val="24"/>
        </w:rPr>
        <w:t>ty</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red</w:t>
      </w:r>
      <w:r w:rsidRPr="00C7771C">
        <w:rPr>
          <w:rFonts w:eastAsia="Arial" w:cs="Arial"/>
          <w:szCs w:val="24"/>
        </w:rPr>
        <w:t>.</w:t>
      </w:r>
    </w:p>
    <w:p w14:paraId="284B32E6" w14:textId="77777777" w:rsidR="00C2015A" w:rsidRPr="00C7771C" w:rsidRDefault="00C2015A" w:rsidP="00C2015A">
      <w:pPr>
        <w:ind w:left="233"/>
        <w:rPr>
          <w:rFonts w:eastAsia="Arial" w:cs="Arial"/>
          <w:szCs w:val="24"/>
        </w:rPr>
      </w:pPr>
      <w:r w:rsidRPr="00C7771C">
        <w:rPr>
          <w:rFonts w:eastAsia="Arial" w:cs="Arial"/>
          <w:szCs w:val="24"/>
        </w:rPr>
        <w:t>2</w:t>
      </w:r>
      <w:r w:rsidRPr="00C7771C">
        <w:rPr>
          <w:rFonts w:eastAsia="Arial" w:cs="Arial"/>
          <w:spacing w:val="2"/>
          <w:szCs w:val="24"/>
        </w:rPr>
        <w:t xml:space="preserve"> </w:t>
      </w:r>
      <w:r w:rsidRPr="00C7771C">
        <w:rPr>
          <w:rFonts w:eastAsia="Arial" w:cs="Arial"/>
          <w:szCs w:val="24"/>
        </w:rPr>
        <w:t>s</w:t>
      </w:r>
      <w:r w:rsidRPr="00C7771C">
        <w:rPr>
          <w:rFonts w:eastAsia="Arial" w:cs="Arial"/>
          <w:spacing w:val="1"/>
          <w:szCs w:val="24"/>
        </w:rPr>
        <w:t>e</w:t>
      </w:r>
      <w:r w:rsidRPr="00C7771C">
        <w:rPr>
          <w:rFonts w:eastAsia="Arial" w:cs="Arial"/>
          <w:szCs w:val="24"/>
        </w:rPr>
        <w:t>c</w:t>
      </w:r>
      <w:r w:rsidRPr="00C7771C">
        <w:rPr>
          <w:rFonts w:eastAsia="Arial" w:cs="Arial"/>
          <w:spacing w:val="1"/>
          <w:szCs w:val="24"/>
        </w:rPr>
        <w:t>u</w:t>
      </w:r>
      <w:r w:rsidRPr="00C7771C">
        <w:rPr>
          <w:rFonts w:eastAsia="Arial" w:cs="Arial"/>
          <w:szCs w:val="24"/>
        </w:rPr>
        <w:t>r</w:t>
      </w:r>
      <w:r w:rsidRPr="00C7771C">
        <w:rPr>
          <w:rFonts w:eastAsia="Arial" w:cs="Arial"/>
          <w:spacing w:val="-1"/>
          <w:szCs w:val="24"/>
        </w:rPr>
        <w:t>i</w:t>
      </w:r>
      <w:r w:rsidRPr="00C7771C">
        <w:rPr>
          <w:rFonts w:eastAsia="Arial" w:cs="Arial"/>
          <w:szCs w:val="24"/>
        </w:rPr>
        <w:t>ty</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eme</w:t>
      </w:r>
      <w:r w:rsidRPr="00C7771C">
        <w:rPr>
          <w:rFonts w:eastAsia="Arial" w:cs="Arial"/>
          <w:spacing w:val="-1"/>
          <w:szCs w:val="24"/>
        </w:rPr>
        <w:t>n</w:t>
      </w:r>
      <w:r w:rsidRPr="00C7771C">
        <w:rPr>
          <w:rFonts w:eastAsia="Arial" w:cs="Arial"/>
          <w:spacing w:val="-2"/>
          <w:szCs w:val="24"/>
        </w:rPr>
        <w:t>t</w:t>
      </w:r>
      <w:r w:rsidRPr="00C7771C">
        <w:rPr>
          <w:rFonts w:eastAsia="Arial" w:cs="Arial"/>
          <w:szCs w:val="24"/>
        </w:rPr>
        <w:t>s s</w:t>
      </w:r>
      <w:r w:rsidRPr="00C7771C">
        <w:rPr>
          <w:rFonts w:eastAsia="Arial" w:cs="Arial"/>
          <w:spacing w:val="1"/>
          <w:szCs w:val="24"/>
        </w:rPr>
        <w:t>ta</w:t>
      </w:r>
      <w:r w:rsidRPr="00C7771C">
        <w:rPr>
          <w:rFonts w:eastAsia="Arial" w:cs="Arial"/>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b</w:t>
      </w:r>
      <w:r w:rsidRPr="00C7771C">
        <w:rPr>
          <w:rFonts w:eastAsia="Arial" w:cs="Arial"/>
          <w:szCs w:val="24"/>
        </w:rPr>
        <w:t>y</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r.</w:t>
      </w:r>
      <w:r w:rsidRPr="00C7771C">
        <w:rPr>
          <w:rFonts w:eastAsia="Arial" w:cs="Arial"/>
          <w:spacing w:val="-2"/>
          <w:szCs w:val="24"/>
        </w:rPr>
        <w:t xml:space="preserve"> </w:t>
      </w:r>
      <w:r w:rsidRPr="00C7771C">
        <w:rPr>
          <w:rFonts w:eastAsia="Arial" w:cs="Arial"/>
          <w:szCs w:val="24"/>
        </w:rPr>
        <w:t>Imp</w:t>
      </w:r>
      <w:r w:rsidRPr="00C7771C">
        <w:rPr>
          <w:rFonts w:eastAsia="Arial" w:cs="Arial"/>
          <w:spacing w:val="-1"/>
          <w:szCs w:val="24"/>
        </w:rPr>
        <w:t>a</w:t>
      </w:r>
      <w:r w:rsidRPr="00C7771C">
        <w:rPr>
          <w:rFonts w:eastAsia="Arial" w:cs="Arial"/>
          <w:szCs w:val="24"/>
        </w:rPr>
        <w:t>ct</w:t>
      </w:r>
      <w:r w:rsidRPr="00C7771C">
        <w:rPr>
          <w:rFonts w:eastAsia="Arial" w:cs="Arial"/>
          <w:spacing w:val="1"/>
          <w:szCs w:val="24"/>
        </w:rPr>
        <w:t xml:space="preserve"> no</w:t>
      </w:r>
      <w:r w:rsidRPr="00C7771C">
        <w:rPr>
          <w:rFonts w:eastAsia="Arial" w:cs="Arial"/>
          <w:szCs w:val="24"/>
        </w:rPr>
        <w:t>t</w:t>
      </w:r>
      <w:r w:rsidRPr="00C7771C">
        <w:rPr>
          <w:rFonts w:eastAsia="Arial" w:cs="Arial"/>
          <w:spacing w:val="-2"/>
          <w:szCs w:val="24"/>
        </w:rPr>
        <w:t xml:space="preserve"> </w:t>
      </w:r>
      <w:r w:rsidRPr="00C7771C">
        <w:rPr>
          <w:rFonts w:eastAsia="Arial" w:cs="Arial"/>
          <w:szCs w:val="24"/>
        </w:rPr>
        <w:t>c</w:t>
      </w:r>
      <w:r w:rsidRPr="00C7771C">
        <w:rPr>
          <w:rFonts w:eastAsia="Arial" w:cs="Arial"/>
          <w:spacing w:val="1"/>
          <w:szCs w:val="24"/>
        </w:rPr>
        <w:t>on</w:t>
      </w:r>
      <w:r w:rsidRPr="00C7771C">
        <w:rPr>
          <w:rFonts w:eastAsia="Arial" w:cs="Arial"/>
          <w:szCs w:val="24"/>
        </w:rPr>
        <w:t>s</w:t>
      </w:r>
      <w:r w:rsidRPr="00C7771C">
        <w:rPr>
          <w:rFonts w:eastAsia="Arial" w:cs="Arial"/>
          <w:spacing w:val="-3"/>
          <w:szCs w:val="24"/>
        </w:rPr>
        <w:t>i</w:t>
      </w:r>
      <w:r w:rsidRPr="00C7771C">
        <w:rPr>
          <w:rFonts w:eastAsia="Arial" w:cs="Arial"/>
          <w:spacing w:val="1"/>
          <w:szCs w:val="24"/>
        </w:rPr>
        <w:t>de</w:t>
      </w:r>
      <w:r w:rsidRPr="00C7771C">
        <w:rPr>
          <w:rFonts w:eastAsia="Arial" w:cs="Arial"/>
          <w:szCs w:val="24"/>
        </w:rPr>
        <w:t>red</w:t>
      </w:r>
      <w:r w:rsidRPr="00C7771C">
        <w:rPr>
          <w:rFonts w:eastAsia="Arial" w:cs="Arial"/>
          <w:spacing w:val="-1"/>
          <w:szCs w:val="24"/>
        </w:rPr>
        <w:t xml:space="preserve"> </w:t>
      </w:r>
      <w:r w:rsidRPr="00C7771C">
        <w:rPr>
          <w:rFonts w:eastAsia="Arial" w:cs="Arial"/>
          <w:szCs w:val="24"/>
        </w:rPr>
        <w:t>i</w:t>
      </w:r>
      <w:r w:rsidRPr="00C7771C">
        <w:rPr>
          <w:rFonts w:eastAsia="Arial" w:cs="Arial"/>
          <w:spacing w:val="1"/>
          <w:szCs w:val="24"/>
        </w:rPr>
        <w:t>m</w:t>
      </w:r>
      <w:r w:rsidRPr="00C7771C">
        <w:rPr>
          <w:rFonts w:eastAsia="Arial" w:cs="Arial"/>
          <w:spacing w:val="-1"/>
          <w:szCs w:val="24"/>
        </w:rPr>
        <w:t>po</w:t>
      </w:r>
      <w:r w:rsidRPr="00C7771C">
        <w:rPr>
          <w:rFonts w:eastAsia="Arial" w:cs="Arial"/>
          <w:szCs w:val="24"/>
        </w:rPr>
        <w:t>rta</w:t>
      </w:r>
      <w:r w:rsidRPr="00C7771C">
        <w:rPr>
          <w:rFonts w:eastAsia="Arial" w:cs="Arial"/>
          <w:spacing w:val="1"/>
          <w:szCs w:val="24"/>
        </w:rPr>
        <w:t>n</w:t>
      </w:r>
      <w:r w:rsidRPr="00C7771C">
        <w:rPr>
          <w:rFonts w:eastAsia="Arial" w:cs="Arial"/>
          <w:szCs w:val="24"/>
        </w:rPr>
        <w:t>t.</w:t>
      </w:r>
    </w:p>
    <w:p w14:paraId="67EC789F"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3</w:t>
      </w:r>
      <w:r w:rsidRPr="00C7771C">
        <w:rPr>
          <w:rFonts w:eastAsia="Arial" w:cs="Arial"/>
          <w:spacing w:val="2"/>
          <w:szCs w:val="24"/>
        </w:rPr>
        <w:t xml:space="preserve"> </w:t>
      </w:r>
      <w:r w:rsidRPr="00C7771C">
        <w:rPr>
          <w:rFonts w:eastAsia="Arial" w:cs="Arial"/>
          <w:szCs w:val="24"/>
        </w:rPr>
        <w:t>s</w:t>
      </w:r>
      <w:r w:rsidRPr="00C7771C">
        <w:rPr>
          <w:rFonts w:eastAsia="Arial" w:cs="Arial"/>
          <w:spacing w:val="1"/>
          <w:szCs w:val="24"/>
        </w:rPr>
        <w:t>e</w:t>
      </w:r>
      <w:r w:rsidRPr="00C7771C">
        <w:rPr>
          <w:rFonts w:eastAsia="Arial" w:cs="Arial"/>
          <w:szCs w:val="24"/>
        </w:rPr>
        <w:t>c</w:t>
      </w:r>
      <w:r w:rsidRPr="00C7771C">
        <w:rPr>
          <w:rFonts w:eastAsia="Arial" w:cs="Arial"/>
          <w:spacing w:val="1"/>
          <w:szCs w:val="24"/>
        </w:rPr>
        <w:t>u</w:t>
      </w:r>
      <w:r w:rsidRPr="00C7771C">
        <w:rPr>
          <w:rFonts w:eastAsia="Arial" w:cs="Arial"/>
          <w:szCs w:val="24"/>
        </w:rPr>
        <w:t>r</w:t>
      </w:r>
      <w:r w:rsidRPr="00C7771C">
        <w:rPr>
          <w:rFonts w:eastAsia="Arial" w:cs="Arial"/>
          <w:spacing w:val="-1"/>
          <w:szCs w:val="24"/>
        </w:rPr>
        <w:t>i</w:t>
      </w:r>
      <w:r w:rsidRPr="00C7771C">
        <w:rPr>
          <w:rFonts w:eastAsia="Arial" w:cs="Arial"/>
          <w:szCs w:val="24"/>
        </w:rPr>
        <w:t>ty</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eme</w:t>
      </w:r>
      <w:r w:rsidRPr="00C7771C">
        <w:rPr>
          <w:rFonts w:eastAsia="Arial" w:cs="Arial"/>
          <w:spacing w:val="-1"/>
          <w:szCs w:val="24"/>
        </w:rPr>
        <w:t>n</w:t>
      </w:r>
      <w:r w:rsidRPr="00C7771C">
        <w:rPr>
          <w:rFonts w:eastAsia="Arial" w:cs="Arial"/>
          <w:spacing w:val="-2"/>
          <w:szCs w:val="24"/>
        </w:rPr>
        <w:t>t</w:t>
      </w:r>
      <w:r w:rsidRPr="00C7771C">
        <w:rPr>
          <w:rFonts w:eastAsia="Arial" w:cs="Arial"/>
          <w:szCs w:val="24"/>
        </w:rPr>
        <w:t>s s</w:t>
      </w:r>
      <w:r w:rsidRPr="00C7771C">
        <w:rPr>
          <w:rFonts w:eastAsia="Arial" w:cs="Arial"/>
          <w:spacing w:val="1"/>
          <w:szCs w:val="24"/>
        </w:rPr>
        <w:t>ta</w:t>
      </w:r>
      <w:r w:rsidRPr="00C7771C">
        <w:rPr>
          <w:rFonts w:eastAsia="Arial" w:cs="Arial"/>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b</w:t>
      </w:r>
      <w:r w:rsidRPr="00C7771C">
        <w:rPr>
          <w:rFonts w:eastAsia="Arial" w:cs="Arial"/>
          <w:szCs w:val="24"/>
        </w:rPr>
        <w:t>y</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r.</w:t>
      </w:r>
      <w:r w:rsidRPr="00C7771C">
        <w:rPr>
          <w:rFonts w:eastAsia="Arial" w:cs="Arial"/>
          <w:spacing w:val="-2"/>
          <w:szCs w:val="24"/>
        </w:rPr>
        <w:t xml:space="preserve"> </w:t>
      </w:r>
      <w:r w:rsidRPr="00C7771C">
        <w:rPr>
          <w:rFonts w:eastAsia="Arial" w:cs="Arial"/>
          <w:szCs w:val="24"/>
        </w:rPr>
        <w:t>Imp</w:t>
      </w:r>
      <w:r w:rsidRPr="00C7771C">
        <w:rPr>
          <w:rFonts w:eastAsia="Arial" w:cs="Arial"/>
          <w:spacing w:val="-1"/>
          <w:szCs w:val="24"/>
        </w:rPr>
        <w:t>a</w:t>
      </w:r>
      <w:r w:rsidRPr="00C7771C">
        <w:rPr>
          <w:rFonts w:eastAsia="Arial" w:cs="Arial"/>
          <w:szCs w:val="24"/>
        </w:rPr>
        <w:t>ct</w:t>
      </w:r>
      <w:r w:rsidRPr="00C7771C">
        <w:rPr>
          <w:rFonts w:eastAsia="Arial" w:cs="Arial"/>
          <w:spacing w:val="1"/>
          <w:szCs w:val="24"/>
        </w:rPr>
        <w:t xml:space="preserve"> </w:t>
      </w:r>
      <w:r w:rsidRPr="00C7771C">
        <w:rPr>
          <w:rFonts w:eastAsia="Arial" w:cs="Arial"/>
          <w:szCs w:val="24"/>
        </w:rPr>
        <w:t>c</w:t>
      </w:r>
      <w:r w:rsidRPr="00C7771C">
        <w:rPr>
          <w:rFonts w:eastAsia="Arial" w:cs="Arial"/>
          <w:spacing w:val="1"/>
          <w:szCs w:val="24"/>
        </w:rPr>
        <w:t>on</w:t>
      </w:r>
      <w:r w:rsidRPr="00C7771C">
        <w:rPr>
          <w:rFonts w:eastAsia="Arial" w:cs="Arial"/>
          <w:szCs w:val="24"/>
        </w:rPr>
        <w:t>si</w:t>
      </w:r>
      <w:r w:rsidRPr="00C7771C">
        <w:rPr>
          <w:rFonts w:eastAsia="Arial" w:cs="Arial"/>
          <w:spacing w:val="-2"/>
          <w:szCs w:val="24"/>
        </w:rPr>
        <w:t>d</w:t>
      </w:r>
      <w:r w:rsidRPr="00C7771C">
        <w:rPr>
          <w:rFonts w:eastAsia="Arial" w:cs="Arial"/>
          <w:spacing w:val="1"/>
          <w:szCs w:val="24"/>
        </w:rPr>
        <w:t>e</w:t>
      </w:r>
      <w:r w:rsidRPr="00C7771C">
        <w:rPr>
          <w:rFonts w:eastAsia="Arial" w:cs="Arial"/>
          <w:szCs w:val="24"/>
        </w:rPr>
        <w:t>red</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pacing w:val="1"/>
          <w:szCs w:val="24"/>
        </w:rPr>
        <w:t>m</w:t>
      </w:r>
      <w:r w:rsidRPr="00C7771C">
        <w:rPr>
          <w:rFonts w:eastAsia="Arial" w:cs="Arial"/>
          <w:spacing w:val="-1"/>
          <w:szCs w:val="24"/>
        </w:rPr>
        <w:t>p</w:t>
      </w:r>
      <w:r w:rsidRPr="00C7771C">
        <w:rPr>
          <w:rFonts w:eastAsia="Arial" w:cs="Arial"/>
          <w:spacing w:val="1"/>
          <w:szCs w:val="24"/>
        </w:rPr>
        <w:t>o</w:t>
      </w:r>
      <w:r w:rsidRPr="00C7771C">
        <w:rPr>
          <w:rFonts w:eastAsia="Arial" w:cs="Arial"/>
          <w:szCs w:val="24"/>
        </w:rPr>
        <w:t>rta</w:t>
      </w:r>
      <w:r w:rsidRPr="00C7771C">
        <w:rPr>
          <w:rFonts w:eastAsia="Arial" w:cs="Arial"/>
          <w:spacing w:val="-1"/>
          <w:szCs w:val="24"/>
        </w:rPr>
        <w:t>n</w:t>
      </w:r>
      <w:r w:rsidRPr="00C7771C">
        <w:rPr>
          <w:rFonts w:eastAsia="Arial" w:cs="Arial"/>
          <w:szCs w:val="24"/>
        </w:rPr>
        <w:t>t.</w:t>
      </w:r>
    </w:p>
    <w:p w14:paraId="75DC4825" w14:textId="77777777" w:rsidR="00C2015A" w:rsidRPr="00C7771C" w:rsidRDefault="00C2015A" w:rsidP="00C2015A">
      <w:pPr>
        <w:ind w:left="233"/>
        <w:rPr>
          <w:rFonts w:eastAsia="Arial" w:cs="Arial"/>
          <w:szCs w:val="24"/>
        </w:rPr>
      </w:pPr>
      <w:r w:rsidRPr="00C7771C">
        <w:rPr>
          <w:rFonts w:eastAsia="Arial" w:cs="Arial"/>
          <w:szCs w:val="24"/>
        </w:rPr>
        <w:t>4</w:t>
      </w:r>
      <w:r w:rsidRPr="00C7771C">
        <w:rPr>
          <w:rFonts w:eastAsia="Arial" w:cs="Arial"/>
          <w:spacing w:val="1"/>
          <w:szCs w:val="24"/>
        </w:rPr>
        <w:t xml:space="preserve"> </w:t>
      </w:r>
      <w:r w:rsidRPr="00C7771C">
        <w:rPr>
          <w:rFonts w:eastAsia="Arial" w:cs="Arial"/>
          <w:szCs w:val="24"/>
        </w:rPr>
        <w:t>in</w:t>
      </w:r>
      <w:r w:rsidRPr="00C7771C">
        <w:rPr>
          <w:rFonts w:eastAsia="Arial" w:cs="Arial"/>
          <w:spacing w:val="1"/>
          <w:szCs w:val="24"/>
        </w:rPr>
        <w:t xml:space="preserve"> </w:t>
      </w:r>
      <w:r w:rsidRPr="00C7771C">
        <w:rPr>
          <w:rFonts w:eastAsia="Arial" w:cs="Arial"/>
          <w:spacing w:val="-1"/>
          <w:szCs w:val="24"/>
        </w:rPr>
        <w:t>a</w:t>
      </w:r>
      <w:r w:rsidRPr="00C7771C">
        <w:rPr>
          <w:rFonts w:eastAsia="Arial" w:cs="Arial"/>
          <w:spacing w:val="1"/>
          <w:szCs w:val="24"/>
        </w:rPr>
        <w:t>dd</w:t>
      </w:r>
      <w:r w:rsidRPr="00C7771C">
        <w:rPr>
          <w:rFonts w:eastAsia="Arial" w:cs="Arial"/>
          <w:szCs w:val="24"/>
        </w:rPr>
        <w:t>iti</w:t>
      </w:r>
      <w:r w:rsidRPr="00C7771C">
        <w:rPr>
          <w:rFonts w:eastAsia="Arial" w:cs="Arial"/>
          <w:spacing w:val="-2"/>
          <w:szCs w:val="24"/>
        </w:rPr>
        <w:t>o</w:t>
      </w:r>
      <w:r w:rsidRPr="00C7771C">
        <w:rPr>
          <w:rFonts w:eastAsia="Arial" w:cs="Arial"/>
          <w:szCs w:val="24"/>
        </w:rPr>
        <w:t>n</w:t>
      </w:r>
      <w:r w:rsidRPr="00C7771C">
        <w:rPr>
          <w:rFonts w:eastAsia="Arial" w:cs="Arial"/>
          <w:spacing w:val="1"/>
          <w:szCs w:val="24"/>
        </w:rPr>
        <w:t xml:space="preserve"> t</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2</w:t>
      </w:r>
      <w:r w:rsidRPr="00C7771C">
        <w:rPr>
          <w:rFonts w:eastAsia="Arial" w:cs="Arial"/>
          <w:szCs w:val="24"/>
        </w:rPr>
        <w:t>,</w:t>
      </w:r>
      <w:r w:rsidRPr="00C7771C">
        <w:rPr>
          <w:rFonts w:eastAsia="Arial" w:cs="Arial"/>
          <w:spacing w:val="-1"/>
          <w:szCs w:val="24"/>
        </w:rPr>
        <w:t xml:space="preserve"> </w:t>
      </w:r>
      <w:r w:rsidRPr="00C7771C">
        <w:rPr>
          <w:rFonts w:eastAsia="Arial" w:cs="Arial"/>
          <w:spacing w:val="1"/>
          <w:szCs w:val="24"/>
        </w:rPr>
        <w:t>au</w:t>
      </w:r>
      <w:r w:rsidRPr="00C7771C">
        <w:rPr>
          <w:rFonts w:eastAsia="Arial" w:cs="Arial"/>
          <w:spacing w:val="-2"/>
          <w:szCs w:val="24"/>
        </w:rPr>
        <w:t>t</w:t>
      </w:r>
      <w:r w:rsidRPr="00C7771C">
        <w:rPr>
          <w:rFonts w:eastAsia="Arial" w:cs="Arial"/>
          <w:spacing w:val="-1"/>
          <w:szCs w:val="24"/>
        </w:rPr>
        <w:t>o</w:t>
      </w:r>
      <w:r w:rsidRPr="00C7771C">
        <w:rPr>
          <w:rFonts w:eastAsia="Arial" w:cs="Arial"/>
          <w:spacing w:val="1"/>
          <w:szCs w:val="24"/>
        </w:rPr>
        <w:t>ma</w:t>
      </w:r>
      <w:r w:rsidRPr="00C7771C">
        <w:rPr>
          <w:rFonts w:eastAsia="Arial" w:cs="Arial"/>
          <w:spacing w:val="-2"/>
          <w:szCs w:val="24"/>
        </w:rPr>
        <w:t>t</w:t>
      </w:r>
      <w:r w:rsidRPr="00C7771C">
        <w:rPr>
          <w:rFonts w:eastAsia="Arial" w:cs="Arial"/>
          <w:spacing w:val="1"/>
          <w:szCs w:val="24"/>
        </w:rPr>
        <w:t>e</w:t>
      </w:r>
      <w:r w:rsidRPr="00C7771C">
        <w:rPr>
          <w:rFonts w:eastAsia="Arial" w:cs="Arial"/>
          <w:szCs w:val="24"/>
        </w:rPr>
        <w:t>d</w:t>
      </w:r>
      <w:r w:rsidRPr="00C7771C">
        <w:rPr>
          <w:rFonts w:eastAsia="Arial" w:cs="Arial"/>
          <w:spacing w:val="6"/>
          <w:szCs w:val="24"/>
        </w:rPr>
        <w:t xml:space="preserve"> </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c</w:t>
      </w:r>
      <w:r w:rsidRPr="00C7771C">
        <w:rPr>
          <w:rFonts w:eastAsia="Arial" w:cs="Arial"/>
          <w:spacing w:val="1"/>
          <w:szCs w:val="24"/>
        </w:rPr>
        <w:t>u</w:t>
      </w:r>
      <w:r w:rsidRPr="00C7771C">
        <w:rPr>
          <w:rFonts w:eastAsia="Arial" w:cs="Arial"/>
          <w:szCs w:val="24"/>
        </w:rPr>
        <w:t>r</w:t>
      </w:r>
      <w:r w:rsidRPr="00C7771C">
        <w:rPr>
          <w:rFonts w:eastAsia="Arial" w:cs="Arial"/>
          <w:spacing w:val="-1"/>
          <w:szCs w:val="24"/>
        </w:rPr>
        <w:t>i</w:t>
      </w:r>
      <w:r w:rsidRPr="00C7771C">
        <w:rPr>
          <w:rFonts w:eastAsia="Arial" w:cs="Arial"/>
          <w:szCs w:val="24"/>
        </w:rPr>
        <w:t>ty</w:t>
      </w:r>
      <w:r w:rsidRPr="00C7771C">
        <w:rPr>
          <w:rFonts w:eastAsia="Arial" w:cs="Arial"/>
          <w:spacing w:val="-1"/>
          <w:szCs w:val="24"/>
        </w:rPr>
        <w:t xml:space="preserve"> </w:t>
      </w:r>
      <w:r w:rsidRPr="00C7771C">
        <w:rPr>
          <w:rFonts w:eastAsia="Arial" w:cs="Arial"/>
          <w:szCs w:val="24"/>
        </w:rPr>
        <w:t>t</w:t>
      </w:r>
      <w:r w:rsidRPr="00C7771C">
        <w:rPr>
          <w:rFonts w:eastAsia="Arial" w:cs="Arial"/>
          <w:spacing w:val="1"/>
          <w:szCs w:val="24"/>
        </w:rPr>
        <w:t>oo</w:t>
      </w:r>
      <w:r w:rsidRPr="00C7771C">
        <w:rPr>
          <w:rFonts w:eastAsia="Arial" w:cs="Arial"/>
          <w:szCs w:val="24"/>
        </w:rPr>
        <w:t xml:space="preserve">ls </w:t>
      </w:r>
      <w:r w:rsidRPr="00C7771C">
        <w:rPr>
          <w:rFonts w:eastAsia="Arial" w:cs="Arial"/>
          <w:spacing w:val="1"/>
          <w:szCs w:val="24"/>
        </w:rPr>
        <w:t>p</w:t>
      </w:r>
      <w:r w:rsidRPr="00C7771C">
        <w:rPr>
          <w:rFonts w:eastAsia="Arial" w:cs="Arial"/>
          <w:spacing w:val="-3"/>
          <w:szCs w:val="24"/>
        </w:rPr>
        <w:t>r</w:t>
      </w:r>
      <w:r w:rsidRPr="00C7771C">
        <w:rPr>
          <w:rFonts w:eastAsia="Arial" w:cs="Arial"/>
          <w:spacing w:val="1"/>
          <w:szCs w:val="24"/>
        </w:rPr>
        <w:t>o</w:t>
      </w:r>
      <w:r w:rsidRPr="00C7771C">
        <w:rPr>
          <w:rFonts w:eastAsia="Arial" w:cs="Arial"/>
          <w:spacing w:val="-2"/>
          <w:szCs w:val="24"/>
        </w:rPr>
        <w:t>v</w:t>
      </w:r>
      <w:r w:rsidRPr="00C7771C">
        <w:rPr>
          <w:rFonts w:eastAsia="Arial" w:cs="Arial"/>
          <w:szCs w:val="24"/>
        </w:rPr>
        <w:t>id</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pacing w:val="1"/>
          <w:szCs w:val="24"/>
        </w:rPr>
        <w:t>e</w:t>
      </w:r>
      <w:r w:rsidRPr="00C7771C">
        <w:rPr>
          <w:rFonts w:eastAsia="Arial" w:cs="Arial"/>
          <w:szCs w:val="24"/>
        </w:rPr>
        <w:t>st</w:t>
      </w:r>
      <w:r w:rsidRPr="00C7771C">
        <w:rPr>
          <w:rFonts w:eastAsia="Arial" w:cs="Arial"/>
          <w:spacing w:val="-1"/>
          <w:szCs w:val="24"/>
        </w:rPr>
        <w:t>e</w:t>
      </w:r>
      <w:r w:rsidRPr="00C7771C">
        <w:rPr>
          <w:rFonts w:eastAsia="Arial" w:cs="Arial"/>
          <w:szCs w:val="24"/>
        </w:rPr>
        <w:t>d</w:t>
      </w:r>
    </w:p>
    <w:p w14:paraId="1EC8B239" w14:textId="77777777" w:rsidR="00C2015A" w:rsidRPr="00C7771C" w:rsidRDefault="00C2015A" w:rsidP="00C2015A">
      <w:pPr>
        <w:spacing w:line="260" w:lineRule="exact"/>
        <w:ind w:left="233"/>
        <w:rPr>
          <w:rFonts w:eastAsia="Arial" w:cs="Arial"/>
          <w:szCs w:val="24"/>
        </w:rPr>
      </w:pPr>
      <w:r w:rsidRPr="00C7771C">
        <w:rPr>
          <w:rFonts w:eastAsia="Arial" w:cs="Arial"/>
          <w:position w:val="-1"/>
          <w:szCs w:val="24"/>
        </w:rPr>
        <w:t>5</w:t>
      </w:r>
      <w:r w:rsidRPr="00C7771C">
        <w:rPr>
          <w:rFonts w:eastAsia="Arial" w:cs="Arial"/>
          <w:spacing w:val="1"/>
          <w:position w:val="-1"/>
          <w:szCs w:val="24"/>
        </w:rPr>
        <w:t xml:space="preserve"> </w:t>
      </w:r>
      <w:r w:rsidRPr="00C7771C">
        <w:rPr>
          <w:rFonts w:eastAsia="Arial" w:cs="Arial"/>
          <w:position w:val="-1"/>
          <w:szCs w:val="24"/>
        </w:rPr>
        <w:t>in</w:t>
      </w:r>
      <w:r w:rsidRPr="00C7771C">
        <w:rPr>
          <w:rFonts w:eastAsia="Arial" w:cs="Arial"/>
          <w:spacing w:val="1"/>
          <w:position w:val="-1"/>
          <w:szCs w:val="24"/>
        </w:rPr>
        <w:t xml:space="preserve"> </w:t>
      </w:r>
      <w:r w:rsidRPr="00C7771C">
        <w:rPr>
          <w:rFonts w:eastAsia="Arial" w:cs="Arial"/>
          <w:spacing w:val="-1"/>
          <w:position w:val="-1"/>
          <w:szCs w:val="24"/>
        </w:rPr>
        <w:t>a</w:t>
      </w:r>
      <w:r w:rsidRPr="00C7771C">
        <w:rPr>
          <w:rFonts w:eastAsia="Arial" w:cs="Arial"/>
          <w:spacing w:val="1"/>
          <w:position w:val="-1"/>
          <w:szCs w:val="24"/>
        </w:rPr>
        <w:t>dd</w:t>
      </w:r>
      <w:r w:rsidRPr="00C7771C">
        <w:rPr>
          <w:rFonts w:eastAsia="Arial" w:cs="Arial"/>
          <w:position w:val="-1"/>
          <w:szCs w:val="24"/>
        </w:rPr>
        <w:t>iti</w:t>
      </w:r>
      <w:r w:rsidRPr="00C7771C">
        <w:rPr>
          <w:rFonts w:eastAsia="Arial" w:cs="Arial"/>
          <w:spacing w:val="-2"/>
          <w:position w:val="-1"/>
          <w:szCs w:val="24"/>
        </w:rPr>
        <w:t>o</w:t>
      </w:r>
      <w:r w:rsidRPr="00C7771C">
        <w:rPr>
          <w:rFonts w:eastAsia="Arial" w:cs="Arial"/>
          <w:position w:val="-1"/>
          <w:szCs w:val="24"/>
        </w:rPr>
        <w:t>n</w:t>
      </w:r>
      <w:r w:rsidRPr="00C7771C">
        <w:rPr>
          <w:rFonts w:eastAsia="Arial" w:cs="Arial"/>
          <w:spacing w:val="1"/>
          <w:position w:val="-1"/>
          <w:szCs w:val="24"/>
        </w:rPr>
        <w:t xml:space="preserve"> t</w:t>
      </w:r>
      <w:r w:rsidRPr="00C7771C">
        <w:rPr>
          <w:rFonts w:eastAsia="Arial" w:cs="Arial"/>
          <w:position w:val="-1"/>
          <w:szCs w:val="24"/>
        </w:rPr>
        <w:t>o</w:t>
      </w:r>
      <w:r w:rsidRPr="00C7771C">
        <w:rPr>
          <w:rFonts w:eastAsia="Arial" w:cs="Arial"/>
          <w:spacing w:val="-1"/>
          <w:position w:val="-1"/>
          <w:szCs w:val="24"/>
        </w:rPr>
        <w:t xml:space="preserve"> </w:t>
      </w:r>
      <w:r w:rsidRPr="00C7771C">
        <w:rPr>
          <w:rFonts w:eastAsia="Arial" w:cs="Arial"/>
          <w:spacing w:val="1"/>
          <w:position w:val="-1"/>
          <w:szCs w:val="24"/>
        </w:rPr>
        <w:t>3</w:t>
      </w:r>
      <w:r w:rsidRPr="00C7771C">
        <w:rPr>
          <w:rFonts w:eastAsia="Arial" w:cs="Arial"/>
          <w:position w:val="-1"/>
          <w:szCs w:val="24"/>
        </w:rPr>
        <w:t>,</w:t>
      </w:r>
      <w:r w:rsidRPr="00C7771C">
        <w:rPr>
          <w:rFonts w:eastAsia="Arial" w:cs="Arial"/>
          <w:spacing w:val="-1"/>
          <w:position w:val="-1"/>
          <w:szCs w:val="24"/>
        </w:rPr>
        <w:t xml:space="preserve"> </w:t>
      </w:r>
      <w:r w:rsidRPr="00C7771C">
        <w:rPr>
          <w:rFonts w:eastAsia="Arial" w:cs="Arial"/>
          <w:spacing w:val="1"/>
          <w:position w:val="-1"/>
          <w:szCs w:val="24"/>
        </w:rPr>
        <w:t>au</w:t>
      </w:r>
      <w:r w:rsidRPr="00C7771C">
        <w:rPr>
          <w:rFonts w:eastAsia="Arial" w:cs="Arial"/>
          <w:spacing w:val="-2"/>
          <w:position w:val="-1"/>
          <w:szCs w:val="24"/>
        </w:rPr>
        <w:t>t</w:t>
      </w:r>
      <w:r w:rsidRPr="00C7771C">
        <w:rPr>
          <w:rFonts w:eastAsia="Arial" w:cs="Arial"/>
          <w:spacing w:val="-1"/>
          <w:position w:val="-1"/>
          <w:szCs w:val="24"/>
        </w:rPr>
        <w:t>o</w:t>
      </w:r>
      <w:r w:rsidRPr="00C7771C">
        <w:rPr>
          <w:rFonts w:eastAsia="Arial" w:cs="Arial"/>
          <w:spacing w:val="1"/>
          <w:position w:val="-1"/>
          <w:szCs w:val="24"/>
        </w:rPr>
        <w:t>ma</w:t>
      </w:r>
      <w:r w:rsidRPr="00C7771C">
        <w:rPr>
          <w:rFonts w:eastAsia="Arial" w:cs="Arial"/>
          <w:spacing w:val="-2"/>
          <w:position w:val="-1"/>
          <w:szCs w:val="24"/>
        </w:rPr>
        <w:t>t</w:t>
      </w:r>
      <w:r w:rsidRPr="00C7771C">
        <w:rPr>
          <w:rFonts w:eastAsia="Arial" w:cs="Arial"/>
          <w:spacing w:val="1"/>
          <w:position w:val="-1"/>
          <w:szCs w:val="24"/>
        </w:rPr>
        <w:t>e</w:t>
      </w:r>
      <w:r w:rsidRPr="00C7771C">
        <w:rPr>
          <w:rFonts w:eastAsia="Arial" w:cs="Arial"/>
          <w:position w:val="-1"/>
          <w:szCs w:val="24"/>
        </w:rPr>
        <w:t>d</w:t>
      </w:r>
      <w:r w:rsidRPr="00C7771C">
        <w:rPr>
          <w:rFonts w:eastAsia="Arial" w:cs="Arial"/>
          <w:spacing w:val="6"/>
          <w:position w:val="-1"/>
          <w:szCs w:val="24"/>
        </w:rPr>
        <w:t xml:space="preserve"> </w:t>
      </w:r>
      <w:r w:rsidRPr="00C7771C">
        <w:rPr>
          <w:rFonts w:eastAsia="Arial" w:cs="Arial"/>
          <w:spacing w:val="-2"/>
          <w:position w:val="-1"/>
          <w:szCs w:val="24"/>
        </w:rPr>
        <w:t>s</w:t>
      </w:r>
      <w:r w:rsidRPr="00C7771C">
        <w:rPr>
          <w:rFonts w:eastAsia="Arial" w:cs="Arial"/>
          <w:spacing w:val="1"/>
          <w:position w:val="-1"/>
          <w:szCs w:val="24"/>
        </w:rPr>
        <w:t>e</w:t>
      </w:r>
      <w:r w:rsidRPr="00C7771C">
        <w:rPr>
          <w:rFonts w:eastAsia="Arial" w:cs="Arial"/>
          <w:position w:val="-1"/>
          <w:szCs w:val="24"/>
        </w:rPr>
        <w:t>c</w:t>
      </w:r>
      <w:r w:rsidRPr="00C7771C">
        <w:rPr>
          <w:rFonts w:eastAsia="Arial" w:cs="Arial"/>
          <w:spacing w:val="1"/>
          <w:position w:val="-1"/>
          <w:szCs w:val="24"/>
        </w:rPr>
        <w:t>u</w:t>
      </w:r>
      <w:r w:rsidRPr="00C7771C">
        <w:rPr>
          <w:rFonts w:eastAsia="Arial" w:cs="Arial"/>
          <w:position w:val="-1"/>
          <w:szCs w:val="24"/>
        </w:rPr>
        <w:t>r</w:t>
      </w:r>
      <w:r w:rsidRPr="00C7771C">
        <w:rPr>
          <w:rFonts w:eastAsia="Arial" w:cs="Arial"/>
          <w:spacing w:val="-1"/>
          <w:position w:val="-1"/>
          <w:szCs w:val="24"/>
        </w:rPr>
        <w:t>i</w:t>
      </w:r>
      <w:r w:rsidRPr="00C7771C">
        <w:rPr>
          <w:rFonts w:eastAsia="Arial" w:cs="Arial"/>
          <w:position w:val="-1"/>
          <w:szCs w:val="24"/>
        </w:rPr>
        <w:t>ty</w:t>
      </w:r>
      <w:r w:rsidRPr="00C7771C">
        <w:rPr>
          <w:rFonts w:eastAsia="Arial" w:cs="Arial"/>
          <w:spacing w:val="-1"/>
          <w:position w:val="-1"/>
          <w:szCs w:val="24"/>
        </w:rPr>
        <w:t xml:space="preserve"> </w:t>
      </w:r>
      <w:r w:rsidRPr="00C7771C">
        <w:rPr>
          <w:rFonts w:eastAsia="Arial" w:cs="Arial"/>
          <w:position w:val="-1"/>
          <w:szCs w:val="24"/>
        </w:rPr>
        <w:t>t</w:t>
      </w:r>
      <w:r w:rsidRPr="00C7771C">
        <w:rPr>
          <w:rFonts w:eastAsia="Arial" w:cs="Arial"/>
          <w:spacing w:val="1"/>
          <w:position w:val="-1"/>
          <w:szCs w:val="24"/>
        </w:rPr>
        <w:t>oo</w:t>
      </w:r>
      <w:r w:rsidRPr="00C7771C">
        <w:rPr>
          <w:rFonts w:eastAsia="Arial" w:cs="Arial"/>
          <w:position w:val="-1"/>
          <w:szCs w:val="24"/>
        </w:rPr>
        <w:t xml:space="preserve">ls </w:t>
      </w:r>
      <w:r w:rsidRPr="00C7771C">
        <w:rPr>
          <w:rFonts w:eastAsia="Arial" w:cs="Arial"/>
          <w:spacing w:val="1"/>
          <w:position w:val="-1"/>
          <w:szCs w:val="24"/>
        </w:rPr>
        <w:t>p</w:t>
      </w:r>
      <w:r w:rsidRPr="00C7771C">
        <w:rPr>
          <w:rFonts w:eastAsia="Arial" w:cs="Arial"/>
          <w:spacing w:val="-3"/>
          <w:position w:val="-1"/>
          <w:szCs w:val="24"/>
        </w:rPr>
        <w:t>r</w:t>
      </w:r>
      <w:r w:rsidRPr="00C7771C">
        <w:rPr>
          <w:rFonts w:eastAsia="Arial" w:cs="Arial"/>
          <w:spacing w:val="1"/>
          <w:position w:val="-1"/>
          <w:szCs w:val="24"/>
        </w:rPr>
        <w:t>o</w:t>
      </w:r>
      <w:r w:rsidRPr="00C7771C">
        <w:rPr>
          <w:rFonts w:eastAsia="Arial" w:cs="Arial"/>
          <w:spacing w:val="-2"/>
          <w:position w:val="-1"/>
          <w:szCs w:val="24"/>
        </w:rPr>
        <w:t>v</w:t>
      </w:r>
      <w:r w:rsidRPr="00C7771C">
        <w:rPr>
          <w:rFonts w:eastAsia="Arial" w:cs="Arial"/>
          <w:position w:val="-1"/>
          <w:szCs w:val="24"/>
        </w:rPr>
        <w:t>id</w:t>
      </w:r>
      <w:r w:rsidRPr="00C7771C">
        <w:rPr>
          <w:rFonts w:eastAsia="Arial" w:cs="Arial"/>
          <w:spacing w:val="1"/>
          <w:position w:val="-1"/>
          <w:szCs w:val="24"/>
        </w:rPr>
        <w:t>e</w:t>
      </w:r>
      <w:r w:rsidRPr="00C7771C">
        <w:rPr>
          <w:rFonts w:eastAsia="Arial" w:cs="Arial"/>
          <w:position w:val="-1"/>
          <w:szCs w:val="24"/>
        </w:rPr>
        <w:t>d</w:t>
      </w:r>
      <w:r w:rsidRPr="00C7771C">
        <w:rPr>
          <w:rFonts w:eastAsia="Arial" w:cs="Arial"/>
          <w:spacing w:val="1"/>
          <w:position w:val="-1"/>
          <w:szCs w:val="24"/>
        </w:rPr>
        <w:t xml:space="preserve"> </w:t>
      </w:r>
      <w:r w:rsidRPr="00C7771C">
        <w:rPr>
          <w:rFonts w:eastAsia="Arial" w:cs="Arial"/>
          <w:position w:val="-1"/>
          <w:szCs w:val="24"/>
        </w:rPr>
        <w:t>&amp;</w:t>
      </w:r>
      <w:r w:rsidRPr="00C7771C">
        <w:rPr>
          <w:rFonts w:eastAsia="Arial" w:cs="Arial"/>
          <w:spacing w:val="1"/>
          <w:position w:val="-1"/>
          <w:szCs w:val="24"/>
        </w:rPr>
        <w:t xml:space="preserve"> </w:t>
      </w:r>
      <w:r w:rsidRPr="00C7771C">
        <w:rPr>
          <w:rFonts w:eastAsia="Arial" w:cs="Arial"/>
          <w:spacing w:val="-1"/>
          <w:position w:val="-1"/>
          <w:szCs w:val="24"/>
        </w:rPr>
        <w:t>t</w:t>
      </w:r>
      <w:r w:rsidRPr="00C7771C">
        <w:rPr>
          <w:rFonts w:eastAsia="Arial" w:cs="Arial"/>
          <w:spacing w:val="1"/>
          <w:position w:val="-1"/>
          <w:szCs w:val="24"/>
        </w:rPr>
        <w:t>e</w:t>
      </w:r>
      <w:r w:rsidRPr="00C7771C">
        <w:rPr>
          <w:rFonts w:eastAsia="Arial" w:cs="Arial"/>
          <w:position w:val="-1"/>
          <w:szCs w:val="24"/>
        </w:rPr>
        <w:t>st</w:t>
      </w:r>
      <w:r w:rsidRPr="00C7771C">
        <w:rPr>
          <w:rFonts w:eastAsia="Arial" w:cs="Arial"/>
          <w:spacing w:val="-1"/>
          <w:position w:val="-1"/>
          <w:szCs w:val="24"/>
        </w:rPr>
        <w:t>e</w:t>
      </w:r>
      <w:r w:rsidRPr="00C7771C">
        <w:rPr>
          <w:rFonts w:eastAsia="Arial" w:cs="Arial"/>
          <w:position w:val="-1"/>
          <w:szCs w:val="24"/>
        </w:rPr>
        <w:t>d</w:t>
      </w:r>
    </w:p>
    <w:p w14:paraId="1469F513" w14:textId="77777777" w:rsidR="00C2015A" w:rsidRPr="00C7771C"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6D91606C" w14:textId="77777777" w:rsidTr="00C2015A">
        <w:trPr>
          <w:trHeight w:hRule="exact" w:val="1638"/>
        </w:trPr>
        <w:tc>
          <w:tcPr>
            <w:tcW w:w="1244" w:type="dxa"/>
            <w:tcBorders>
              <w:top w:val="single" w:sz="5" w:space="0" w:color="000000"/>
              <w:left w:val="single" w:sz="5" w:space="0" w:color="000000"/>
              <w:bottom w:val="single" w:sz="5" w:space="0" w:color="000000"/>
              <w:right w:val="single" w:sz="5" w:space="0" w:color="000000"/>
            </w:tcBorders>
          </w:tcPr>
          <w:p w14:paraId="3FEB8E81"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4AC6B1F8" w14:textId="08B11647" w:rsidR="00C2015A" w:rsidRPr="00C7771C" w:rsidRDefault="00C2015A" w:rsidP="00120B72">
            <w:pPr>
              <w:rPr>
                <w:szCs w:val="24"/>
              </w:rPr>
            </w:pPr>
            <w:r>
              <w:rPr>
                <w:szCs w:val="24"/>
              </w:rPr>
              <w:t>Authentification is require</w:t>
            </w:r>
            <w:r w:rsidR="00120B72">
              <w:rPr>
                <w:szCs w:val="24"/>
              </w:rPr>
              <w:t xml:space="preserve">d to access the online system. </w:t>
            </w:r>
            <w:r w:rsidR="001556EF">
              <w:rPr>
                <w:szCs w:val="24"/>
              </w:rPr>
              <w:t>Users’</w:t>
            </w:r>
            <w:r w:rsidR="00120B72">
              <w:rPr>
                <w:szCs w:val="24"/>
              </w:rPr>
              <w:t xml:space="preserve"> roles will also </w:t>
            </w:r>
            <w:r>
              <w:rPr>
                <w:szCs w:val="24"/>
              </w:rPr>
              <w:t xml:space="preserve">be managed </w:t>
            </w:r>
            <w:r w:rsidR="00120B72">
              <w:rPr>
                <w:szCs w:val="24"/>
              </w:rPr>
              <w:t xml:space="preserve">carefully </w:t>
            </w:r>
            <w:r>
              <w:rPr>
                <w:szCs w:val="24"/>
              </w:rPr>
              <w:t>to give the minimum number of rights required. The system needs to keep track of teacher assessments and provide reliable data to the SACE. Audit trails also need to be available</w:t>
            </w:r>
          </w:p>
        </w:tc>
        <w:tc>
          <w:tcPr>
            <w:tcW w:w="1134" w:type="dxa"/>
            <w:tcBorders>
              <w:top w:val="single" w:sz="5" w:space="0" w:color="000000"/>
              <w:left w:val="single" w:sz="5" w:space="0" w:color="000000"/>
              <w:bottom w:val="single" w:sz="5" w:space="0" w:color="000000"/>
              <w:right w:val="single" w:sz="5" w:space="0" w:color="000000"/>
            </w:tcBorders>
          </w:tcPr>
          <w:p w14:paraId="43A65F65"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60A67989" w14:textId="77777777" w:rsidR="00C2015A" w:rsidRPr="00C7771C" w:rsidRDefault="00C2015A" w:rsidP="00C2015A">
            <w:pPr>
              <w:rPr>
                <w:szCs w:val="24"/>
              </w:rPr>
            </w:pPr>
            <w:r>
              <w:rPr>
                <w:szCs w:val="24"/>
              </w:rPr>
              <w:t>3</w:t>
            </w:r>
          </w:p>
        </w:tc>
      </w:tr>
    </w:tbl>
    <w:p w14:paraId="7D2CFF66" w14:textId="77777777" w:rsidR="00C2015A" w:rsidRPr="00C7771C" w:rsidRDefault="00C2015A" w:rsidP="00C2015A">
      <w:pPr>
        <w:spacing w:before="17" w:line="220" w:lineRule="exact"/>
        <w:rPr>
          <w:szCs w:val="24"/>
        </w:rPr>
      </w:pPr>
    </w:p>
    <w:p w14:paraId="424EE91C" w14:textId="77777777" w:rsidR="00C2015A" w:rsidRPr="00C7771C" w:rsidRDefault="00C2015A" w:rsidP="00C2015A">
      <w:pPr>
        <w:spacing w:before="29"/>
        <w:ind w:left="233"/>
        <w:rPr>
          <w:rFonts w:eastAsia="Arial" w:cs="Arial"/>
          <w:szCs w:val="24"/>
        </w:rPr>
      </w:pPr>
      <w:r w:rsidRPr="00C7771C">
        <w:rPr>
          <w:rFonts w:eastAsia="Arial" w:cs="Arial"/>
          <w:b/>
          <w:szCs w:val="24"/>
        </w:rPr>
        <w:t>T1</w:t>
      </w:r>
      <w:r w:rsidRPr="00C7771C">
        <w:rPr>
          <w:rFonts w:eastAsia="Arial" w:cs="Arial"/>
          <w:b/>
          <w:spacing w:val="1"/>
          <w:szCs w:val="24"/>
        </w:rPr>
        <w:t>2</w:t>
      </w:r>
      <w:r w:rsidRPr="00C7771C">
        <w:rPr>
          <w:rFonts w:eastAsia="Arial" w:cs="Arial"/>
          <w:b/>
          <w:szCs w:val="24"/>
        </w:rPr>
        <w:t xml:space="preserve">.  </w:t>
      </w:r>
      <w:r w:rsidRPr="00C7771C">
        <w:rPr>
          <w:rFonts w:eastAsia="Arial" w:cs="Arial"/>
          <w:b/>
          <w:spacing w:val="39"/>
          <w:szCs w:val="24"/>
        </w:rPr>
        <w:t xml:space="preserve"> </w:t>
      </w:r>
      <w:r w:rsidRPr="00C7771C">
        <w:rPr>
          <w:rFonts w:eastAsia="Arial" w:cs="Arial"/>
          <w:b/>
          <w:szCs w:val="24"/>
        </w:rPr>
        <w:t>Dir</w:t>
      </w:r>
      <w:r w:rsidRPr="00C7771C">
        <w:rPr>
          <w:rFonts w:eastAsia="Arial" w:cs="Arial"/>
          <w:b/>
          <w:spacing w:val="1"/>
          <w:szCs w:val="24"/>
        </w:rPr>
        <w:t>ec</w:t>
      </w:r>
      <w:r w:rsidRPr="00C7771C">
        <w:rPr>
          <w:rFonts w:eastAsia="Arial" w:cs="Arial"/>
          <w:b/>
          <w:szCs w:val="24"/>
        </w:rPr>
        <w:t xml:space="preserve">t </w:t>
      </w:r>
      <w:r w:rsidRPr="00C7771C">
        <w:rPr>
          <w:rFonts w:eastAsia="Arial" w:cs="Arial"/>
          <w:b/>
          <w:spacing w:val="-2"/>
          <w:szCs w:val="24"/>
        </w:rPr>
        <w:t>a</w:t>
      </w:r>
      <w:r w:rsidRPr="00C7771C">
        <w:rPr>
          <w:rFonts w:eastAsia="Arial" w:cs="Arial"/>
          <w:b/>
          <w:spacing w:val="1"/>
          <w:szCs w:val="24"/>
        </w:rPr>
        <w:t>cc</w:t>
      </w:r>
      <w:r w:rsidRPr="00C7771C">
        <w:rPr>
          <w:rFonts w:eastAsia="Arial" w:cs="Arial"/>
          <w:b/>
          <w:spacing w:val="-1"/>
          <w:szCs w:val="24"/>
        </w:rPr>
        <w:t>e</w:t>
      </w:r>
      <w:r w:rsidRPr="00C7771C">
        <w:rPr>
          <w:rFonts w:eastAsia="Arial" w:cs="Arial"/>
          <w:b/>
          <w:spacing w:val="1"/>
          <w:szCs w:val="24"/>
        </w:rPr>
        <w:t>s</w:t>
      </w:r>
      <w:r w:rsidRPr="00C7771C">
        <w:rPr>
          <w:rFonts w:eastAsia="Arial" w:cs="Arial"/>
          <w:b/>
          <w:szCs w:val="24"/>
        </w:rPr>
        <w:t>s</w:t>
      </w:r>
      <w:r w:rsidRPr="00C7771C">
        <w:rPr>
          <w:rFonts w:eastAsia="Arial" w:cs="Arial"/>
          <w:b/>
          <w:spacing w:val="1"/>
          <w:szCs w:val="24"/>
        </w:rPr>
        <w:t xml:space="preserve"> </w:t>
      </w:r>
      <w:r w:rsidRPr="00C7771C">
        <w:rPr>
          <w:rFonts w:eastAsia="Arial" w:cs="Arial"/>
          <w:b/>
          <w:szCs w:val="24"/>
        </w:rPr>
        <w:t>for t</w:t>
      </w:r>
      <w:r w:rsidRPr="00C7771C">
        <w:rPr>
          <w:rFonts w:eastAsia="Arial" w:cs="Arial"/>
          <w:b/>
          <w:spacing w:val="-1"/>
          <w:szCs w:val="24"/>
        </w:rPr>
        <w:t>h</w:t>
      </w:r>
      <w:r w:rsidRPr="00C7771C">
        <w:rPr>
          <w:rFonts w:eastAsia="Arial" w:cs="Arial"/>
          <w:b/>
          <w:szCs w:val="24"/>
        </w:rPr>
        <w:t>i</w:t>
      </w:r>
      <w:r w:rsidRPr="00C7771C">
        <w:rPr>
          <w:rFonts w:eastAsia="Arial" w:cs="Arial"/>
          <w:b/>
          <w:spacing w:val="-2"/>
          <w:szCs w:val="24"/>
        </w:rPr>
        <w:t>r</w:t>
      </w:r>
      <w:r w:rsidRPr="00C7771C">
        <w:rPr>
          <w:rFonts w:eastAsia="Arial" w:cs="Arial"/>
          <w:b/>
          <w:szCs w:val="24"/>
        </w:rPr>
        <w:t>d p</w:t>
      </w:r>
      <w:r w:rsidRPr="00C7771C">
        <w:rPr>
          <w:rFonts w:eastAsia="Arial" w:cs="Arial"/>
          <w:b/>
          <w:spacing w:val="1"/>
          <w:szCs w:val="24"/>
        </w:rPr>
        <w:t>a</w:t>
      </w:r>
      <w:r w:rsidRPr="00C7771C">
        <w:rPr>
          <w:rFonts w:eastAsia="Arial" w:cs="Arial"/>
          <w:b/>
          <w:szCs w:val="24"/>
        </w:rPr>
        <w:t>rti</w:t>
      </w:r>
      <w:r w:rsidRPr="00C7771C">
        <w:rPr>
          <w:rFonts w:eastAsia="Arial" w:cs="Arial"/>
          <w:b/>
          <w:spacing w:val="1"/>
          <w:szCs w:val="24"/>
        </w:rPr>
        <w:t>e</w:t>
      </w:r>
      <w:r w:rsidRPr="00C7771C">
        <w:rPr>
          <w:rFonts w:eastAsia="Arial" w:cs="Arial"/>
          <w:b/>
          <w:szCs w:val="24"/>
        </w:rPr>
        <w:t>s</w:t>
      </w:r>
    </w:p>
    <w:p w14:paraId="6851B727"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4"/>
          <w:szCs w:val="24"/>
        </w:rPr>
        <w:t xml:space="preserve"> </w:t>
      </w:r>
      <w:r w:rsidRPr="00C7771C">
        <w:rPr>
          <w:rFonts w:eastAsia="Arial" w:cs="Arial"/>
          <w:spacing w:val="-1"/>
          <w:szCs w:val="24"/>
        </w:rPr>
        <w:t>p</w:t>
      </w:r>
      <w:r w:rsidRPr="00C7771C">
        <w:rPr>
          <w:rFonts w:eastAsia="Arial" w:cs="Arial"/>
          <w:spacing w:val="1"/>
          <w:szCs w:val="24"/>
        </w:rPr>
        <w:t>u</w:t>
      </w:r>
      <w:r w:rsidRPr="00C7771C">
        <w:rPr>
          <w:rFonts w:eastAsia="Arial" w:cs="Arial"/>
          <w:szCs w:val="24"/>
        </w:rPr>
        <w:t xml:space="preserve">re </w:t>
      </w:r>
      <w:r w:rsidRPr="00C7771C">
        <w:rPr>
          <w:rFonts w:eastAsia="Arial" w:cs="Arial"/>
          <w:spacing w:val="-1"/>
          <w:szCs w:val="24"/>
        </w:rPr>
        <w:t>b</w:t>
      </w:r>
      <w:r w:rsidRPr="00C7771C">
        <w:rPr>
          <w:rFonts w:eastAsia="Arial" w:cs="Arial"/>
          <w:spacing w:val="1"/>
          <w:szCs w:val="24"/>
        </w:rPr>
        <w:t>a</w:t>
      </w:r>
      <w:r w:rsidRPr="00C7771C">
        <w:rPr>
          <w:rFonts w:eastAsia="Arial" w:cs="Arial"/>
          <w:szCs w:val="24"/>
        </w:rPr>
        <w:t xml:space="preserve">tch </w:t>
      </w:r>
      <w:r w:rsidRPr="00C7771C">
        <w:rPr>
          <w:rFonts w:eastAsia="Arial" w:cs="Arial"/>
          <w:spacing w:val="1"/>
          <w:szCs w:val="24"/>
        </w:rPr>
        <w:t>o</w:t>
      </w:r>
      <w:r w:rsidRPr="00C7771C">
        <w:rPr>
          <w:rFonts w:eastAsia="Arial" w:cs="Arial"/>
          <w:szCs w:val="24"/>
        </w:rPr>
        <w:t>r st</w:t>
      </w:r>
      <w:r w:rsidRPr="00C7771C">
        <w:rPr>
          <w:rFonts w:eastAsia="Arial" w:cs="Arial"/>
          <w:spacing w:val="-1"/>
          <w:szCs w:val="24"/>
        </w:rPr>
        <w:t>a</w:t>
      </w:r>
      <w:r w:rsidRPr="00C7771C">
        <w:rPr>
          <w:rFonts w:eastAsia="Arial" w:cs="Arial"/>
          <w:spacing w:val="1"/>
          <w:szCs w:val="24"/>
        </w:rPr>
        <w:t>n</w:t>
      </w:r>
      <w:r w:rsidRPr="00C7771C">
        <w:rPr>
          <w:rFonts w:eastAsia="Arial" w:cs="Arial"/>
          <w:szCs w:val="24"/>
        </w:rPr>
        <w:t>d</w:t>
      </w:r>
      <w:r w:rsidRPr="00C7771C">
        <w:rPr>
          <w:rFonts w:eastAsia="Arial" w:cs="Arial"/>
          <w:spacing w:val="-1"/>
          <w:szCs w:val="24"/>
        </w:rPr>
        <w:t>-</w:t>
      </w:r>
      <w:r w:rsidRPr="00C7771C">
        <w:rPr>
          <w:rFonts w:eastAsia="Arial" w:cs="Arial"/>
          <w:spacing w:val="1"/>
          <w:szCs w:val="24"/>
        </w:rPr>
        <w:t>a</w:t>
      </w:r>
      <w:r w:rsidRPr="00C7771C">
        <w:rPr>
          <w:rFonts w:eastAsia="Arial" w:cs="Arial"/>
          <w:szCs w:val="24"/>
        </w:rPr>
        <w:t>lo</w:t>
      </w:r>
      <w:r w:rsidRPr="00C7771C">
        <w:rPr>
          <w:rFonts w:eastAsia="Arial" w:cs="Arial"/>
          <w:spacing w:val="1"/>
          <w:szCs w:val="24"/>
        </w:rPr>
        <w:t>n</w:t>
      </w:r>
      <w:r w:rsidRPr="00C7771C">
        <w:rPr>
          <w:rFonts w:eastAsia="Arial" w:cs="Arial"/>
          <w:szCs w:val="24"/>
        </w:rPr>
        <w:t>e</w:t>
      </w:r>
      <w:r w:rsidRPr="00C7771C">
        <w:rPr>
          <w:rFonts w:eastAsia="Arial" w:cs="Arial"/>
          <w:spacing w:val="-1"/>
          <w:szCs w:val="24"/>
        </w:rPr>
        <w:t xml:space="preserve"> </w:t>
      </w:r>
      <w:r w:rsidRPr="00C7771C">
        <w:rPr>
          <w:rFonts w:eastAsia="Arial" w:cs="Arial"/>
          <w:szCs w:val="24"/>
        </w:rPr>
        <w:t>PC</w:t>
      </w:r>
    </w:p>
    <w:p w14:paraId="21EC4729" w14:textId="77777777" w:rsidR="00C2015A" w:rsidRPr="00C7771C" w:rsidRDefault="00C2015A" w:rsidP="00C2015A">
      <w:pPr>
        <w:ind w:left="233"/>
        <w:rPr>
          <w:rFonts w:eastAsia="Arial" w:cs="Arial"/>
          <w:szCs w:val="24"/>
        </w:rPr>
      </w:pPr>
      <w:r w:rsidRPr="00C7771C">
        <w:rPr>
          <w:rFonts w:eastAsia="Arial" w:cs="Arial"/>
          <w:szCs w:val="24"/>
        </w:rPr>
        <w:t>1</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b</w:t>
      </w:r>
      <w:r w:rsidRPr="00C7771C">
        <w:rPr>
          <w:rFonts w:eastAsia="Arial" w:cs="Arial"/>
          <w:spacing w:val="1"/>
          <w:szCs w:val="24"/>
        </w:rPr>
        <w:t>a</w:t>
      </w:r>
      <w:r w:rsidRPr="00C7771C">
        <w:rPr>
          <w:rFonts w:eastAsia="Arial" w:cs="Arial"/>
          <w:szCs w:val="24"/>
        </w:rPr>
        <w:t>tch</w:t>
      </w:r>
      <w:r w:rsidRPr="00C7771C">
        <w:rPr>
          <w:rFonts w:eastAsia="Arial" w:cs="Arial"/>
          <w:spacing w:val="1"/>
          <w:szCs w:val="24"/>
        </w:rPr>
        <w:t xml:space="preserve"> </w:t>
      </w:r>
      <w:r w:rsidRPr="00C7771C">
        <w:rPr>
          <w:rFonts w:eastAsia="Arial" w:cs="Arial"/>
          <w:spacing w:val="-2"/>
          <w:szCs w:val="24"/>
        </w:rPr>
        <w:t>w</w:t>
      </w:r>
      <w:r w:rsidRPr="00C7771C">
        <w:rPr>
          <w:rFonts w:eastAsia="Arial" w:cs="Arial"/>
          <w:szCs w:val="24"/>
        </w:rPr>
        <w:t>ith</w:t>
      </w:r>
      <w:r w:rsidRPr="00C7771C">
        <w:rPr>
          <w:rFonts w:eastAsia="Arial" w:cs="Arial"/>
          <w:spacing w:val="1"/>
          <w:szCs w:val="24"/>
        </w:rPr>
        <w:t xml:space="preserve"> </w:t>
      </w:r>
      <w:r w:rsidRPr="00C7771C">
        <w:rPr>
          <w:rFonts w:eastAsia="Arial" w:cs="Arial"/>
          <w:szCs w:val="24"/>
        </w:rPr>
        <w:t>r</w:t>
      </w:r>
      <w:r w:rsidRPr="00C7771C">
        <w:rPr>
          <w:rFonts w:eastAsia="Arial" w:cs="Arial"/>
          <w:spacing w:val="-2"/>
          <w:szCs w:val="24"/>
        </w:rPr>
        <w:t>e</w:t>
      </w:r>
      <w:r w:rsidRPr="00C7771C">
        <w:rPr>
          <w:rFonts w:eastAsia="Arial" w:cs="Arial"/>
          <w:spacing w:val="1"/>
          <w:szCs w:val="24"/>
        </w:rPr>
        <w:t>mo</w:t>
      </w:r>
      <w:r w:rsidRPr="00C7771C">
        <w:rPr>
          <w:rFonts w:eastAsia="Arial" w:cs="Arial"/>
          <w:szCs w:val="24"/>
        </w:rPr>
        <w:t>te</w:t>
      </w:r>
      <w:r w:rsidRPr="00C7771C">
        <w:rPr>
          <w:rFonts w:eastAsia="Arial" w:cs="Arial"/>
          <w:spacing w:val="-3"/>
          <w:szCs w:val="24"/>
        </w:rPr>
        <w:t xml:space="preserve"> </w:t>
      </w:r>
      <w:r w:rsidRPr="00C7771C">
        <w:rPr>
          <w:rFonts w:eastAsia="Arial" w:cs="Arial"/>
          <w:spacing w:val="1"/>
          <w:szCs w:val="24"/>
        </w:rPr>
        <w:t>da</w:t>
      </w:r>
      <w:r w:rsidRPr="00C7771C">
        <w:rPr>
          <w:rFonts w:eastAsia="Arial" w:cs="Arial"/>
          <w:szCs w:val="24"/>
        </w:rPr>
        <w:t>ta</w:t>
      </w:r>
      <w:r w:rsidRPr="00C7771C">
        <w:rPr>
          <w:rFonts w:eastAsia="Arial" w:cs="Arial"/>
          <w:spacing w:val="-1"/>
          <w:szCs w:val="24"/>
        </w:rPr>
        <w:t xml:space="preserve"> </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try</w:t>
      </w:r>
      <w:r w:rsidRPr="00C7771C">
        <w:rPr>
          <w:rFonts w:eastAsia="Arial" w:cs="Arial"/>
          <w:spacing w:val="-2"/>
          <w:szCs w:val="24"/>
        </w:rPr>
        <w:t xml:space="preserve"> </w:t>
      </w:r>
      <w:r w:rsidRPr="00C7771C">
        <w:rPr>
          <w:rFonts w:eastAsia="Arial" w:cs="Arial"/>
          <w:spacing w:val="1"/>
          <w:szCs w:val="24"/>
        </w:rPr>
        <w:t>o</w:t>
      </w:r>
      <w:r w:rsidRPr="00C7771C">
        <w:rPr>
          <w:rFonts w:eastAsia="Arial" w:cs="Arial"/>
          <w:szCs w:val="24"/>
        </w:rPr>
        <w:t>r pr</w:t>
      </w:r>
      <w:r w:rsidRPr="00C7771C">
        <w:rPr>
          <w:rFonts w:eastAsia="Arial" w:cs="Arial"/>
          <w:spacing w:val="-1"/>
          <w:szCs w:val="24"/>
        </w:rPr>
        <w:t>i</w:t>
      </w:r>
      <w:r w:rsidRPr="00C7771C">
        <w:rPr>
          <w:rFonts w:eastAsia="Arial" w:cs="Arial"/>
          <w:spacing w:val="1"/>
          <w:szCs w:val="24"/>
        </w:rPr>
        <w:t>n</w:t>
      </w:r>
      <w:r w:rsidRPr="00C7771C">
        <w:rPr>
          <w:rFonts w:eastAsia="Arial" w:cs="Arial"/>
          <w:szCs w:val="24"/>
        </w:rPr>
        <w:t>ti</w:t>
      </w:r>
      <w:r w:rsidRPr="00C7771C">
        <w:rPr>
          <w:rFonts w:eastAsia="Arial" w:cs="Arial"/>
          <w:spacing w:val="1"/>
          <w:szCs w:val="24"/>
        </w:rPr>
        <w:t>n</w:t>
      </w:r>
      <w:r w:rsidRPr="00C7771C">
        <w:rPr>
          <w:rFonts w:eastAsia="Arial" w:cs="Arial"/>
          <w:szCs w:val="24"/>
        </w:rPr>
        <w:t>g</w:t>
      </w:r>
    </w:p>
    <w:p w14:paraId="0072AA45" w14:textId="77777777" w:rsidR="00C2015A" w:rsidRPr="00C7771C" w:rsidRDefault="00C2015A" w:rsidP="00C2015A">
      <w:pPr>
        <w:ind w:left="233"/>
        <w:rPr>
          <w:rFonts w:eastAsia="Arial" w:cs="Arial"/>
          <w:szCs w:val="24"/>
        </w:rPr>
      </w:pPr>
      <w:r w:rsidRPr="00C7771C">
        <w:rPr>
          <w:rFonts w:eastAsia="Arial" w:cs="Arial"/>
          <w:szCs w:val="24"/>
        </w:rPr>
        <w:t>2</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pacing w:val="-1"/>
          <w:szCs w:val="24"/>
        </w:rPr>
        <w:t>b</w:t>
      </w:r>
      <w:r w:rsidRPr="00C7771C">
        <w:rPr>
          <w:rFonts w:eastAsia="Arial" w:cs="Arial"/>
          <w:spacing w:val="1"/>
          <w:szCs w:val="24"/>
        </w:rPr>
        <w:t>a</w:t>
      </w:r>
      <w:r w:rsidRPr="00C7771C">
        <w:rPr>
          <w:rFonts w:eastAsia="Arial" w:cs="Arial"/>
          <w:szCs w:val="24"/>
        </w:rPr>
        <w:t>tch</w:t>
      </w:r>
      <w:r w:rsidRPr="00C7771C">
        <w:rPr>
          <w:rFonts w:eastAsia="Arial" w:cs="Arial"/>
          <w:spacing w:val="1"/>
          <w:szCs w:val="24"/>
        </w:rPr>
        <w:t xml:space="preserve"> </w:t>
      </w:r>
      <w:r w:rsidRPr="00C7771C">
        <w:rPr>
          <w:rFonts w:eastAsia="Arial" w:cs="Arial"/>
          <w:spacing w:val="-2"/>
          <w:szCs w:val="24"/>
        </w:rPr>
        <w:t>w</w:t>
      </w:r>
      <w:r w:rsidRPr="00C7771C">
        <w:rPr>
          <w:rFonts w:eastAsia="Arial" w:cs="Arial"/>
          <w:szCs w:val="24"/>
        </w:rPr>
        <w:t>ith</w:t>
      </w:r>
      <w:r w:rsidRPr="00C7771C">
        <w:rPr>
          <w:rFonts w:eastAsia="Arial" w:cs="Arial"/>
          <w:spacing w:val="1"/>
          <w:szCs w:val="24"/>
        </w:rPr>
        <w:t xml:space="preserve"> </w:t>
      </w:r>
      <w:r w:rsidRPr="00C7771C">
        <w:rPr>
          <w:rFonts w:eastAsia="Arial" w:cs="Arial"/>
          <w:szCs w:val="24"/>
        </w:rPr>
        <w:t>r</w:t>
      </w:r>
      <w:r w:rsidRPr="00C7771C">
        <w:rPr>
          <w:rFonts w:eastAsia="Arial" w:cs="Arial"/>
          <w:spacing w:val="-2"/>
          <w:szCs w:val="24"/>
        </w:rPr>
        <w:t>e</w:t>
      </w:r>
      <w:r w:rsidRPr="00C7771C">
        <w:rPr>
          <w:rFonts w:eastAsia="Arial" w:cs="Arial"/>
          <w:spacing w:val="1"/>
          <w:szCs w:val="24"/>
        </w:rPr>
        <w:t>mo</w:t>
      </w:r>
      <w:r w:rsidRPr="00C7771C">
        <w:rPr>
          <w:rFonts w:eastAsia="Arial" w:cs="Arial"/>
          <w:szCs w:val="24"/>
        </w:rPr>
        <w:t>te</w:t>
      </w:r>
      <w:r w:rsidRPr="00C7771C">
        <w:rPr>
          <w:rFonts w:eastAsia="Arial" w:cs="Arial"/>
          <w:spacing w:val="-3"/>
          <w:szCs w:val="24"/>
        </w:rPr>
        <w:t xml:space="preserve"> </w:t>
      </w:r>
      <w:r w:rsidRPr="00C7771C">
        <w:rPr>
          <w:rFonts w:eastAsia="Arial" w:cs="Arial"/>
          <w:spacing w:val="1"/>
          <w:szCs w:val="24"/>
        </w:rPr>
        <w:t>da</w:t>
      </w:r>
      <w:r w:rsidRPr="00C7771C">
        <w:rPr>
          <w:rFonts w:eastAsia="Arial" w:cs="Arial"/>
          <w:szCs w:val="24"/>
        </w:rPr>
        <w:t>ta</w:t>
      </w:r>
      <w:r w:rsidRPr="00C7771C">
        <w:rPr>
          <w:rFonts w:eastAsia="Arial" w:cs="Arial"/>
          <w:spacing w:val="-1"/>
          <w:szCs w:val="24"/>
        </w:rPr>
        <w:t xml:space="preserve"> </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try</w:t>
      </w:r>
      <w:r w:rsidRPr="00C7771C">
        <w:rPr>
          <w:rFonts w:eastAsia="Arial" w:cs="Arial"/>
          <w:spacing w:val="-2"/>
          <w:szCs w:val="24"/>
        </w:rPr>
        <w:t xml:space="preserve"> </w:t>
      </w:r>
      <w:r w:rsidRPr="00C7771C">
        <w:rPr>
          <w:rFonts w:eastAsia="Arial" w:cs="Arial"/>
          <w:szCs w:val="24"/>
        </w:rPr>
        <w:t>&amp;</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mo</w:t>
      </w:r>
      <w:r w:rsidRPr="00C7771C">
        <w:rPr>
          <w:rFonts w:eastAsia="Arial" w:cs="Arial"/>
          <w:spacing w:val="-2"/>
          <w:szCs w:val="24"/>
        </w:rPr>
        <w:t>t</w:t>
      </w:r>
      <w:r w:rsidRPr="00C7771C">
        <w:rPr>
          <w:rFonts w:eastAsia="Arial" w:cs="Arial"/>
          <w:szCs w:val="24"/>
        </w:rPr>
        <w:t>e</w:t>
      </w:r>
      <w:r w:rsidRPr="00C7771C">
        <w:rPr>
          <w:rFonts w:eastAsia="Arial" w:cs="Arial"/>
          <w:spacing w:val="1"/>
          <w:szCs w:val="24"/>
        </w:rPr>
        <w:t xml:space="preserve"> p</w:t>
      </w:r>
      <w:r w:rsidRPr="00C7771C">
        <w:rPr>
          <w:rFonts w:eastAsia="Arial" w:cs="Arial"/>
          <w:szCs w:val="24"/>
        </w:rPr>
        <w:t>r</w:t>
      </w:r>
      <w:r w:rsidRPr="00C7771C">
        <w:rPr>
          <w:rFonts w:eastAsia="Arial" w:cs="Arial"/>
          <w:spacing w:val="-4"/>
          <w:szCs w:val="24"/>
        </w:rPr>
        <w:t>i</w:t>
      </w:r>
      <w:r w:rsidRPr="00C7771C">
        <w:rPr>
          <w:rFonts w:eastAsia="Arial" w:cs="Arial"/>
          <w:spacing w:val="1"/>
          <w:szCs w:val="24"/>
        </w:rPr>
        <w:t>n</w:t>
      </w:r>
      <w:r w:rsidRPr="00C7771C">
        <w:rPr>
          <w:rFonts w:eastAsia="Arial" w:cs="Arial"/>
          <w:szCs w:val="24"/>
        </w:rPr>
        <w:t>ti</w:t>
      </w:r>
      <w:r w:rsidRPr="00C7771C">
        <w:rPr>
          <w:rFonts w:eastAsia="Arial" w:cs="Arial"/>
          <w:spacing w:val="1"/>
          <w:szCs w:val="24"/>
        </w:rPr>
        <w:t>n</w:t>
      </w:r>
      <w:r w:rsidRPr="00C7771C">
        <w:rPr>
          <w:rFonts w:eastAsia="Arial" w:cs="Arial"/>
          <w:szCs w:val="24"/>
        </w:rPr>
        <w:t>g</w:t>
      </w:r>
    </w:p>
    <w:p w14:paraId="49FAB949"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3</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1"/>
          <w:szCs w:val="24"/>
        </w:rPr>
        <w:t xml:space="preserve"> </w:t>
      </w:r>
      <w:r w:rsidRPr="00C7771C">
        <w:rPr>
          <w:rFonts w:eastAsia="Arial" w:cs="Arial"/>
          <w:spacing w:val="2"/>
          <w:szCs w:val="24"/>
        </w:rPr>
        <w:t>T</w:t>
      </w:r>
      <w:r w:rsidRPr="00C7771C">
        <w:rPr>
          <w:rFonts w:eastAsia="Arial" w:cs="Arial"/>
          <w:szCs w:val="24"/>
        </w:rPr>
        <w:t>P</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pacing w:val="-3"/>
          <w:szCs w:val="24"/>
        </w:rPr>
        <w:t>r</w:t>
      </w:r>
      <w:r w:rsidRPr="00C7771C">
        <w:rPr>
          <w:rFonts w:eastAsia="Arial" w:cs="Arial"/>
          <w:spacing w:val="1"/>
          <w:szCs w:val="24"/>
        </w:rPr>
        <w:t>on</w:t>
      </w:r>
      <w:r w:rsidRPr="00C7771C">
        <w:rPr>
          <w:rFonts w:eastAsia="Arial" w:cs="Arial"/>
          <w:spacing w:val="3"/>
          <w:szCs w:val="24"/>
        </w:rPr>
        <w:t>t</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d</w:t>
      </w:r>
      <w:r w:rsidRPr="00C7771C">
        <w:rPr>
          <w:rFonts w:eastAsia="Arial" w:cs="Arial"/>
          <w:spacing w:val="1"/>
          <w:szCs w:val="24"/>
        </w:rPr>
        <w:t xml:space="preserve"> </w:t>
      </w:r>
      <w:r w:rsidRPr="00C7771C">
        <w:rPr>
          <w:rFonts w:eastAsia="Arial" w:cs="Arial"/>
          <w:szCs w:val="24"/>
        </w:rPr>
        <w:t>links</w:t>
      </w:r>
      <w:r w:rsidRPr="00C7771C">
        <w:rPr>
          <w:rFonts w:eastAsia="Arial" w:cs="Arial"/>
          <w:spacing w:val="-1"/>
          <w:szCs w:val="24"/>
        </w:rPr>
        <w:t xml:space="preserve"> </w:t>
      </w:r>
      <w:r w:rsidRPr="00C7771C">
        <w:rPr>
          <w:rFonts w:eastAsia="Arial" w:cs="Arial"/>
          <w:spacing w:val="-2"/>
          <w:szCs w:val="24"/>
        </w:rPr>
        <w:t>t</w:t>
      </w:r>
      <w:r w:rsidRPr="00C7771C">
        <w:rPr>
          <w:rFonts w:eastAsia="Arial" w:cs="Arial"/>
          <w:szCs w:val="24"/>
        </w:rPr>
        <w:t>o</w:t>
      </w:r>
      <w:r w:rsidRPr="00C7771C">
        <w:rPr>
          <w:rFonts w:eastAsia="Arial" w:cs="Arial"/>
          <w:spacing w:val="1"/>
          <w:szCs w:val="24"/>
        </w:rPr>
        <w:t xml:space="preserve"> b</w:t>
      </w:r>
      <w:r w:rsidRPr="00C7771C">
        <w:rPr>
          <w:rFonts w:eastAsia="Arial" w:cs="Arial"/>
          <w:spacing w:val="-1"/>
          <w:szCs w:val="24"/>
        </w:rPr>
        <w:t>a</w:t>
      </w:r>
      <w:r w:rsidRPr="00C7771C">
        <w:rPr>
          <w:rFonts w:eastAsia="Arial" w:cs="Arial"/>
          <w:szCs w:val="24"/>
        </w:rPr>
        <w:t>tch</w:t>
      </w:r>
    </w:p>
    <w:p w14:paraId="32A30368" w14:textId="77777777" w:rsidR="00C2015A" w:rsidRPr="00C7771C" w:rsidRDefault="00C2015A" w:rsidP="00C2015A">
      <w:pPr>
        <w:ind w:left="233"/>
        <w:rPr>
          <w:rFonts w:eastAsia="Arial" w:cs="Arial"/>
          <w:szCs w:val="24"/>
        </w:rPr>
      </w:pPr>
      <w:r w:rsidRPr="00C7771C">
        <w:rPr>
          <w:rFonts w:eastAsia="Arial" w:cs="Arial"/>
          <w:szCs w:val="24"/>
        </w:rPr>
        <w:t>4</w:t>
      </w:r>
      <w:r w:rsidRPr="00C7771C">
        <w:rPr>
          <w:rFonts w:eastAsia="Arial" w:cs="Arial"/>
          <w:spacing w:val="1"/>
          <w:szCs w:val="24"/>
        </w:rPr>
        <w:t xml:space="preserve"> </w:t>
      </w:r>
      <w:r w:rsidRPr="00C7771C">
        <w:rPr>
          <w:rFonts w:eastAsia="Arial" w:cs="Arial"/>
          <w:spacing w:val="-2"/>
          <w:szCs w:val="24"/>
        </w:rPr>
        <w:t>i</w:t>
      </w:r>
      <w:r w:rsidRPr="00C7771C">
        <w:rPr>
          <w:rFonts w:eastAsia="Arial" w:cs="Arial"/>
          <w:szCs w:val="24"/>
        </w:rPr>
        <w:t>f</w:t>
      </w:r>
      <w:r w:rsidRPr="00C7771C">
        <w:rPr>
          <w:rFonts w:eastAsia="Arial" w:cs="Arial"/>
          <w:spacing w:val="3"/>
          <w:szCs w:val="24"/>
        </w:rPr>
        <w:t xml:space="preserve"> </w:t>
      </w:r>
      <w:r w:rsidRPr="00C7771C">
        <w:rPr>
          <w:rFonts w:eastAsia="Arial" w:cs="Arial"/>
          <w:szCs w:val="24"/>
        </w:rPr>
        <w:t xml:space="preserve">more </w:t>
      </w:r>
      <w:r w:rsidRPr="00C7771C">
        <w:rPr>
          <w:rFonts w:eastAsia="Arial" w:cs="Arial"/>
          <w:spacing w:val="-1"/>
          <w:szCs w:val="24"/>
        </w:rPr>
        <w:t>t</w:t>
      </w:r>
      <w:r w:rsidRPr="00C7771C">
        <w:rPr>
          <w:rFonts w:eastAsia="Arial" w:cs="Arial"/>
          <w:spacing w:val="1"/>
          <w:szCs w:val="24"/>
        </w:rPr>
        <w:t>h</w:t>
      </w:r>
      <w:r w:rsidRPr="00C7771C">
        <w:rPr>
          <w:rFonts w:eastAsia="Arial" w:cs="Arial"/>
          <w:spacing w:val="-1"/>
          <w:szCs w:val="24"/>
        </w:rPr>
        <w:t>a</w:t>
      </w:r>
      <w:r w:rsidRPr="00C7771C">
        <w:rPr>
          <w:rFonts w:eastAsia="Arial" w:cs="Arial"/>
          <w:szCs w:val="24"/>
        </w:rPr>
        <w:t>n</w:t>
      </w:r>
      <w:r w:rsidRPr="00C7771C">
        <w:rPr>
          <w:rFonts w:eastAsia="Arial" w:cs="Arial"/>
          <w:spacing w:val="3"/>
          <w:szCs w:val="24"/>
        </w:rPr>
        <w:t xml:space="preserve"> </w:t>
      </w:r>
      <w:r w:rsidRPr="00C7771C">
        <w:rPr>
          <w:rFonts w:eastAsia="Arial" w:cs="Arial"/>
          <w:szCs w:val="24"/>
        </w:rPr>
        <w:t>a</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pacing w:val="-3"/>
          <w:szCs w:val="24"/>
        </w:rPr>
        <w:t>r</w:t>
      </w:r>
      <w:r w:rsidRPr="00C7771C">
        <w:rPr>
          <w:rFonts w:eastAsia="Arial" w:cs="Arial"/>
          <w:spacing w:val="1"/>
          <w:szCs w:val="24"/>
        </w:rPr>
        <w:t>ont</w:t>
      </w:r>
      <w:r w:rsidRPr="00C7771C">
        <w:rPr>
          <w:rFonts w:eastAsia="Arial" w:cs="Arial"/>
          <w:spacing w:val="-1"/>
          <w:szCs w:val="24"/>
        </w:rPr>
        <w:t>-e</w:t>
      </w:r>
      <w:r w:rsidRPr="00C7771C">
        <w:rPr>
          <w:rFonts w:eastAsia="Arial" w:cs="Arial"/>
          <w:spacing w:val="1"/>
          <w:szCs w:val="24"/>
        </w:rPr>
        <w:t>n</w:t>
      </w:r>
      <w:r w:rsidRPr="00C7771C">
        <w:rPr>
          <w:rFonts w:eastAsia="Arial" w:cs="Arial"/>
          <w:szCs w:val="24"/>
        </w:rPr>
        <w:t>d</w:t>
      </w:r>
      <w:r w:rsidRPr="00C7771C">
        <w:rPr>
          <w:rFonts w:eastAsia="Arial" w:cs="Arial"/>
          <w:spacing w:val="1"/>
          <w:szCs w:val="24"/>
        </w:rPr>
        <w:t xml:space="preserve"> </w:t>
      </w:r>
      <w:r w:rsidRPr="00C7771C">
        <w:rPr>
          <w:rFonts w:eastAsia="Arial" w:cs="Arial"/>
          <w:spacing w:val="-2"/>
          <w:szCs w:val="24"/>
        </w:rPr>
        <w:t>w</w:t>
      </w:r>
      <w:r w:rsidRPr="00C7771C">
        <w:rPr>
          <w:rFonts w:eastAsia="Arial" w:cs="Arial"/>
          <w:szCs w:val="24"/>
        </w:rPr>
        <w:t>ith</w:t>
      </w:r>
      <w:r w:rsidRPr="00C7771C">
        <w:rPr>
          <w:rFonts w:eastAsia="Arial" w:cs="Arial"/>
          <w:spacing w:val="1"/>
          <w:szCs w:val="24"/>
        </w:rPr>
        <w:t xml:space="preserve"> on</w:t>
      </w:r>
      <w:r w:rsidRPr="00C7771C">
        <w:rPr>
          <w:rFonts w:eastAsia="Arial" w:cs="Arial"/>
          <w:szCs w:val="24"/>
        </w:rPr>
        <w:t>e</w:t>
      </w:r>
      <w:r w:rsidRPr="00C7771C">
        <w:rPr>
          <w:rFonts w:eastAsia="Arial" w:cs="Arial"/>
          <w:spacing w:val="-1"/>
          <w:szCs w:val="24"/>
        </w:rPr>
        <w:t xml:space="preserve"> </w:t>
      </w:r>
      <w:r w:rsidRPr="00C7771C">
        <w:rPr>
          <w:rFonts w:eastAsia="Arial" w:cs="Arial"/>
          <w:spacing w:val="1"/>
          <w:szCs w:val="24"/>
        </w:rPr>
        <w:t>t</w:t>
      </w:r>
      <w:r w:rsidRPr="00C7771C">
        <w:rPr>
          <w:rFonts w:eastAsia="Arial" w:cs="Arial"/>
          <w:spacing w:val="-2"/>
          <w:szCs w:val="24"/>
        </w:rPr>
        <w:t>y</w:t>
      </w:r>
      <w:r w:rsidRPr="00C7771C">
        <w:rPr>
          <w:rFonts w:eastAsia="Arial" w:cs="Arial"/>
          <w:spacing w:val="1"/>
          <w:szCs w:val="24"/>
        </w:rPr>
        <w:t>p</w:t>
      </w:r>
      <w:r w:rsidRPr="00C7771C">
        <w:rPr>
          <w:rFonts w:eastAsia="Arial" w:cs="Arial"/>
          <w:szCs w:val="24"/>
        </w:rPr>
        <w:t>e</w:t>
      </w:r>
      <w:r w:rsidRPr="00C7771C">
        <w:rPr>
          <w:rFonts w:eastAsia="Arial" w:cs="Arial"/>
          <w:spacing w:val="1"/>
          <w:szCs w:val="24"/>
        </w:rPr>
        <w:t xml:space="preserve"> </w:t>
      </w:r>
      <w:r w:rsidRPr="00C7771C">
        <w:rPr>
          <w:rFonts w:eastAsia="Arial" w:cs="Arial"/>
          <w:spacing w:val="-1"/>
          <w:szCs w:val="24"/>
        </w:rPr>
        <w:t>o</w:t>
      </w:r>
      <w:r w:rsidRPr="00C7771C">
        <w:rPr>
          <w:rFonts w:eastAsia="Arial" w:cs="Arial"/>
          <w:szCs w:val="24"/>
        </w:rPr>
        <w:t>f</w:t>
      </w:r>
      <w:r w:rsidRPr="00C7771C">
        <w:rPr>
          <w:rFonts w:eastAsia="Arial" w:cs="Arial"/>
          <w:spacing w:val="-1"/>
          <w:szCs w:val="24"/>
        </w:rPr>
        <w:t xml:space="preserve"> </w:t>
      </w:r>
      <w:r w:rsidRPr="00C7771C">
        <w:rPr>
          <w:rFonts w:eastAsia="Arial" w:cs="Arial"/>
          <w:spacing w:val="2"/>
          <w:szCs w:val="24"/>
        </w:rPr>
        <w:t>T</w:t>
      </w:r>
      <w:r w:rsidRPr="00C7771C">
        <w:rPr>
          <w:rFonts w:eastAsia="Arial" w:cs="Arial"/>
          <w:szCs w:val="24"/>
        </w:rPr>
        <w:t>P</w:t>
      </w:r>
    </w:p>
    <w:p w14:paraId="32C68293" w14:textId="77777777" w:rsidR="00C2015A" w:rsidRPr="00C7771C" w:rsidRDefault="00C2015A" w:rsidP="00C2015A">
      <w:pPr>
        <w:spacing w:line="260" w:lineRule="exact"/>
        <w:ind w:left="233"/>
        <w:rPr>
          <w:rFonts w:eastAsia="Arial" w:cs="Arial"/>
          <w:szCs w:val="24"/>
        </w:rPr>
      </w:pPr>
      <w:r w:rsidRPr="00C7771C">
        <w:rPr>
          <w:rFonts w:eastAsia="Arial" w:cs="Arial"/>
          <w:position w:val="-1"/>
          <w:szCs w:val="24"/>
        </w:rPr>
        <w:t>5</w:t>
      </w:r>
      <w:r w:rsidRPr="00C7771C">
        <w:rPr>
          <w:rFonts w:eastAsia="Arial" w:cs="Arial"/>
          <w:spacing w:val="1"/>
          <w:position w:val="-1"/>
          <w:szCs w:val="24"/>
        </w:rPr>
        <w:t xml:space="preserve"> </w:t>
      </w:r>
      <w:r w:rsidRPr="00C7771C">
        <w:rPr>
          <w:rFonts w:eastAsia="Arial" w:cs="Arial"/>
          <w:spacing w:val="-2"/>
          <w:position w:val="-1"/>
          <w:szCs w:val="24"/>
        </w:rPr>
        <w:t>i</w:t>
      </w:r>
      <w:r w:rsidRPr="00C7771C">
        <w:rPr>
          <w:rFonts w:eastAsia="Arial" w:cs="Arial"/>
          <w:position w:val="-1"/>
          <w:szCs w:val="24"/>
        </w:rPr>
        <w:t>f</w:t>
      </w:r>
      <w:r w:rsidRPr="00C7771C">
        <w:rPr>
          <w:rFonts w:eastAsia="Arial" w:cs="Arial"/>
          <w:spacing w:val="3"/>
          <w:position w:val="-1"/>
          <w:szCs w:val="24"/>
        </w:rPr>
        <w:t xml:space="preserve"> </w:t>
      </w:r>
      <w:r w:rsidRPr="00C7771C">
        <w:rPr>
          <w:rFonts w:eastAsia="Arial" w:cs="Arial"/>
          <w:position w:val="-1"/>
          <w:szCs w:val="24"/>
        </w:rPr>
        <w:t xml:space="preserve">more </w:t>
      </w:r>
      <w:r w:rsidRPr="00C7771C">
        <w:rPr>
          <w:rFonts w:eastAsia="Arial" w:cs="Arial"/>
          <w:spacing w:val="-1"/>
          <w:position w:val="-1"/>
          <w:szCs w:val="24"/>
        </w:rPr>
        <w:t>t</w:t>
      </w:r>
      <w:r w:rsidRPr="00C7771C">
        <w:rPr>
          <w:rFonts w:eastAsia="Arial" w:cs="Arial"/>
          <w:spacing w:val="1"/>
          <w:position w:val="-1"/>
          <w:szCs w:val="24"/>
        </w:rPr>
        <w:t>h</w:t>
      </w:r>
      <w:r w:rsidRPr="00C7771C">
        <w:rPr>
          <w:rFonts w:eastAsia="Arial" w:cs="Arial"/>
          <w:spacing w:val="-1"/>
          <w:position w:val="-1"/>
          <w:szCs w:val="24"/>
        </w:rPr>
        <w:t>a</w:t>
      </w:r>
      <w:r w:rsidRPr="00C7771C">
        <w:rPr>
          <w:rFonts w:eastAsia="Arial" w:cs="Arial"/>
          <w:position w:val="-1"/>
          <w:szCs w:val="24"/>
        </w:rPr>
        <w:t>n</w:t>
      </w:r>
      <w:r w:rsidRPr="00C7771C">
        <w:rPr>
          <w:rFonts w:eastAsia="Arial" w:cs="Arial"/>
          <w:spacing w:val="1"/>
          <w:position w:val="-1"/>
          <w:szCs w:val="24"/>
        </w:rPr>
        <w:t xml:space="preserve"> </w:t>
      </w:r>
      <w:r w:rsidRPr="00C7771C">
        <w:rPr>
          <w:rFonts w:eastAsia="Arial" w:cs="Arial"/>
          <w:position w:val="-1"/>
          <w:szCs w:val="24"/>
        </w:rPr>
        <w:t>1 t</w:t>
      </w:r>
      <w:r w:rsidRPr="00C7771C">
        <w:rPr>
          <w:rFonts w:eastAsia="Arial" w:cs="Arial"/>
          <w:spacing w:val="-2"/>
          <w:position w:val="-1"/>
          <w:szCs w:val="24"/>
        </w:rPr>
        <w:t>y</w:t>
      </w:r>
      <w:r w:rsidRPr="00C7771C">
        <w:rPr>
          <w:rFonts w:eastAsia="Arial" w:cs="Arial"/>
          <w:spacing w:val="1"/>
          <w:position w:val="-1"/>
          <w:szCs w:val="24"/>
        </w:rPr>
        <w:t>p</w:t>
      </w:r>
      <w:r w:rsidRPr="00C7771C">
        <w:rPr>
          <w:rFonts w:eastAsia="Arial" w:cs="Arial"/>
          <w:position w:val="-1"/>
          <w:szCs w:val="24"/>
        </w:rPr>
        <w:t>e</w:t>
      </w:r>
      <w:r w:rsidRPr="00C7771C">
        <w:rPr>
          <w:rFonts w:eastAsia="Arial" w:cs="Arial"/>
          <w:spacing w:val="1"/>
          <w:position w:val="-1"/>
          <w:szCs w:val="24"/>
        </w:rPr>
        <w:t xml:space="preserve"> </w:t>
      </w:r>
      <w:r w:rsidRPr="00C7771C">
        <w:rPr>
          <w:rFonts w:eastAsia="Arial" w:cs="Arial"/>
          <w:spacing w:val="-1"/>
          <w:position w:val="-1"/>
          <w:szCs w:val="24"/>
        </w:rPr>
        <w:t>o</w:t>
      </w:r>
      <w:r w:rsidRPr="00C7771C">
        <w:rPr>
          <w:rFonts w:eastAsia="Arial" w:cs="Arial"/>
          <w:position w:val="-1"/>
          <w:szCs w:val="24"/>
        </w:rPr>
        <w:t>f</w:t>
      </w:r>
      <w:r w:rsidRPr="00C7771C">
        <w:rPr>
          <w:rFonts w:eastAsia="Arial" w:cs="Arial"/>
          <w:spacing w:val="1"/>
          <w:position w:val="-1"/>
          <w:szCs w:val="24"/>
        </w:rPr>
        <w:t xml:space="preserve"> </w:t>
      </w:r>
      <w:r w:rsidRPr="00C7771C">
        <w:rPr>
          <w:rFonts w:eastAsia="Arial" w:cs="Arial"/>
          <w:spacing w:val="2"/>
          <w:position w:val="-1"/>
          <w:szCs w:val="24"/>
        </w:rPr>
        <w:t>T</w:t>
      </w:r>
      <w:r w:rsidRPr="00C7771C">
        <w:rPr>
          <w:rFonts w:eastAsia="Arial" w:cs="Arial"/>
          <w:position w:val="-1"/>
          <w:szCs w:val="24"/>
        </w:rPr>
        <w:t>P</w:t>
      </w:r>
      <w:r w:rsidRPr="00C7771C">
        <w:rPr>
          <w:rFonts w:eastAsia="Arial" w:cs="Arial"/>
          <w:spacing w:val="-1"/>
          <w:position w:val="-1"/>
          <w:szCs w:val="24"/>
        </w:rPr>
        <w:t xml:space="preserve"> </w:t>
      </w:r>
      <w:r w:rsidRPr="00C7771C">
        <w:rPr>
          <w:rFonts w:eastAsia="Arial" w:cs="Arial"/>
          <w:spacing w:val="1"/>
          <w:position w:val="-1"/>
          <w:szCs w:val="24"/>
        </w:rPr>
        <w:t>p</w:t>
      </w:r>
      <w:r w:rsidRPr="00C7771C">
        <w:rPr>
          <w:rFonts w:eastAsia="Arial" w:cs="Arial"/>
          <w:position w:val="-1"/>
          <w:szCs w:val="24"/>
        </w:rPr>
        <w:t>ro</w:t>
      </w:r>
      <w:r w:rsidRPr="00C7771C">
        <w:rPr>
          <w:rFonts w:eastAsia="Arial" w:cs="Arial"/>
          <w:spacing w:val="-2"/>
          <w:position w:val="-1"/>
          <w:szCs w:val="24"/>
        </w:rPr>
        <w:t>t</w:t>
      </w:r>
      <w:r w:rsidRPr="00C7771C">
        <w:rPr>
          <w:rFonts w:eastAsia="Arial" w:cs="Arial"/>
          <w:spacing w:val="1"/>
          <w:position w:val="-1"/>
          <w:szCs w:val="24"/>
        </w:rPr>
        <w:t>o</w:t>
      </w:r>
      <w:r w:rsidRPr="00C7771C">
        <w:rPr>
          <w:rFonts w:eastAsia="Arial" w:cs="Arial"/>
          <w:position w:val="-1"/>
          <w:szCs w:val="24"/>
        </w:rPr>
        <w:t>c</w:t>
      </w:r>
      <w:r w:rsidRPr="00C7771C">
        <w:rPr>
          <w:rFonts w:eastAsia="Arial" w:cs="Arial"/>
          <w:spacing w:val="1"/>
          <w:position w:val="-1"/>
          <w:szCs w:val="24"/>
        </w:rPr>
        <w:t>o</w:t>
      </w:r>
      <w:r w:rsidRPr="00C7771C">
        <w:rPr>
          <w:rFonts w:eastAsia="Arial" w:cs="Arial"/>
          <w:position w:val="-1"/>
          <w:szCs w:val="24"/>
        </w:rPr>
        <w:t>l</w:t>
      </w:r>
    </w:p>
    <w:p w14:paraId="048C1A6C" w14:textId="77777777" w:rsidR="00C2015A" w:rsidRPr="00C7771C"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1CD1D56F" w14:textId="77777777" w:rsidTr="00C2015A">
        <w:trPr>
          <w:trHeight w:hRule="exact" w:val="640"/>
        </w:trPr>
        <w:tc>
          <w:tcPr>
            <w:tcW w:w="1244" w:type="dxa"/>
            <w:tcBorders>
              <w:top w:val="single" w:sz="5" w:space="0" w:color="000000"/>
              <w:left w:val="single" w:sz="5" w:space="0" w:color="000000"/>
              <w:bottom w:val="single" w:sz="5" w:space="0" w:color="000000"/>
              <w:right w:val="single" w:sz="5" w:space="0" w:color="000000"/>
            </w:tcBorders>
          </w:tcPr>
          <w:p w14:paraId="0DDE4C9F" w14:textId="77777777" w:rsidR="00C2015A" w:rsidRPr="00C7771C" w:rsidRDefault="00C2015A" w:rsidP="00C2015A">
            <w:pPr>
              <w:spacing w:line="260" w:lineRule="exact"/>
              <w:ind w:left="102"/>
              <w:rPr>
                <w:rFonts w:eastAsia="Arial" w:cs="Arial"/>
                <w:szCs w:val="24"/>
              </w:rPr>
            </w:pPr>
            <w:r w:rsidRPr="00C7771C">
              <w:rPr>
                <w:rFonts w:eastAsia="Arial" w:cs="Arial"/>
                <w:b/>
                <w:szCs w:val="24"/>
              </w:rPr>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242E29C2" w14:textId="2E121E56" w:rsidR="00C2015A" w:rsidRPr="00C7771C" w:rsidRDefault="00120B72" w:rsidP="00C2015A">
            <w:pPr>
              <w:rPr>
                <w:szCs w:val="24"/>
              </w:rPr>
            </w:pPr>
            <w:r>
              <w:rPr>
                <w:szCs w:val="24"/>
              </w:rPr>
              <w:t>e</w:t>
            </w:r>
            <w:r w:rsidR="00C2015A">
              <w:rPr>
                <w:szCs w:val="24"/>
              </w:rPr>
              <w:t>duActiv is a web-based system and allows transfer protocol interaction to the batch</w:t>
            </w:r>
          </w:p>
        </w:tc>
        <w:tc>
          <w:tcPr>
            <w:tcW w:w="1134" w:type="dxa"/>
            <w:tcBorders>
              <w:top w:val="single" w:sz="5" w:space="0" w:color="000000"/>
              <w:left w:val="single" w:sz="5" w:space="0" w:color="000000"/>
              <w:bottom w:val="single" w:sz="5" w:space="0" w:color="000000"/>
              <w:right w:val="single" w:sz="5" w:space="0" w:color="000000"/>
            </w:tcBorders>
          </w:tcPr>
          <w:p w14:paraId="1A04C195"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43833D42" w14:textId="77777777" w:rsidR="00C2015A" w:rsidRPr="00C7771C" w:rsidRDefault="00C2015A" w:rsidP="00C2015A">
            <w:pPr>
              <w:rPr>
                <w:szCs w:val="24"/>
              </w:rPr>
            </w:pPr>
            <w:r>
              <w:rPr>
                <w:szCs w:val="24"/>
              </w:rPr>
              <w:t>3</w:t>
            </w:r>
          </w:p>
        </w:tc>
      </w:tr>
    </w:tbl>
    <w:p w14:paraId="38F5CF9A" w14:textId="77777777" w:rsidR="00C2015A" w:rsidRPr="00C7771C" w:rsidRDefault="00C2015A" w:rsidP="00C2015A">
      <w:pPr>
        <w:spacing w:before="17" w:line="220" w:lineRule="exact"/>
        <w:rPr>
          <w:szCs w:val="24"/>
        </w:rPr>
      </w:pPr>
    </w:p>
    <w:p w14:paraId="492A1D56" w14:textId="77777777" w:rsidR="00C2015A" w:rsidRPr="00C7771C" w:rsidRDefault="00C2015A" w:rsidP="00C2015A">
      <w:pPr>
        <w:spacing w:before="29"/>
        <w:ind w:left="233"/>
        <w:rPr>
          <w:rFonts w:eastAsia="Arial" w:cs="Arial"/>
          <w:szCs w:val="24"/>
        </w:rPr>
      </w:pPr>
      <w:r w:rsidRPr="00C7771C">
        <w:rPr>
          <w:rFonts w:eastAsia="Arial" w:cs="Arial"/>
          <w:b/>
          <w:szCs w:val="24"/>
        </w:rPr>
        <w:t>T1</w:t>
      </w:r>
      <w:r w:rsidRPr="00C7771C">
        <w:rPr>
          <w:rFonts w:eastAsia="Arial" w:cs="Arial"/>
          <w:b/>
          <w:spacing w:val="1"/>
          <w:szCs w:val="24"/>
        </w:rPr>
        <w:t>3</w:t>
      </w:r>
      <w:r w:rsidRPr="00C7771C">
        <w:rPr>
          <w:rFonts w:eastAsia="Arial" w:cs="Arial"/>
          <w:b/>
          <w:szCs w:val="24"/>
        </w:rPr>
        <w:t xml:space="preserve">.  </w:t>
      </w:r>
      <w:r w:rsidRPr="00C7771C">
        <w:rPr>
          <w:rFonts w:eastAsia="Arial" w:cs="Arial"/>
          <w:b/>
          <w:spacing w:val="39"/>
          <w:szCs w:val="24"/>
        </w:rPr>
        <w:t xml:space="preserve"> </w:t>
      </w:r>
      <w:r w:rsidRPr="00C7771C">
        <w:rPr>
          <w:rFonts w:eastAsia="Arial" w:cs="Arial"/>
          <w:b/>
          <w:szCs w:val="24"/>
        </w:rPr>
        <w:t>Spe</w:t>
      </w:r>
      <w:r w:rsidRPr="00C7771C">
        <w:rPr>
          <w:rFonts w:eastAsia="Arial" w:cs="Arial"/>
          <w:b/>
          <w:spacing w:val="1"/>
          <w:szCs w:val="24"/>
        </w:rPr>
        <w:t>c</w:t>
      </w:r>
      <w:r w:rsidRPr="00C7771C">
        <w:rPr>
          <w:rFonts w:eastAsia="Arial" w:cs="Arial"/>
          <w:b/>
          <w:spacing w:val="-2"/>
          <w:szCs w:val="24"/>
        </w:rPr>
        <w:t>i</w:t>
      </w:r>
      <w:r w:rsidRPr="00C7771C">
        <w:rPr>
          <w:rFonts w:eastAsia="Arial" w:cs="Arial"/>
          <w:b/>
          <w:spacing w:val="1"/>
          <w:szCs w:val="24"/>
        </w:rPr>
        <w:t>a</w:t>
      </w:r>
      <w:r w:rsidRPr="00C7771C">
        <w:rPr>
          <w:rFonts w:eastAsia="Arial" w:cs="Arial"/>
          <w:b/>
          <w:szCs w:val="24"/>
        </w:rPr>
        <w:t>l</w:t>
      </w:r>
      <w:r w:rsidRPr="00C7771C">
        <w:rPr>
          <w:rFonts w:eastAsia="Arial" w:cs="Arial"/>
          <w:b/>
          <w:spacing w:val="1"/>
          <w:szCs w:val="24"/>
        </w:rPr>
        <w:t xml:space="preserve"> </w:t>
      </w:r>
      <w:r w:rsidRPr="00C7771C">
        <w:rPr>
          <w:rFonts w:eastAsia="Arial" w:cs="Arial"/>
          <w:b/>
          <w:szCs w:val="24"/>
        </w:rPr>
        <w:t>U</w:t>
      </w:r>
      <w:r w:rsidRPr="00C7771C">
        <w:rPr>
          <w:rFonts w:eastAsia="Arial" w:cs="Arial"/>
          <w:b/>
          <w:spacing w:val="-2"/>
          <w:szCs w:val="24"/>
        </w:rPr>
        <w:t>s</w:t>
      </w:r>
      <w:r w:rsidRPr="00C7771C">
        <w:rPr>
          <w:rFonts w:eastAsia="Arial" w:cs="Arial"/>
          <w:b/>
          <w:spacing w:val="1"/>
          <w:szCs w:val="24"/>
        </w:rPr>
        <w:t>e</w:t>
      </w:r>
      <w:r w:rsidRPr="00C7771C">
        <w:rPr>
          <w:rFonts w:eastAsia="Arial" w:cs="Arial"/>
          <w:b/>
          <w:szCs w:val="24"/>
        </w:rPr>
        <w:t>r tr</w:t>
      </w:r>
      <w:r w:rsidRPr="00C7771C">
        <w:rPr>
          <w:rFonts w:eastAsia="Arial" w:cs="Arial"/>
          <w:b/>
          <w:spacing w:val="1"/>
          <w:szCs w:val="24"/>
        </w:rPr>
        <w:t>a</w:t>
      </w:r>
      <w:r w:rsidRPr="00C7771C">
        <w:rPr>
          <w:rFonts w:eastAsia="Arial" w:cs="Arial"/>
          <w:b/>
          <w:szCs w:val="24"/>
        </w:rPr>
        <w:t>ining</w:t>
      </w:r>
      <w:r w:rsidRPr="00C7771C">
        <w:rPr>
          <w:rFonts w:eastAsia="Arial" w:cs="Arial"/>
          <w:b/>
          <w:spacing w:val="-1"/>
          <w:szCs w:val="24"/>
        </w:rPr>
        <w:t xml:space="preserve"> </w:t>
      </w:r>
      <w:r w:rsidRPr="00C7771C">
        <w:rPr>
          <w:rFonts w:eastAsia="Arial" w:cs="Arial"/>
          <w:b/>
          <w:szCs w:val="24"/>
        </w:rPr>
        <w:t>r</w:t>
      </w:r>
      <w:r w:rsidRPr="00C7771C">
        <w:rPr>
          <w:rFonts w:eastAsia="Arial" w:cs="Arial"/>
          <w:b/>
          <w:spacing w:val="1"/>
          <w:szCs w:val="24"/>
        </w:rPr>
        <w:t>e</w:t>
      </w:r>
      <w:r w:rsidRPr="00C7771C">
        <w:rPr>
          <w:rFonts w:eastAsia="Arial" w:cs="Arial"/>
          <w:b/>
          <w:szCs w:val="24"/>
        </w:rPr>
        <w:t>quir</w:t>
      </w:r>
      <w:r w:rsidRPr="00C7771C">
        <w:rPr>
          <w:rFonts w:eastAsia="Arial" w:cs="Arial"/>
          <w:b/>
          <w:spacing w:val="1"/>
          <w:szCs w:val="24"/>
        </w:rPr>
        <w:t>e</w:t>
      </w:r>
      <w:r w:rsidRPr="00C7771C">
        <w:rPr>
          <w:rFonts w:eastAsia="Arial" w:cs="Arial"/>
          <w:b/>
          <w:szCs w:val="24"/>
        </w:rPr>
        <w:t>d</w:t>
      </w:r>
    </w:p>
    <w:p w14:paraId="6FB456A3" w14:textId="77777777" w:rsidR="00C2015A" w:rsidRPr="00C7771C" w:rsidRDefault="00C2015A" w:rsidP="00C2015A">
      <w:pPr>
        <w:ind w:left="233"/>
        <w:rPr>
          <w:rFonts w:eastAsia="Arial" w:cs="Arial"/>
          <w:szCs w:val="24"/>
        </w:rPr>
      </w:pPr>
      <w:r w:rsidRPr="00C7771C">
        <w:rPr>
          <w:rFonts w:eastAsia="Arial" w:cs="Arial"/>
          <w:szCs w:val="24"/>
        </w:rPr>
        <w:t>0</w:t>
      </w:r>
      <w:r w:rsidRPr="00C7771C">
        <w:rPr>
          <w:rFonts w:eastAsia="Arial" w:cs="Arial"/>
          <w:spacing w:val="2"/>
          <w:szCs w:val="24"/>
        </w:rPr>
        <w:t xml:space="preserve"> </w:t>
      </w:r>
      <w:r w:rsidRPr="00C7771C">
        <w:rPr>
          <w:rFonts w:eastAsia="Arial" w:cs="Arial"/>
          <w:spacing w:val="1"/>
          <w:szCs w:val="24"/>
        </w:rPr>
        <w:t>n</w:t>
      </w:r>
      <w:r w:rsidRPr="00C7771C">
        <w:rPr>
          <w:rFonts w:eastAsia="Arial" w:cs="Arial"/>
          <w:szCs w:val="24"/>
        </w:rPr>
        <w:t>o</w:t>
      </w:r>
      <w:r w:rsidRPr="00C7771C">
        <w:rPr>
          <w:rFonts w:eastAsia="Arial" w:cs="Arial"/>
          <w:spacing w:val="-1"/>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zCs w:val="24"/>
        </w:rPr>
        <w:t>r t</w:t>
      </w:r>
      <w:r w:rsidRPr="00C7771C">
        <w:rPr>
          <w:rFonts w:eastAsia="Arial" w:cs="Arial"/>
          <w:spacing w:val="-3"/>
          <w:szCs w:val="24"/>
        </w:rPr>
        <w:t>r</w:t>
      </w:r>
      <w:r w:rsidRPr="00C7771C">
        <w:rPr>
          <w:rFonts w:eastAsia="Arial" w:cs="Arial"/>
          <w:spacing w:val="1"/>
          <w:szCs w:val="24"/>
        </w:rPr>
        <w:t>a</w:t>
      </w:r>
      <w:r w:rsidRPr="00C7771C">
        <w:rPr>
          <w:rFonts w:eastAsia="Arial" w:cs="Arial"/>
          <w:szCs w:val="24"/>
        </w:rPr>
        <w:t>ini</w:t>
      </w:r>
      <w:r w:rsidRPr="00C7771C">
        <w:rPr>
          <w:rFonts w:eastAsia="Arial" w:cs="Arial"/>
          <w:spacing w:val="1"/>
          <w:szCs w:val="24"/>
        </w:rPr>
        <w:t>n</w:t>
      </w:r>
      <w:r w:rsidRPr="00C7771C">
        <w:rPr>
          <w:rFonts w:eastAsia="Arial" w:cs="Arial"/>
          <w:szCs w:val="24"/>
        </w:rPr>
        <w:t>g</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zCs w:val="24"/>
        </w:rPr>
        <w:t>d</w:t>
      </w:r>
    </w:p>
    <w:p w14:paraId="746CA8B8" w14:textId="77777777" w:rsidR="00C2015A" w:rsidRPr="00C7771C" w:rsidRDefault="00C2015A" w:rsidP="00C2015A">
      <w:pPr>
        <w:shd w:val="clear" w:color="auto" w:fill="DAC6FE"/>
        <w:ind w:left="233"/>
        <w:rPr>
          <w:rFonts w:eastAsia="Arial" w:cs="Arial"/>
          <w:szCs w:val="24"/>
        </w:rPr>
      </w:pPr>
      <w:r w:rsidRPr="00C7771C">
        <w:rPr>
          <w:rFonts w:eastAsia="Arial" w:cs="Arial"/>
          <w:szCs w:val="24"/>
        </w:rPr>
        <w:t>1</w:t>
      </w:r>
      <w:r w:rsidRPr="00C7771C">
        <w:rPr>
          <w:rFonts w:eastAsia="Arial" w:cs="Arial"/>
          <w:spacing w:val="2"/>
          <w:szCs w:val="24"/>
        </w:rPr>
        <w:t xml:space="preserve"> </w:t>
      </w:r>
      <w:r w:rsidRPr="00C7771C">
        <w:rPr>
          <w:rFonts w:eastAsia="Arial" w:cs="Arial"/>
          <w:spacing w:val="1"/>
          <w:szCs w:val="24"/>
        </w:rPr>
        <w:t>o</w:t>
      </w:r>
      <w:r w:rsidRPr="00C7771C">
        <w:rPr>
          <w:rFonts w:eastAsia="Arial" w:cs="Arial"/>
          <w:spacing w:val="-1"/>
          <w:szCs w:val="24"/>
        </w:rPr>
        <w:t>n</w:t>
      </w:r>
      <w:r w:rsidRPr="00C7771C">
        <w:rPr>
          <w:rFonts w:eastAsia="Arial" w:cs="Arial"/>
          <w:szCs w:val="24"/>
        </w:rPr>
        <w:t>e</w:t>
      </w:r>
      <w:r w:rsidRPr="00C7771C">
        <w:rPr>
          <w:rFonts w:eastAsia="Arial" w:cs="Arial"/>
          <w:spacing w:val="1"/>
          <w:szCs w:val="24"/>
        </w:rPr>
        <w:t xml:space="preserve"> </w:t>
      </w:r>
      <w:r w:rsidRPr="00C7771C">
        <w:rPr>
          <w:rFonts w:eastAsia="Arial" w:cs="Arial"/>
          <w:spacing w:val="-1"/>
          <w:szCs w:val="24"/>
        </w:rPr>
        <w:t>d</w:t>
      </w:r>
      <w:r w:rsidRPr="00C7771C">
        <w:rPr>
          <w:rFonts w:eastAsia="Arial" w:cs="Arial"/>
          <w:spacing w:val="1"/>
          <w:szCs w:val="24"/>
        </w:rPr>
        <w:t>a</w:t>
      </w:r>
      <w:r w:rsidRPr="00C7771C">
        <w:rPr>
          <w:rFonts w:eastAsia="Arial" w:cs="Arial"/>
          <w:szCs w:val="24"/>
        </w:rPr>
        <w:t>y</w:t>
      </w:r>
      <w:r w:rsidRPr="00C7771C">
        <w:rPr>
          <w:rFonts w:eastAsia="Arial" w:cs="Arial"/>
          <w:spacing w:val="-2"/>
          <w:szCs w:val="24"/>
        </w:rPr>
        <w:t xml:space="preserve"> </w:t>
      </w:r>
      <w:r w:rsidRPr="00C7771C">
        <w:rPr>
          <w:rFonts w:eastAsia="Arial" w:cs="Arial"/>
          <w:szCs w:val="24"/>
        </w:rPr>
        <w:t>c</w:t>
      </w:r>
      <w:r w:rsidRPr="00C7771C">
        <w:rPr>
          <w:rFonts w:eastAsia="Arial" w:cs="Arial"/>
          <w:spacing w:val="1"/>
          <w:szCs w:val="24"/>
        </w:rPr>
        <w:t>ou</w:t>
      </w:r>
      <w:r w:rsidRPr="00C7771C">
        <w:rPr>
          <w:rFonts w:eastAsia="Arial" w:cs="Arial"/>
          <w:szCs w:val="24"/>
        </w:rPr>
        <w:t>rse</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pacing w:val="-3"/>
          <w:szCs w:val="24"/>
        </w:rPr>
        <w:t>i</w:t>
      </w:r>
      <w:r w:rsidRPr="00C7771C">
        <w:rPr>
          <w:rFonts w:eastAsia="Arial" w:cs="Arial"/>
          <w:szCs w:val="24"/>
        </w:rPr>
        <w:t>red</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pacing w:val="1"/>
          <w:szCs w:val="24"/>
        </w:rPr>
        <w:t>o</w:t>
      </w:r>
      <w:r w:rsidRPr="00C7771C">
        <w:rPr>
          <w:rFonts w:eastAsia="Arial" w:cs="Arial"/>
          <w:szCs w:val="24"/>
        </w:rPr>
        <w:t xml:space="preserve">r </w:t>
      </w:r>
      <w:r w:rsidRPr="00C7771C">
        <w:rPr>
          <w:rFonts w:eastAsia="Arial" w:cs="Arial"/>
          <w:spacing w:val="-2"/>
          <w:szCs w:val="24"/>
        </w:rPr>
        <w:t>g</w:t>
      </w:r>
      <w:r w:rsidRPr="00C7771C">
        <w:rPr>
          <w:rFonts w:eastAsia="Arial" w:cs="Arial"/>
          <w:spacing w:val="1"/>
          <w:szCs w:val="24"/>
        </w:rPr>
        <w:t>e</w:t>
      </w:r>
      <w:r w:rsidRPr="00C7771C">
        <w:rPr>
          <w:rFonts w:eastAsia="Arial" w:cs="Arial"/>
          <w:spacing w:val="-1"/>
          <w:szCs w:val="24"/>
        </w:rPr>
        <w:t>n</w:t>
      </w:r>
      <w:r w:rsidRPr="00C7771C">
        <w:rPr>
          <w:rFonts w:eastAsia="Arial" w:cs="Arial"/>
          <w:spacing w:val="1"/>
          <w:szCs w:val="24"/>
        </w:rPr>
        <w:t>e</w:t>
      </w:r>
      <w:r w:rsidRPr="00C7771C">
        <w:rPr>
          <w:rFonts w:eastAsia="Arial" w:cs="Arial"/>
          <w:szCs w:val="24"/>
        </w:rPr>
        <w:t xml:space="preserve">ral </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rs</w:t>
      </w:r>
    </w:p>
    <w:p w14:paraId="07917E47" w14:textId="77777777" w:rsidR="00C2015A" w:rsidRPr="00C7771C" w:rsidRDefault="00C2015A" w:rsidP="00C2015A">
      <w:pPr>
        <w:ind w:left="233"/>
        <w:rPr>
          <w:rFonts w:eastAsia="Arial" w:cs="Arial"/>
          <w:szCs w:val="24"/>
        </w:rPr>
      </w:pPr>
      <w:r w:rsidRPr="00C7771C">
        <w:rPr>
          <w:rFonts w:eastAsia="Arial" w:cs="Arial"/>
          <w:szCs w:val="24"/>
        </w:rPr>
        <w:t>2</w:t>
      </w:r>
      <w:r w:rsidRPr="00C7771C">
        <w:rPr>
          <w:rFonts w:eastAsia="Arial" w:cs="Arial"/>
          <w:spacing w:val="2"/>
          <w:szCs w:val="24"/>
        </w:rPr>
        <w:t xml:space="preserve"> </w:t>
      </w:r>
      <w:r w:rsidRPr="00C7771C">
        <w:rPr>
          <w:rFonts w:eastAsia="Arial" w:cs="Arial"/>
          <w:szCs w:val="24"/>
        </w:rPr>
        <w:t>t</w:t>
      </w:r>
      <w:r w:rsidRPr="00C7771C">
        <w:rPr>
          <w:rFonts w:eastAsia="Arial" w:cs="Arial"/>
          <w:spacing w:val="-2"/>
          <w:szCs w:val="24"/>
        </w:rPr>
        <w:t>w</w:t>
      </w:r>
      <w:r w:rsidRPr="00C7771C">
        <w:rPr>
          <w:rFonts w:eastAsia="Arial" w:cs="Arial"/>
          <w:szCs w:val="24"/>
        </w:rPr>
        <w:t>o</w:t>
      </w:r>
      <w:r w:rsidRPr="00C7771C">
        <w:rPr>
          <w:rFonts w:eastAsia="Arial" w:cs="Arial"/>
          <w:spacing w:val="1"/>
          <w:szCs w:val="24"/>
        </w:rPr>
        <w:t xml:space="preserve"> da</w:t>
      </w:r>
      <w:r w:rsidRPr="00C7771C">
        <w:rPr>
          <w:rFonts w:eastAsia="Arial" w:cs="Arial"/>
          <w:szCs w:val="24"/>
        </w:rPr>
        <w:t>y</w:t>
      </w:r>
      <w:r w:rsidRPr="00C7771C">
        <w:rPr>
          <w:rFonts w:eastAsia="Arial" w:cs="Arial"/>
          <w:spacing w:val="-2"/>
          <w:szCs w:val="24"/>
        </w:rPr>
        <w:t xml:space="preserve"> </w:t>
      </w:r>
      <w:r w:rsidRPr="00C7771C">
        <w:rPr>
          <w:rFonts w:eastAsia="Arial" w:cs="Arial"/>
          <w:szCs w:val="24"/>
        </w:rPr>
        <w:t>c</w:t>
      </w:r>
      <w:r w:rsidRPr="00C7771C">
        <w:rPr>
          <w:rFonts w:eastAsia="Arial" w:cs="Arial"/>
          <w:spacing w:val="1"/>
          <w:szCs w:val="24"/>
        </w:rPr>
        <w:t>ou</w:t>
      </w:r>
      <w:r w:rsidRPr="00C7771C">
        <w:rPr>
          <w:rFonts w:eastAsia="Arial" w:cs="Arial"/>
          <w:szCs w:val="24"/>
        </w:rPr>
        <w:t>rse</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pacing w:val="-3"/>
          <w:szCs w:val="24"/>
        </w:rPr>
        <w:t>i</w:t>
      </w:r>
      <w:r w:rsidRPr="00C7771C">
        <w:rPr>
          <w:rFonts w:eastAsia="Arial" w:cs="Arial"/>
          <w:szCs w:val="24"/>
        </w:rPr>
        <w:t>red</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pacing w:val="1"/>
          <w:szCs w:val="24"/>
        </w:rPr>
        <w:t>o</w:t>
      </w:r>
      <w:r w:rsidRPr="00C7771C">
        <w:rPr>
          <w:rFonts w:eastAsia="Arial" w:cs="Arial"/>
          <w:szCs w:val="24"/>
        </w:rPr>
        <w:t xml:space="preserve">r </w:t>
      </w:r>
      <w:r w:rsidRPr="00C7771C">
        <w:rPr>
          <w:rFonts w:eastAsia="Arial" w:cs="Arial"/>
          <w:spacing w:val="-2"/>
          <w:szCs w:val="24"/>
        </w:rPr>
        <w:t>g</w:t>
      </w:r>
      <w:r w:rsidRPr="00C7771C">
        <w:rPr>
          <w:rFonts w:eastAsia="Arial" w:cs="Arial"/>
          <w:spacing w:val="1"/>
          <w:szCs w:val="24"/>
        </w:rPr>
        <w:t>e</w:t>
      </w:r>
      <w:r w:rsidRPr="00C7771C">
        <w:rPr>
          <w:rFonts w:eastAsia="Arial" w:cs="Arial"/>
          <w:spacing w:val="-1"/>
          <w:szCs w:val="24"/>
        </w:rPr>
        <w:t>n</w:t>
      </w:r>
      <w:r w:rsidRPr="00C7771C">
        <w:rPr>
          <w:rFonts w:eastAsia="Arial" w:cs="Arial"/>
          <w:spacing w:val="1"/>
          <w:szCs w:val="24"/>
        </w:rPr>
        <w:t>e</w:t>
      </w:r>
      <w:r w:rsidRPr="00C7771C">
        <w:rPr>
          <w:rFonts w:eastAsia="Arial" w:cs="Arial"/>
          <w:szCs w:val="24"/>
        </w:rPr>
        <w:t xml:space="preserve">ral </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rs</w:t>
      </w:r>
    </w:p>
    <w:p w14:paraId="73A61EC4" w14:textId="77777777" w:rsidR="00C2015A" w:rsidRPr="00C7771C" w:rsidRDefault="00C2015A" w:rsidP="00C2015A">
      <w:pPr>
        <w:ind w:left="233"/>
        <w:rPr>
          <w:rFonts w:eastAsia="Arial" w:cs="Arial"/>
          <w:szCs w:val="24"/>
        </w:rPr>
      </w:pPr>
      <w:r w:rsidRPr="00C7771C">
        <w:rPr>
          <w:rFonts w:eastAsia="Arial" w:cs="Arial"/>
          <w:szCs w:val="24"/>
        </w:rPr>
        <w:t>3</w:t>
      </w:r>
      <w:r w:rsidRPr="00C7771C">
        <w:rPr>
          <w:rFonts w:eastAsia="Arial" w:cs="Arial"/>
          <w:spacing w:val="1"/>
          <w:szCs w:val="24"/>
        </w:rPr>
        <w:t xml:space="preserve"> o</w:t>
      </w:r>
      <w:r w:rsidRPr="00C7771C">
        <w:rPr>
          <w:rFonts w:eastAsia="Arial" w:cs="Arial"/>
          <w:spacing w:val="-1"/>
          <w:szCs w:val="24"/>
        </w:rPr>
        <w:t>n</w:t>
      </w:r>
      <w:r w:rsidRPr="00C7771C">
        <w:rPr>
          <w:rFonts w:eastAsia="Arial" w:cs="Arial"/>
          <w:szCs w:val="24"/>
        </w:rPr>
        <w:t>e</w:t>
      </w:r>
      <w:r w:rsidRPr="00C7771C">
        <w:rPr>
          <w:rFonts w:eastAsia="Arial" w:cs="Arial"/>
          <w:spacing w:val="1"/>
          <w:szCs w:val="24"/>
        </w:rPr>
        <w:t xml:space="preserve"> </w:t>
      </w:r>
      <w:r w:rsidRPr="00C7771C">
        <w:rPr>
          <w:rFonts w:eastAsia="Arial" w:cs="Arial"/>
          <w:spacing w:val="-2"/>
          <w:szCs w:val="24"/>
        </w:rPr>
        <w:t>w</w:t>
      </w:r>
      <w:r w:rsidRPr="00C7771C">
        <w:rPr>
          <w:rFonts w:eastAsia="Arial" w:cs="Arial"/>
          <w:spacing w:val="1"/>
          <w:szCs w:val="24"/>
        </w:rPr>
        <w:t>ee</w:t>
      </w:r>
      <w:r w:rsidRPr="00C7771C">
        <w:rPr>
          <w:rFonts w:eastAsia="Arial" w:cs="Arial"/>
          <w:szCs w:val="24"/>
        </w:rPr>
        <w:t>k c</w:t>
      </w:r>
      <w:r w:rsidRPr="00C7771C">
        <w:rPr>
          <w:rFonts w:eastAsia="Arial" w:cs="Arial"/>
          <w:spacing w:val="1"/>
          <w:szCs w:val="24"/>
        </w:rPr>
        <w:t>ou</w:t>
      </w:r>
      <w:r w:rsidRPr="00C7771C">
        <w:rPr>
          <w:rFonts w:eastAsia="Arial" w:cs="Arial"/>
          <w:szCs w:val="24"/>
        </w:rPr>
        <w:t>r</w:t>
      </w:r>
      <w:r w:rsidRPr="00C7771C">
        <w:rPr>
          <w:rFonts w:eastAsia="Arial" w:cs="Arial"/>
          <w:spacing w:val="-3"/>
          <w:szCs w:val="24"/>
        </w:rPr>
        <w:t>s</w:t>
      </w:r>
      <w:r w:rsidRPr="00C7771C">
        <w:rPr>
          <w:rFonts w:eastAsia="Arial" w:cs="Arial"/>
          <w:szCs w:val="24"/>
        </w:rPr>
        <w:t>e</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pacing w:val="1"/>
          <w:szCs w:val="24"/>
        </w:rPr>
        <w:t>o</w:t>
      </w:r>
      <w:r w:rsidRPr="00C7771C">
        <w:rPr>
          <w:rFonts w:eastAsia="Arial" w:cs="Arial"/>
          <w:szCs w:val="24"/>
        </w:rPr>
        <w:t xml:space="preserve">r </w:t>
      </w:r>
      <w:r w:rsidRPr="00C7771C">
        <w:rPr>
          <w:rFonts w:eastAsia="Arial" w:cs="Arial"/>
          <w:spacing w:val="-2"/>
          <w:szCs w:val="24"/>
        </w:rPr>
        <w:t>g</w:t>
      </w:r>
      <w:r w:rsidRPr="00C7771C">
        <w:rPr>
          <w:rFonts w:eastAsia="Arial" w:cs="Arial"/>
          <w:spacing w:val="1"/>
          <w:szCs w:val="24"/>
        </w:rPr>
        <w:t>e</w:t>
      </w:r>
      <w:r w:rsidRPr="00C7771C">
        <w:rPr>
          <w:rFonts w:eastAsia="Arial" w:cs="Arial"/>
          <w:spacing w:val="-1"/>
          <w:szCs w:val="24"/>
        </w:rPr>
        <w:t>n</w:t>
      </w:r>
      <w:r w:rsidRPr="00C7771C">
        <w:rPr>
          <w:rFonts w:eastAsia="Arial" w:cs="Arial"/>
          <w:spacing w:val="1"/>
          <w:szCs w:val="24"/>
        </w:rPr>
        <w:t>e</w:t>
      </w:r>
      <w:r w:rsidRPr="00C7771C">
        <w:rPr>
          <w:rFonts w:eastAsia="Arial" w:cs="Arial"/>
          <w:szCs w:val="24"/>
        </w:rPr>
        <w:t xml:space="preserve">ral </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rs</w:t>
      </w:r>
    </w:p>
    <w:p w14:paraId="46F72F27" w14:textId="77777777" w:rsidR="00C2015A" w:rsidRPr="00C7771C" w:rsidRDefault="00C2015A" w:rsidP="00C2015A">
      <w:pPr>
        <w:ind w:left="233"/>
        <w:rPr>
          <w:rFonts w:eastAsia="Arial" w:cs="Arial"/>
          <w:szCs w:val="24"/>
        </w:rPr>
      </w:pPr>
      <w:r w:rsidRPr="00C7771C">
        <w:rPr>
          <w:rFonts w:eastAsia="Arial" w:cs="Arial"/>
          <w:szCs w:val="24"/>
        </w:rPr>
        <w:t>4</w:t>
      </w:r>
      <w:r w:rsidRPr="00C7771C">
        <w:rPr>
          <w:rFonts w:eastAsia="Arial" w:cs="Arial"/>
          <w:spacing w:val="1"/>
          <w:szCs w:val="24"/>
        </w:rPr>
        <w:t xml:space="preserve"> t</w:t>
      </w:r>
      <w:r w:rsidRPr="00C7771C">
        <w:rPr>
          <w:rFonts w:eastAsia="Arial" w:cs="Arial"/>
          <w:spacing w:val="-3"/>
          <w:szCs w:val="24"/>
        </w:rPr>
        <w:t>w</w:t>
      </w:r>
      <w:r w:rsidRPr="00C7771C">
        <w:rPr>
          <w:rFonts w:eastAsia="Arial" w:cs="Arial"/>
          <w:szCs w:val="24"/>
        </w:rPr>
        <w:t>o</w:t>
      </w:r>
      <w:r w:rsidRPr="00C7771C">
        <w:rPr>
          <w:rFonts w:eastAsia="Arial" w:cs="Arial"/>
          <w:spacing w:val="1"/>
          <w:szCs w:val="24"/>
        </w:rPr>
        <w:t xml:space="preserve"> </w:t>
      </w:r>
      <w:r w:rsidRPr="00C7771C">
        <w:rPr>
          <w:rFonts w:eastAsia="Arial" w:cs="Arial"/>
          <w:spacing w:val="-2"/>
          <w:szCs w:val="24"/>
        </w:rPr>
        <w:t>w</w:t>
      </w:r>
      <w:r w:rsidRPr="00C7771C">
        <w:rPr>
          <w:rFonts w:eastAsia="Arial" w:cs="Arial"/>
          <w:spacing w:val="1"/>
          <w:szCs w:val="24"/>
        </w:rPr>
        <w:t>ee</w:t>
      </w:r>
      <w:r w:rsidRPr="00C7771C">
        <w:rPr>
          <w:rFonts w:eastAsia="Arial" w:cs="Arial"/>
          <w:szCs w:val="24"/>
        </w:rPr>
        <w:t>k c</w:t>
      </w:r>
      <w:r w:rsidRPr="00C7771C">
        <w:rPr>
          <w:rFonts w:eastAsia="Arial" w:cs="Arial"/>
          <w:spacing w:val="1"/>
          <w:szCs w:val="24"/>
        </w:rPr>
        <w:t>ou</w:t>
      </w:r>
      <w:r w:rsidRPr="00C7771C">
        <w:rPr>
          <w:rFonts w:eastAsia="Arial" w:cs="Arial"/>
          <w:szCs w:val="24"/>
        </w:rPr>
        <w:t>rse</w:t>
      </w:r>
      <w:r w:rsidRPr="00C7771C">
        <w:rPr>
          <w:rFonts w:eastAsia="Arial" w:cs="Arial"/>
          <w:spacing w:val="1"/>
          <w:szCs w:val="24"/>
        </w:rPr>
        <w:t xml:space="preserve"> </w:t>
      </w:r>
      <w:r w:rsidRPr="00C7771C">
        <w:rPr>
          <w:rFonts w:eastAsia="Arial" w:cs="Arial"/>
          <w:szCs w:val="24"/>
        </w:rPr>
        <w:t>re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w:t>
      </w:r>
      <w:r w:rsidRPr="00C7771C">
        <w:rPr>
          <w:rFonts w:eastAsia="Arial" w:cs="Arial"/>
          <w:spacing w:val="3"/>
          <w:szCs w:val="24"/>
        </w:rPr>
        <w:t>f</w:t>
      </w:r>
      <w:r w:rsidRPr="00C7771C">
        <w:rPr>
          <w:rFonts w:eastAsia="Arial" w:cs="Arial"/>
          <w:spacing w:val="1"/>
          <w:szCs w:val="24"/>
        </w:rPr>
        <w:t>o</w:t>
      </w:r>
      <w:r w:rsidRPr="00C7771C">
        <w:rPr>
          <w:rFonts w:eastAsia="Arial" w:cs="Arial"/>
          <w:szCs w:val="24"/>
        </w:rPr>
        <w:t xml:space="preserve">r </w:t>
      </w:r>
      <w:r w:rsidRPr="00C7771C">
        <w:rPr>
          <w:rFonts w:eastAsia="Arial" w:cs="Arial"/>
          <w:spacing w:val="-2"/>
          <w:szCs w:val="24"/>
        </w:rPr>
        <w:t>g</w:t>
      </w:r>
      <w:r w:rsidRPr="00C7771C">
        <w:rPr>
          <w:rFonts w:eastAsia="Arial" w:cs="Arial"/>
          <w:spacing w:val="1"/>
          <w:szCs w:val="24"/>
        </w:rPr>
        <w:t>e</w:t>
      </w:r>
      <w:r w:rsidRPr="00C7771C">
        <w:rPr>
          <w:rFonts w:eastAsia="Arial" w:cs="Arial"/>
          <w:spacing w:val="-1"/>
          <w:szCs w:val="24"/>
        </w:rPr>
        <w:t>n</w:t>
      </w:r>
      <w:r w:rsidRPr="00C7771C">
        <w:rPr>
          <w:rFonts w:eastAsia="Arial" w:cs="Arial"/>
          <w:spacing w:val="1"/>
          <w:szCs w:val="24"/>
        </w:rPr>
        <w:t>e</w:t>
      </w:r>
      <w:r w:rsidRPr="00C7771C">
        <w:rPr>
          <w:rFonts w:eastAsia="Arial" w:cs="Arial"/>
          <w:szCs w:val="24"/>
        </w:rPr>
        <w:t xml:space="preserve">ral </w:t>
      </w:r>
      <w:r w:rsidRPr="00C7771C">
        <w:rPr>
          <w:rFonts w:eastAsia="Arial" w:cs="Arial"/>
          <w:spacing w:val="1"/>
          <w:szCs w:val="24"/>
        </w:rPr>
        <w:t>u</w:t>
      </w:r>
      <w:r w:rsidRPr="00C7771C">
        <w:rPr>
          <w:rFonts w:eastAsia="Arial" w:cs="Arial"/>
          <w:spacing w:val="-2"/>
          <w:szCs w:val="24"/>
        </w:rPr>
        <w:t>s</w:t>
      </w:r>
      <w:r w:rsidRPr="00C7771C">
        <w:rPr>
          <w:rFonts w:eastAsia="Arial" w:cs="Arial"/>
          <w:spacing w:val="1"/>
          <w:szCs w:val="24"/>
        </w:rPr>
        <w:t>e</w:t>
      </w:r>
      <w:r w:rsidRPr="00C7771C">
        <w:rPr>
          <w:rFonts w:eastAsia="Arial" w:cs="Arial"/>
          <w:szCs w:val="24"/>
        </w:rPr>
        <w:t>rs</w:t>
      </w:r>
    </w:p>
    <w:p w14:paraId="13D8BF04" w14:textId="77777777" w:rsidR="00C2015A" w:rsidRPr="00C7771C" w:rsidRDefault="00C2015A" w:rsidP="00C2015A">
      <w:pPr>
        <w:ind w:left="233"/>
        <w:rPr>
          <w:rFonts w:eastAsia="Arial" w:cs="Arial"/>
          <w:szCs w:val="24"/>
        </w:rPr>
      </w:pPr>
      <w:r w:rsidRPr="00C7771C">
        <w:rPr>
          <w:rFonts w:eastAsia="Arial" w:cs="Arial"/>
          <w:szCs w:val="24"/>
        </w:rPr>
        <w:t>5</w:t>
      </w:r>
      <w:r w:rsidRPr="00C7771C">
        <w:rPr>
          <w:rFonts w:eastAsia="Arial" w:cs="Arial"/>
          <w:spacing w:val="1"/>
          <w:szCs w:val="24"/>
        </w:rPr>
        <w:t xml:space="preserve"> e</w:t>
      </w:r>
      <w:r w:rsidRPr="00C7771C">
        <w:rPr>
          <w:rFonts w:eastAsia="Arial" w:cs="Arial"/>
          <w:spacing w:val="-2"/>
          <w:szCs w:val="24"/>
        </w:rPr>
        <w:t>x</w:t>
      </w:r>
      <w:r w:rsidRPr="00C7771C">
        <w:rPr>
          <w:rFonts w:eastAsia="Arial" w:cs="Arial"/>
          <w:szCs w:val="24"/>
        </w:rPr>
        <w:t>t</w:t>
      </w:r>
      <w:r w:rsidRPr="00C7771C">
        <w:rPr>
          <w:rFonts w:eastAsia="Arial" w:cs="Arial"/>
          <w:spacing w:val="1"/>
          <w:szCs w:val="24"/>
        </w:rPr>
        <w:t>en</w:t>
      </w:r>
      <w:r w:rsidRPr="00C7771C">
        <w:rPr>
          <w:rFonts w:eastAsia="Arial" w:cs="Arial"/>
          <w:szCs w:val="24"/>
        </w:rPr>
        <w:t>si</w:t>
      </w:r>
      <w:r w:rsidRPr="00C7771C">
        <w:rPr>
          <w:rFonts w:eastAsia="Arial" w:cs="Arial"/>
          <w:spacing w:val="-3"/>
          <w:szCs w:val="24"/>
        </w:rPr>
        <w:t>v</w:t>
      </w:r>
      <w:r w:rsidRPr="00C7771C">
        <w:rPr>
          <w:rFonts w:eastAsia="Arial" w:cs="Arial"/>
          <w:szCs w:val="24"/>
        </w:rPr>
        <w:t>e</w:t>
      </w:r>
      <w:r w:rsidRPr="00C7771C">
        <w:rPr>
          <w:rFonts w:eastAsia="Arial" w:cs="Arial"/>
          <w:spacing w:val="3"/>
          <w:szCs w:val="24"/>
        </w:rPr>
        <w:t xml:space="preserve"> </w:t>
      </w:r>
      <w:r w:rsidRPr="00C7771C">
        <w:rPr>
          <w:rFonts w:eastAsia="Arial" w:cs="Arial"/>
          <w:szCs w:val="24"/>
        </w:rPr>
        <w:t>c</w:t>
      </w:r>
      <w:r w:rsidRPr="00C7771C">
        <w:rPr>
          <w:rFonts w:eastAsia="Arial" w:cs="Arial"/>
          <w:spacing w:val="1"/>
          <w:szCs w:val="24"/>
        </w:rPr>
        <w:t>ou</w:t>
      </w:r>
      <w:r w:rsidRPr="00C7771C">
        <w:rPr>
          <w:rFonts w:eastAsia="Arial" w:cs="Arial"/>
          <w:szCs w:val="24"/>
        </w:rPr>
        <w:t>rses</w:t>
      </w:r>
      <w:r w:rsidRPr="00C7771C">
        <w:rPr>
          <w:rFonts w:eastAsia="Arial" w:cs="Arial"/>
          <w:spacing w:val="1"/>
          <w:szCs w:val="24"/>
        </w:rPr>
        <w:t xml:space="preserve"> </w:t>
      </w:r>
      <w:r w:rsidRPr="00C7771C">
        <w:rPr>
          <w:rFonts w:eastAsia="Arial" w:cs="Arial"/>
          <w:szCs w:val="24"/>
        </w:rPr>
        <w:t>r</w:t>
      </w:r>
      <w:r w:rsidRPr="00C7771C">
        <w:rPr>
          <w:rFonts w:eastAsia="Arial" w:cs="Arial"/>
          <w:spacing w:val="-2"/>
          <w:szCs w:val="24"/>
        </w:rPr>
        <w:t>e</w:t>
      </w:r>
      <w:r w:rsidRPr="00C7771C">
        <w:rPr>
          <w:rFonts w:eastAsia="Arial" w:cs="Arial"/>
          <w:spacing w:val="-1"/>
          <w:szCs w:val="24"/>
        </w:rPr>
        <w:t>q</w:t>
      </w:r>
      <w:r w:rsidRPr="00C7771C">
        <w:rPr>
          <w:rFonts w:eastAsia="Arial" w:cs="Arial"/>
          <w:spacing w:val="1"/>
          <w:szCs w:val="24"/>
        </w:rPr>
        <w:t>u</w:t>
      </w:r>
      <w:r w:rsidRPr="00C7771C">
        <w:rPr>
          <w:rFonts w:eastAsia="Arial" w:cs="Arial"/>
          <w:szCs w:val="24"/>
        </w:rPr>
        <w:t>i</w:t>
      </w:r>
      <w:r w:rsidRPr="00C7771C">
        <w:rPr>
          <w:rFonts w:eastAsia="Arial" w:cs="Arial"/>
          <w:spacing w:val="-1"/>
          <w:szCs w:val="24"/>
        </w:rPr>
        <w:t>r</w:t>
      </w:r>
      <w:r w:rsidRPr="00C7771C">
        <w:rPr>
          <w:rFonts w:eastAsia="Arial" w:cs="Arial"/>
          <w:spacing w:val="1"/>
          <w:szCs w:val="24"/>
        </w:rPr>
        <w:t>e</w:t>
      </w:r>
      <w:r w:rsidRPr="00C7771C">
        <w:rPr>
          <w:rFonts w:eastAsia="Arial" w:cs="Arial"/>
          <w:szCs w:val="24"/>
        </w:rPr>
        <w:t>d</w:t>
      </w:r>
      <w:r w:rsidRPr="00C7771C">
        <w:rPr>
          <w:rFonts w:eastAsia="Arial" w:cs="Arial"/>
          <w:spacing w:val="1"/>
          <w:szCs w:val="24"/>
        </w:rPr>
        <w:t xml:space="preserve"> fo</w:t>
      </w:r>
      <w:r w:rsidRPr="00C7771C">
        <w:rPr>
          <w:rFonts w:eastAsia="Arial" w:cs="Arial"/>
          <w:szCs w:val="24"/>
        </w:rPr>
        <w:t xml:space="preserve">r </w:t>
      </w:r>
      <w:r w:rsidRPr="00C7771C">
        <w:rPr>
          <w:rFonts w:eastAsia="Arial" w:cs="Arial"/>
          <w:spacing w:val="-2"/>
          <w:szCs w:val="24"/>
        </w:rPr>
        <w:t>g</w:t>
      </w:r>
      <w:r w:rsidRPr="00C7771C">
        <w:rPr>
          <w:rFonts w:eastAsia="Arial" w:cs="Arial"/>
          <w:spacing w:val="1"/>
          <w:szCs w:val="24"/>
        </w:rPr>
        <w:t>ene</w:t>
      </w:r>
      <w:r w:rsidRPr="00C7771C">
        <w:rPr>
          <w:rFonts w:eastAsia="Arial" w:cs="Arial"/>
          <w:szCs w:val="24"/>
        </w:rPr>
        <w:t>ral</w:t>
      </w:r>
      <w:r w:rsidRPr="00C7771C">
        <w:rPr>
          <w:rFonts w:eastAsia="Arial" w:cs="Arial"/>
          <w:spacing w:val="-2"/>
          <w:szCs w:val="24"/>
        </w:rPr>
        <w:t xml:space="preserve"> </w:t>
      </w:r>
      <w:r w:rsidRPr="00C7771C">
        <w:rPr>
          <w:rFonts w:eastAsia="Arial" w:cs="Arial"/>
          <w:spacing w:val="1"/>
          <w:szCs w:val="24"/>
        </w:rPr>
        <w:t>u</w:t>
      </w:r>
      <w:r w:rsidRPr="00C7771C">
        <w:rPr>
          <w:rFonts w:eastAsia="Arial" w:cs="Arial"/>
          <w:szCs w:val="24"/>
        </w:rPr>
        <w:t>s</w:t>
      </w:r>
      <w:r w:rsidRPr="00C7771C">
        <w:rPr>
          <w:rFonts w:eastAsia="Arial" w:cs="Arial"/>
          <w:spacing w:val="1"/>
          <w:szCs w:val="24"/>
        </w:rPr>
        <w:t>e</w:t>
      </w:r>
      <w:r w:rsidRPr="00C7771C">
        <w:rPr>
          <w:rFonts w:eastAsia="Arial" w:cs="Arial"/>
          <w:spacing w:val="-3"/>
          <w:szCs w:val="24"/>
        </w:rPr>
        <w:t>r</w:t>
      </w:r>
      <w:r w:rsidRPr="00C7771C">
        <w:rPr>
          <w:rFonts w:eastAsia="Arial" w:cs="Arial"/>
          <w:szCs w:val="24"/>
        </w:rPr>
        <w:t>s</w:t>
      </w:r>
    </w:p>
    <w:p w14:paraId="7D24B9BE" w14:textId="77777777" w:rsidR="00C2015A" w:rsidRPr="00C7771C" w:rsidRDefault="00C2015A" w:rsidP="00C2015A">
      <w:pPr>
        <w:spacing w:before="9" w:line="10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7771C" w14:paraId="3AEA294A" w14:textId="77777777" w:rsidTr="00C2015A">
        <w:trPr>
          <w:trHeight w:hRule="exact" w:val="1851"/>
        </w:trPr>
        <w:tc>
          <w:tcPr>
            <w:tcW w:w="1244" w:type="dxa"/>
            <w:tcBorders>
              <w:top w:val="single" w:sz="5" w:space="0" w:color="000000"/>
              <w:left w:val="single" w:sz="5" w:space="0" w:color="000000"/>
              <w:bottom w:val="single" w:sz="5" w:space="0" w:color="000000"/>
              <w:right w:val="single" w:sz="5" w:space="0" w:color="000000"/>
            </w:tcBorders>
          </w:tcPr>
          <w:p w14:paraId="04F69E32" w14:textId="77777777" w:rsidR="00C2015A" w:rsidRPr="00C7771C" w:rsidRDefault="00C2015A" w:rsidP="00C2015A">
            <w:pPr>
              <w:spacing w:line="260" w:lineRule="exact"/>
              <w:ind w:left="102"/>
              <w:rPr>
                <w:rFonts w:eastAsia="Arial" w:cs="Arial"/>
                <w:szCs w:val="24"/>
              </w:rPr>
            </w:pPr>
            <w:r w:rsidRPr="00C7771C">
              <w:rPr>
                <w:rFonts w:eastAsia="Arial" w:cs="Arial"/>
                <w:b/>
                <w:szCs w:val="24"/>
              </w:rPr>
              <w:lastRenderedPageBreak/>
              <w:t>Re</w:t>
            </w:r>
            <w:r w:rsidRPr="00C7771C">
              <w:rPr>
                <w:rFonts w:eastAsia="Arial" w:cs="Arial"/>
                <w:b/>
                <w:spacing w:val="1"/>
                <w:szCs w:val="24"/>
              </w:rPr>
              <w:t>as</w:t>
            </w:r>
            <w:r w:rsidRPr="00C7771C">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041F947F" w14:textId="082286D6" w:rsidR="00C2015A" w:rsidRPr="00C7771C" w:rsidRDefault="00C2015A" w:rsidP="00120B72">
            <w:pPr>
              <w:rPr>
                <w:szCs w:val="24"/>
              </w:rPr>
            </w:pPr>
            <w:r>
              <w:rPr>
                <w:szCs w:val="24"/>
              </w:rPr>
              <w:t xml:space="preserve">Some users may not be comfortable with computers and therefore need training. However, it will be made as easy to use as possible. </w:t>
            </w:r>
          </w:p>
        </w:tc>
        <w:tc>
          <w:tcPr>
            <w:tcW w:w="1134" w:type="dxa"/>
            <w:tcBorders>
              <w:top w:val="single" w:sz="5" w:space="0" w:color="000000"/>
              <w:left w:val="single" w:sz="5" w:space="0" w:color="000000"/>
              <w:bottom w:val="single" w:sz="5" w:space="0" w:color="000000"/>
              <w:right w:val="single" w:sz="5" w:space="0" w:color="000000"/>
            </w:tcBorders>
          </w:tcPr>
          <w:p w14:paraId="4A9085AE" w14:textId="77777777" w:rsidR="00C2015A" w:rsidRPr="00C7771C" w:rsidRDefault="00C2015A" w:rsidP="00C2015A">
            <w:pPr>
              <w:spacing w:line="260" w:lineRule="exact"/>
              <w:ind w:left="103"/>
              <w:rPr>
                <w:rFonts w:eastAsia="Arial" w:cs="Arial"/>
                <w:szCs w:val="24"/>
              </w:rPr>
            </w:pPr>
            <w:r w:rsidRPr="00C7771C">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2565513C" w14:textId="77777777" w:rsidR="00C2015A" w:rsidRPr="00C7771C" w:rsidRDefault="00C2015A" w:rsidP="00C2015A">
            <w:pPr>
              <w:rPr>
                <w:szCs w:val="24"/>
              </w:rPr>
            </w:pPr>
            <w:r>
              <w:rPr>
                <w:szCs w:val="24"/>
              </w:rPr>
              <w:t>1</w:t>
            </w:r>
          </w:p>
        </w:tc>
      </w:tr>
    </w:tbl>
    <w:p w14:paraId="443EC217" w14:textId="77777777" w:rsidR="00C2015A" w:rsidRDefault="00C2015A" w:rsidP="00C2015A">
      <w:pPr>
        <w:rPr>
          <w:szCs w:val="24"/>
        </w:rPr>
      </w:pPr>
      <w:r>
        <w:rPr>
          <w:szCs w:val="24"/>
        </w:rPr>
        <w:br w:type="page"/>
      </w:r>
    </w:p>
    <w:p w14:paraId="36A8CDC3" w14:textId="77777777" w:rsidR="00C2015A" w:rsidRDefault="00C2015A" w:rsidP="00C2015A">
      <w:pPr>
        <w:pStyle w:val="Heading1"/>
      </w:pPr>
      <w:bookmarkStart w:id="919" w:name="_Toc290574133"/>
      <w:bookmarkStart w:id="920" w:name="_Toc418840380"/>
      <w:r>
        <w:lastRenderedPageBreak/>
        <w:t xml:space="preserve">Appendix 2 - Detailed Environmental Complexity </w:t>
      </w:r>
      <w:r>
        <w:tab/>
        <w:t>Factors</w:t>
      </w:r>
      <w:bookmarkEnd w:id="919"/>
      <w:bookmarkEnd w:id="920"/>
    </w:p>
    <w:p w14:paraId="04EA90C7" w14:textId="77777777" w:rsidR="00C2015A" w:rsidRDefault="00C2015A" w:rsidP="00C2015A"/>
    <w:p w14:paraId="35C0DB17" w14:textId="77777777" w:rsidR="00C2015A" w:rsidRPr="00C50CD3" w:rsidRDefault="00C2015A" w:rsidP="00C2015A">
      <w:pPr>
        <w:ind w:left="233" w:right="387"/>
        <w:rPr>
          <w:rFonts w:eastAsia="Arial" w:cs="Arial"/>
          <w:szCs w:val="24"/>
        </w:rPr>
      </w:pPr>
      <w:r w:rsidRPr="00C50CD3">
        <w:rPr>
          <w:rFonts w:eastAsia="Arial" w:cs="Arial"/>
          <w:b/>
          <w:szCs w:val="24"/>
        </w:rPr>
        <w:t xml:space="preserve">E1  </w:t>
      </w:r>
      <w:r w:rsidRPr="00C50CD3">
        <w:rPr>
          <w:rFonts w:eastAsia="Arial" w:cs="Arial"/>
          <w:b/>
          <w:spacing w:val="2"/>
          <w:szCs w:val="24"/>
        </w:rPr>
        <w:t xml:space="preserve"> </w:t>
      </w:r>
      <w:r w:rsidRPr="00C50CD3">
        <w:rPr>
          <w:rFonts w:eastAsia="Arial" w:cs="Arial"/>
          <w:b/>
          <w:spacing w:val="-2"/>
          <w:szCs w:val="24"/>
        </w:rPr>
        <w:t>F</w:t>
      </w:r>
      <w:r w:rsidRPr="00C50CD3">
        <w:rPr>
          <w:rFonts w:eastAsia="Arial" w:cs="Arial"/>
          <w:b/>
          <w:spacing w:val="1"/>
          <w:szCs w:val="24"/>
        </w:rPr>
        <w:t>a</w:t>
      </w:r>
      <w:r w:rsidRPr="00C50CD3">
        <w:rPr>
          <w:rFonts w:eastAsia="Arial" w:cs="Arial"/>
          <w:b/>
          <w:szCs w:val="24"/>
        </w:rPr>
        <w:t>mi</w:t>
      </w:r>
      <w:r w:rsidRPr="00C50CD3">
        <w:rPr>
          <w:rFonts w:eastAsia="Arial" w:cs="Arial"/>
          <w:b/>
          <w:spacing w:val="1"/>
          <w:szCs w:val="24"/>
        </w:rPr>
        <w:t>l</w:t>
      </w:r>
      <w:r w:rsidRPr="00C50CD3">
        <w:rPr>
          <w:rFonts w:eastAsia="Arial" w:cs="Arial"/>
          <w:b/>
          <w:spacing w:val="-2"/>
          <w:szCs w:val="24"/>
        </w:rPr>
        <w:t>i</w:t>
      </w:r>
      <w:r w:rsidRPr="00C50CD3">
        <w:rPr>
          <w:rFonts w:eastAsia="Arial" w:cs="Arial"/>
          <w:b/>
          <w:spacing w:val="1"/>
          <w:szCs w:val="24"/>
        </w:rPr>
        <w:t>a</w:t>
      </w:r>
      <w:r w:rsidRPr="00C50CD3">
        <w:rPr>
          <w:rFonts w:eastAsia="Arial" w:cs="Arial"/>
          <w:b/>
          <w:szCs w:val="24"/>
        </w:rPr>
        <w:t>ri</w:t>
      </w:r>
      <w:r w:rsidRPr="00C50CD3">
        <w:rPr>
          <w:rFonts w:eastAsia="Arial" w:cs="Arial"/>
          <w:b/>
          <w:spacing w:val="2"/>
          <w:szCs w:val="24"/>
        </w:rPr>
        <w:t>t</w:t>
      </w:r>
      <w:r w:rsidRPr="00C50CD3">
        <w:rPr>
          <w:rFonts w:eastAsia="Arial" w:cs="Arial"/>
          <w:b/>
          <w:szCs w:val="24"/>
        </w:rPr>
        <w:t>y</w:t>
      </w:r>
      <w:r w:rsidRPr="00C50CD3">
        <w:rPr>
          <w:rFonts w:eastAsia="Arial" w:cs="Arial"/>
          <w:b/>
          <w:spacing w:val="-8"/>
          <w:szCs w:val="24"/>
        </w:rPr>
        <w:t xml:space="preserve"> </w:t>
      </w:r>
      <w:r w:rsidRPr="00C50CD3">
        <w:rPr>
          <w:rFonts w:eastAsia="Arial" w:cs="Arial"/>
          <w:b/>
          <w:spacing w:val="5"/>
          <w:szCs w:val="24"/>
        </w:rPr>
        <w:t>w</w:t>
      </w:r>
      <w:r w:rsidRPr="00C50CD3">
        <w:rPr>
          <w:rFonts w:eastAsia="Arial" w:cs="Arial"/>
          <w:b/>
          <w:szCs w:val="24"/>
        </w:rPr>
        <w:t xml:space="preserve">ith </w:t>
      </w:r>
      <w:r w:rsidRPr="00C50CD3">
        <w:rPr>
          <w:rFonts w:eastAsia="Arial" w:cs="Arial"/>
          <w:b/>
          <w:spacing w:val="-1"/>
          <w:szCs w:val="24"/>
        </w:rPr>
        <w:t>s</w:t>
      </w:r>
      <w:r w:rsidRPr="00C50CD3">
        <w:rPr>
          <w:rFonts w:eastAsia="Arial" w:cs="Arial"/>
          <w:b/>
          <w:spacing w:val="-4"/>
          <w:szCs w:val="24"/>
        </w:rPr>
        <w:t>y</w:t>
      </w:r>
      <w:r w:rsidRPr="00C50CD3">
        <w:rPr>
          <w:rFonts w:eastAsia="Arial" w:cs="Arial"/>
          <w:b/>
          <w:spacing w:val="3"/>
          <w:szCs w:val="24"/>
        </w:rPr>
        <w:t>s</w:t>
      </w:r>
      <w:r w:rsidRPr="00C50CD3">
        <w:rPr>
          <w:rFonts w:eastAsia="Arial" w:cs="Arial"/>
          <w:b/>
          <w:szCs w:val="24"/>
        </w:rPr>
        <w:t>tem</w:t>
      </w:r>
      <w:r w:rsidRPr="00C50CD3">
        <w:rPr>
          <w:rFonts w:eastAsia="Arial" w:cs="Arial"/>
          <w:b/>
          <w:spacing w:val="4"/>
          <w:szCs w:val="24"/>
        </w:rPr>
        <w:t xml:space="preserve"> </w:t>
      </w:r>
      <w:r w:rsidRPr="00C50CD3">
        <w:rPr>
          <w:rFonts w:eastAsia="Arial" w:cs="Arial"/>
          <w:b/>
          <w:szCs w:val="24"/>
        </w:rPr>
        <w:t>–</w:t>
      </w:r>
      <w:r w:rsidRPr="00C50CD3">
        <w:rPr>
          <w:rFonts w:eastAsia="Arial" w:cs="Arial"/>
          <w:b/>
          <w:spacing w:val="2"/>
          <w:szCs w:val="24"/>
        </w:rPr>
        <w:t xml:space="preserve"> </w:t>
      </w:r>
      <w:r w:rsidRPr="00C50CD3">
        <w:rPr>
          <w:rFonts w:eastAsia="Arial" w:cs="Arial"/>
          <w:b/>
          <w:spacing w:val="1"/>
          <w:szCs w:val="24"/>
        </w:rPr>
        <w:t>a</w:t>
      </w:r>
      <w:r w:rsidRPr="00C50CD3">
        <w:rPr>
          <w:rFonts w:eastAsia="Arial" w:cs="Arial"/>
          <w:b/>
          <w:spacing w:val="-2"/>
          <w:szCs w:val="24"/>
        </w:rPr>
        <w:t>r</w:t>
      </w:r>
      <w:r w:rsidRPr="00C50CD3">
        <w:rPr>
          <w:rFonts w:eastAsia="Arial" w:cs="Arial"/>
          <w:b/>
          <w:szCs w:val="24"/>
        </w:rPr>
        <w:t>e</w:t>
      </w:r>
      <w:r w:rsidRPr="00C50CD3">
        <w:rPr>
          <w:rFonts w:eastAsia="Arial" w:cs="Arial"/>
          <w:b/>
          <w:spacing w:val="1"/>
          <w:szCs w:val="24"/>
        </w:rPr>
        <w:t xml:space="preserve"> </w:t>
      </w:r>
      <w:r w:rsidRPr="00C50CD3">
        <w:rPr>
          <w:rFonts w:eastAsia="Arial" w:cs="Arial"/>
          <w:b/>
          <w:szCs w:val="24"/>
        </w:rPr>
        <w:t>p</w:t>
      </w:r>
      <w:r w:rsidRPr="00C50CD3">
        <w:rPr>
          <w:rFonts w:eastAsia="Arial" w:cs="Arial"/>
          <w:b/>
          <w:spacing w:val="1"/>
          <w:szCs w:val="24"/>
        </w:rPr>
        <w:t>e</w:t>
      </w:r>
      <w:r w:rsidRPr="00C50CD3">
        <w:rPr>
          <w:rFonts w:eastAsia="Arial" w:cs="Arial"/>
          <w:b/>
          <w:szCs w:val="24"/>
        </w:rPr>
        <w:t>ople</w:t>
      </w:r>
      <w:r w:rsidRPr="00C50CD3">
        <w:rPr>
          <w:rFonts w:eastAsia="Arial" w:cs="Arial"/>
          <w:b/>
          <w:spacing w:val="-3"/>
          <w:szCs w:val="24"/>
        </w:rPr>
        <w:t xml:space="preserve"> </w:t>
      </w:r>
      <w:r w:rsidRPr="00C50CD3">
        <w:rPr>
          <w:rFonts w:eastAsia="Arial" w:cs="Arial"/>
          <w:b/>
          <w:szCs w:val="24"/>
        </w:rPr>
        <w:t>wor</w:t>
      </w:r>
      <w:r w:rsidRPr="00C50CD3">
        <w:rPr>
          <w:rFonts w:eastAsia="Arial" w:cs="Arial"/>
          <w:b/>
          <w:spacing w:val="1"/>
          <w:szCs w:val="24"/>
        </w:rPr>
        <w:t>k</w:t>
      </w:r>
      <w:r w:rsidRPr="00C50CD3">
        <w:rPr>
          <w:rFonts w:eastAsia="Arial" w:cs="Arial"/>
          <w:b/>
          <w:szCs w:val="24"/>
        </w:rPr>
        <w:t>ing on pro</w:t>
      </w:r>
      <w:r w:rsidRPr="00C50CD3">
        <w:rPr>
          <w:rFonts w:eastAsia="Arial" w:cs="Arial"/>
          <w:b/>
          <w:spacing w:val="-2"/>
          <w:szCs w:val="24"/>
        </w:rPr>
        <w:t>j</w:t>
      </w:r>
      <w:r w:rsidRPr="00C50CD3">
        <w:rPr>
          <w:rFonts w:eastAsia="Arial" w:cs="Arial"/>
          <w:b/>
          <w:spacing w:val="1"/>
          <w:szCs w:val="24"/>
        </w:rPr>
        <w:t>ec</w:t>
      </w:r>
      <w:r w:rsidRPr="00C50CD3">
        <w:rPr>
          <w:rFonts w:eastAsia="Arial" w:cs="Arial"/>
          <w:b/>
          <w:szCs w:val="24"/>
        </w:rPr>
        <w:t xml:space="preserve">t </w:t>
      </w:r>
      <w:r w:rsidRPr="00C50CD3">
        <w:rPr>
          <w:rFonts w:eastAsia="Arial" w:cs="Arial"/>
          <w:b/>
          <w:spacing w:val="-1"/>
          <w:szCs w:val="24"/>
        </w:rPr>
        <w:t>f</w:t>
      </w:r>
      <w:r w:rsidRPr="00C50CD3">
        <w:rPr>
          <w:rFonts w:eastAsia="Arial" w:cs="Arial"/>
          <w:b/>
          <w:spacing w:val="1"/>
          <w:szCs w:val="24"/>
        </w:rPr>
        <w:t>a</w:t>
      </w:r>
      <w:r w:rsidRPr="00C50CD3">
        <w:rPr>
          <w:rFonts w:eastAsia="Arial" w:cs="Arial"/>
          <w:b/>
          <w:spacing w:val="-2"/>
          <w:szCs w:val="24"/>
        </w:rPr>
        <w:t>m</w:t>
      </w:r>
      <w:r w:rsidRPr="00C50CD3">
        <w:rPr>
          <w:rFonts w:eastAsia="Arial" w:cs="Arial"/>
          <w:b/>
          <w:szCs w:val="24"/>
        </w:rPr>
        <w:t>i</w:t>
      </w:r>
      <w:r w:rsidRPr="00C50CD3">
        <w:rPr>
          <w:rFonts w:eastAsia="Arial" w:cs="Arial"/>
          <w:b/>
          <w:spacing w:val="1"/>
          <w:szCs w:val="24"/>
        </w:rPr>
        <w:t>l</w:t>
      </w:r>
      <w:r w:rsidRPr="00C50CD3">
        <w:rPr>
          <w:rFonts w:eastAsia="Arial" w:cs="Arial"/>
          <w:b/>
          <w:szCs w:val="24"/>
        </w:rPr>
        <w:t>i</w:t>
      </w:r>
      <w:r w:rsidRPr="00C50CD3">
        <w:rPr>
          <w:rFonts w:eastAsia="Arial" w:cs="Arial"/>
          <w:b/>
          <w:spacing w:val="1"/>
          <w:szCs w:val="24"/>
        </w:rPr>
        <w:t>a</w:t>
      </w:r>
      <w:r w:rsidRPr="00C50CD3">
        <w:rPr>
          <w:rFonts w:eastAsia="Arial" w:cs="Arial"/>
          <w:b/>
          <w:szCs w:val="24"/>
        </w:rPr>
        <w:t>r</w:t>
      </w:r>
      <w:r w:rsidRPr="00C50CD3">
        <w:rPr>
          <w:rFonts w:eastAsia="Arial" w:cs="Arial"/>
          <w:b/>
          <w:spacing w:val="-4"/>
          <w:szCs w:val="24"/>
        </w:rPr>
        <w:t xml:space="preserve"> </w:t>
      </w:r>
      <w:r w:rsidRPr="00C50CD3">
        <w:rPr>
          <w:rFonts w:eastAsia="Arial" w:cs="Arial"/>
          <w:b/>
          <w:spacing w:val="3"/>
          <w:szCs w:val="24"/>
        </w:rPr>
        <w:t>w</w:t>
      </w:r>
      <w:r w:rsidRPr="00C50CD3">
        <w:rPr>
          <w:rFonts w:eastAsia="Arial" w:cs="Arial"/>
          <w:b/>
          <w:szCs w:val="24"/>
        </w:rPr>
        <w:t>ith</w:t>
      </w:r>
      <w:r w:rsidRPr="00C50CD3">
        <w:rPr>
          <w:rFonts w:eastAsia="Arial" w:cs="Arial"/>
          <w:b/>
          <w:spacing w:val="4"/>
          <w:szCs w:val="24"/>
        </w:rPr>
        <w:t xml:space="preserve"> </w:t>
      </w:r>
      <w:r w:rsidRPr="00C50CD3">
        <w:rPr>
          <w:rFonts w:eastAsia="Arial" w:cs="Arial"/>
          <w:b/>
          <w:szCs w:val="24"/>
        </w:rPr>
        <w:t>OO</w:t>
      </w:r>
      <w:r w:rsidRPr="00C50CD3">
        <w:rPr>
          <w:rFonts w:eastAsia="Arial" w:cs="Arial"/>
          <w:b/>
          <w:spacing w:val="1"/>
          <w:szCs w:val="24"/>
        </w:rPr>
        <w:t xml:space="preserve"> </w:t>
      </w:r>
      <w:r w:rsidRPr="00C50CD3">
        <w:rPr>
          <w:rFonts w:eastAsia="Arial" w:cs="Arial"/>
          <w:b/>
          <w:szCs w:val="24"/>
        </w:rPr>
        <w:t>dom</w:t>
      </w:r>
      <w:r w:rsidRPr="00C50CD3">
        <w:rPr>
          <w:rFonts w:eastAsia="Arial" w:cs="Arial"/>
          <w:b/>
          <w:spacing w:val="-2"/>
          <w:szCs w:val="24"/>
        </w:rPr>
        <w:t>a</w:t>
      </w:r>
      <w:r w:rsidRPr="00C50CD3">
        <w:rPr>
          <w:rFonts w:eastAsia="Arial" w:cs="Arial"/>
          <w:b/>
          <w:szCs w:val="24"/>
        </w:rPr>
        <w:t xml:space="preserve">in </w:t>
      </w:r>
      <w:r w:rsidRPr="00C50CD3">
        <w:rPr>
          <w:rFonts w:eastAsia="Arial" w:cs="Arial"/>
          <w:b/>
          <w:spacing w:val="1"/>
          <w:szCs w:val="24"/>
        </w:rPr>
        <w:t>a</w:t>
      </w:r>
      <w:r w:rsidRPr="00C50CD3">
        <w:rPr>
          <w:rFonts w:eastAsia="Arial" w:cs="Arial"/>
          <w:b/>
          <w:szCs w:val="24"/>
        </w:rPr>
        <w:t>nd te</w:t>
      </w:r>
      <w:r w:rsidRPr="00C50CD3">
        <w:rPr>
          <w:rFonts w:eastAsia="Arial" w:cs="Arial"/>
          <w:b/>
          <w:spacing w:val="1"/>
          <w:szCs w:val="24"/>
        </w:rPr>
        <w:t>c</w:t>
      </w:r>
      <w:r w:rsidRPr="00C50CD3">
        <w:rPr>
          <w:rFonts w:eastAsia="Arial" w:cs="Arial"/>
          <w:b/>
          <w:szCs w:val="24"/>
        </w:rPr>
        <w:t>hni</w:t>
      </w:r>
      <w:r w:rsidRPr="00C50CD3">
        <w:rPr>
          <w:rFonts w:eastAsia="Arial" w:cs="Arial"/>
          <w:b/>
          <w:spacing w:val="-1"/>
          <w:szCs w:val="24"/>
        </w:rPr>
        <w:t>c</w:t>
      </w:r>
      <w:r w:rsidRPr="00C50CD3">
        <w:rPr>
          <w:rFonts w:eastAsia="Arial" w:cs="Arial"/>
          <w:b/>
          <w:spacing w:val="1"/>
          <w:szCs w:val="24"/>
        </w:rPr>
        <w:t>a</w:t>
      </w:r>
      <w:r w:rsidRPr="00C50CD3">
        <w:rPr>
          <w:rFonts w:eastAsia="Arial" w:cs="Arial"/>
          <w:b/>
          <w:szCs w:val="24"/>
        </w:rPr>
        <w:t>l</w:t>
      </w:r>
      <w:r w:rsidRPr="00C50CD3">
        <w:rPr>
          <w:rFonts w:eastAsia="Arial" w:cs="Arial"/>
          <w:b/>
          <w:spacing w:val="1"/>
          <w:szCs w:val="24"/>
        </w:rPr>
        <w:t xml:space="preserve"> </w:t>
      </w:r>
      <w:r w:rsidRPr="00C50CD3">
        <w:rPr>
          <w:rFonts w:eastAsia="Arial" w:cs="Arial"/>
          <w:b/>
          <w:szCs w:val="24"/>
        </w:rPr>
        <w:t>det</w:t>
      </w:r>
      <w:r w:rsidRPr="00C50CD3">
        <w:rPr>
          <w:rFonts w:eastAsia="Arial" w:cs="Arial"/>
          <w:b/>
          <w:spacing w:val="-2"/>
          <w:szCs w:val="24"/>
        </w:rPr>
        <w:t>a</w:t>
      </w:r>
      <w:r w:rsidRPr="00C50CD3">
        <w:rPr>
          <w:rFonts w:eastAsia="Arial" w:cs="Arial"/>
          <w:b/>
          <w:szCs w:val="24"/>
        </w:rPr>
        <w:t>i</w:t>
      </w:r>
      <w:r w:rsidRPr="00C50CD3">
        <w:rPr>
          <w:rFonts w:eastAsia="Arial" w:cs="Arial"/>
          <w:b/>
          <w:spacing w:val="1"/>
          <w:szCs w:val="24"/>
        </w:rPr>
        <w:t>l</w:t>
      </w:r>
      <w:r w:rsidRPr="00C50CD3">
        <w:rPr>
          <w:rFonts w:eastAsia="Arial" w:cs="Arial"/>
          <w:b/>
          <w:szCs w:val="24"/>
        </w:rPr>
        <w:t>s</w:t>
      </w:r>
      <w:r w:rsidRPr="00C50CD3">
        <w:rPr>
          <w:rFonts w:eastAsia="Arial" w:cs="Arial"/>
          <w:b/>
          <w:spacing w:val="-1"/>
          <w:szCs w:val="24"/>
        </w:rPr>
        <w:t xml:space="preserve"> </w:t>
      </w:r>
      <w:r w:rsidRPr="00C50CD3">
        <w:rPr>
          <w:rFonts w:eastAsia="Arial" w:cs="Arial"/>
          <w:b/>
          <w:szCs w:val="24"/>
        </w:rPr>
        <w:t>of</w:t>
      </w:r>
      <w:r w:rsidRPr="00C50CD3">
        <w:rPr>
          <w:rFonts w:eastAsia="Arial" w:cs="Arial"/>
          <w:b/>
          <w:spacing w:val="-1"/>
          <w:szCs w:val="24"/>
        </w:rPr>
        <w:t xml:space="preserve"> </w:t>
      </w:r>
      <w:r w:rsidRPr="00C50CD3">
        <w:rPr>
          <w:rFonts w:eastAsia="Arial" w:cs="Arial"/>
          <w:b/>
          <w:szCs w:val="24"/>
        </w:rPr>
        <w:t>pro</w:t>
      </w:r>
      <w:r w:rsidRPr="00C50CD3">
        <w:rPr>
          <w:rFonts w:eastAsia="Arial" w:cs="Arial"/>
          <w:b/>
          <w:spacing w:val="-2"/>
          <w:szCs w:val="24"/>
        </w:rPr>
        <w:t>j</w:t>
      </w:r>
      <w:r w:rsidRPr="00C50CD3">
        <w:rPr>
          <w:rFonts w:eastAsia="Arial" w:cs="Arial"/>
          <w:b/>
          <w:spacing w:val="1"/>
          <w:szCs w:val="24"/>
        </w:rPr>
        <w:t>ec</w:t>
      </w:r>
      <w:r w:rsidRPr="00C50CD3">
        <w:rPr>
          <w:rFonts w:eastAsia="Arial" w:cs="Arial"/>
          <w:b/>
          <w:szCs w:val="24"/>
        </w:rPr>
        <w:t>t?</w:t>
      </w:r>
    </w:p>
    <w:p w14:paraId="42A1CF0E" w14:textId="77777777" w:rsidR="00C2015A" w:rsidRPr="00C50CD3" w:rsidRDefault="00C2015A" w:rsidP="00C2015A">
      <w:pPr>
        <w:ind w:left="233"/>
        <w:rPr>
          <w:rFonts w:eastAsia="Arial" w:cs="Arial"/>
          <w:szCs w:val="24"/>
        </w:rPr>
      </w:pPr>
      <w:r w:rsidRPr="00C50CD3">
        <w:rPr>
          <w:rFonts w:eastAsia="Arial" w:cs="Arial"/>
          <w:szCs w:val="24"/>
        </w:rPr>
        <w:t>0</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1"/>
          <w:szCs w:val="24"/>
        </w:rPr>
        <w:t xml:space="preserve"> </w:t>
      </w:r>
      <w:r w:rsidRPr="00C50CD3">
        <w:rPr>
          <w:rFonts w:eastAsia="Arial" w:cs="Arial"/>
          <w:spacing w:val="3"/>
          <w:szCs w:val="24"/>
        </w:rPr>
        <w:t>f</w:t>
      </w:r>
      <w:r w:rsidRPr="00C50CD3">
        <w:rPr>
          <w:rFonts w:eastAsia="Arial" w:cs="Arial"/>
          <w:szCs w:val="24"/>
        </w:rPr>
        <w:t>i</w:t>
      </w:r>
      <w:r w:rsidRPr="00C50CD3">
        <w:rPr>
          <w:rFonts w:eastAsia="Arial" w:cs="Arial"/>
          <w:spacing w:val="-1"/>
          <w:szCs w:val="24"/>
        </w:rPr>
        <w:t>r</w:t>
      </w:r>
      <w:r w:rsidRPr="00C50CD3">
        <w:rPr>
          <w:rFonts w:eastAsia="Arial" w:cs="Arial"/>
          <w:szCs w:val="24"/>
        </w:rPr>
        <w:t>st</w:t>
      </w:r>
      <w:r w:rsidRPr="00C50CD3">
        <w:rPr>
          <w:rFonts w:eastAsia="Arial" w:cs="Arial"/>
          <w:spacing w:val="1"/>
          <w:szCs w:val="24"/>
        </w:rPr>
        <w:t xml:space="preserve"> </w:t>
      </w:r>
      <w:r w:rsidRPr="00C50CD3">
        <w:rPr>
          <w:rFonts w:eastAsia="Arial" w:cs="Arial"/>
          <w:szCs w:val="24"/>
        </w:rPr>
        <w:t>t</w:t>
      </w:r>
      <w:r w:rsidRPr="00C50CD3">
        <w:rPr>
          <w:rFonts w:eastAsia="Arial" w:cs="Arial"/>
          <w:spacing w:val="-2"/>
          <w:szCs w:val="24"/>
        </w:rPr>
        <w:t>i</w:t>
      </w:r>
      <w:r w:rsidRPr="00C50CD3">
        <w:rPr>
          <w:rFonts w:eastAsia="Arial" w:cs="Arial"/>
          <w:spacing w:val="1"/>
          <w:szCs w:val="24"/>
        </w:rPr>
        <w:t>m</w:t>
      </w:r>
      <w:r w:rsidRPr="00C50CD3">
        <w:rPr>
          <w:rFonts w:eastAsia="Arial" w:cs="Arial"/>
          <w:szCs w:val="24"/>
        </w:rPr>
        <w:t>e</w:t>
      </w:r>
      <w:r w:rsidRPr="00C50CD3">
        <w:rPr>
          <w:rFonts w:eastAsia="Arial" w:cs="Arial"/>
          <w:spacing w:val="-1"/>
          <w:szCs w:val="24"/>
        </w:rPr>
        <w:t xml:space="preserve"> </w:t>
      </w:r>
      <w:r w:rsidRPr="00C50CD3">
        <w:rPr>
          <w:rFonts w:eastAsia="Arial" w:cs="Arial"/>
          <w:spacing w:val="1"/>
          <w:szCs w:val="24"/>
        </w:rPr>
        <w:t>u</w:t>
      </w:r>
      <w:r w:rsidRPr="00C50CD3">
        <w:rPr>
          <w:rFonts w:eastAsia="Arial" w:cs="Arial"/>
          <w:szCs w:val="24"/>
        </w:rPr>
        <w:t>sing</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O</w:t>
      </w:r>
    </w:p>
    <w:p w14:paraId="549133C9" w14:textId="77777777" w:rsidR="00C2015A" w:rsidRPr="00C50CD3" w:rsidRDefault="00C2015A" w:rsidP="00C2015A">
      <w:pPr>
        <w:ind w:left="233"/>
        <w:rPr>
          <w:rFonts w:eastAsia="Arial" w:cs="Arial"/>
          <w:szCs w:val="24"/>
        </w:rPr>
      </w:pPr>
      <w:r w:rsidRPr="00C50CD3">
        <w:rPr>
          <w:rFonts w:eastAsia="Arial" w:cs="Arial"/>
          <w:szCs w:val="24"/>
        </w:rPr>
        <w:t>1</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w:t>
      </w:r>
      <w:r w:rsidRPr="00C50CD3">
        <w:rPr>
          <w:rFonts w:eastAsia="Arial" w:cs="Arial"/>
          <w:spacing w:val="1"/>
          <w:szCs w:val="24"/>
        </w:rPr>
        <w:t>o</w:t>
      </w:r>
      <w:r w:rsidRPr="00C50CD3">
        <w:rPr>
          <w:rFonts w:eastAsia="Arial" w:cs="Arial"/>
          <w:szCs w:val="24"/>
        </w:rPr>
        <w:t>rked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n</w:t>
      </w:r>
      <w:r w:rsidRPr="00C50CD3">
        <w:rPr>
          <w:rFonts w:eastAsia="Arial" w:cs="Arial"/>
          <w:spacing w:val="1"/>
          <w:szCs w:val="24"/>
        </w:rPr>
        <w:t xml:space="preserve"> </w:t>
      </w:r>
      <w:r w:rsidRPr="00C50CD3">
        <w:rPr>
          <w:rFonts w:eastAsia="Arial" w:cs="Arial"/>
          <w:szCs w:val="24"/>
        </w:rPr>
        <w:t>1</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O</w:t>
      </w:r>
      <w:r w:rsidRPr="00C50CD3">
        <w:rPr>
          <w:rFonts w:eastAsia="Arial" w:cs="Arial"/>
          <w:spacing w:val="1"/>
          <w:szCs w:val="24"/>
        </w:rPr>
        <w:t xml:space="preserve"> p</w:t>
      </w:r>
      <w:r w:rsidRPr="00C50CD3">
        <w:rPr>
          <w:rFonts w:eastAsia="Arial" w:cs="Arial"/>
          <w:szCs w:val="24"/>
        </w:rPr>
        <w:t>roje</w:t>
      </w:r>
      <w:r w:rsidRPr="00C50CD3">
        <w:rPr>
          <w:rFonts w:eastAsia="Arial" w:cs="Arial"/>
          <w:spacing w:val="-2"/>
          <w:szCs w:val="24"/>
        </w:rPr>
        <w:t>c</w:t>
      </w:r>
      <w:r w:rsidRPr="00C50CD3">
        <w:rPr>
          <w:rFonts w:eastAsia="Arial" w:cs="Arial"/>
          <w:szCs w:val="24"/>
        </w:rPr>
        <w:t>t</w:t>
      </w:r>
      <w:r w:rsidRPr="00C50CD3">
        <w:rPr>
          <w:rFonts w:eastAsia="Arial" w:cs="Arial"/>
          <w:spacing w:val="1"/>
          <w:szCs w:val="24"/>
        </w:rPr>
        <w:t xml:space="preserve"> </w:t>
      </w:r>
      <w:r w:rsidRPr="00C50CD3">
        <w:rPr>
          <w:rFonts w:eastAsia="Arial" w:cs="Arial"/>
          <w:spacing w:val="-1"/>
          <w:szCs w:val="24"/>
        </w:rPr>
        <w:t>be</w:t>
      </w:r>
      <w:r w:rsidRPr="00C50CD3">
        <w:rPr>
          <w:rFonts w:eastAsia="Arial" w:cs="Arial"/>
          <w:spacing w:val="3"/>
          <w:szCs w:val="24"/>
        </w:rPr>
        <w:t>f</w:t>
      </w:r>
      <w:r w:rsidRPr="00C50CD3">
        <w:rPr>
          <w:rFonts w:eastAsia="Arial" w:cs="Arial"/>
          <w:spacing w:val="1"/>
          <w:szCs w:val="24"/>
        </w:rPr>
        <w:t>o</w:t>
      </w:r>
      <w:r w:rsidRPr="00C50CD3">
        <w:rPr>
          <w:rFonts w:eastAsia="Arial" w:cs="Arial"/>
          <w:szCs w:val="24"/>
        </w:rPr>
        <w:t>re</w:t>
      </w:r>
    </w:p>
    <w:p w14:paraId="617C8ED8" w14:textId="77777777" w:rsidR="00C2015A" w:rsidRPr="006A7F9A" w:rsidRDefault="00C2015A" w:rsidP="00C2015A">
      <w:pPr>
        <w:pStyle w:val="TOCHeading"/>
        <w:ind w:left="233"/>
        <w:rPr>
          <w:szCs w:val="24"/>
        </w:rPr>
      </w:pPr>
      <w:r w:rsidRPr="006A7F9A">
        <w:rPr>
          <w:szCs w:val="24"/>
        </w:rPr>
        <w:t>2</w:t>
      </w:r>
      <w:r w:rsidRPr="006A7F9A">
        <w:rPr>
          <w:spacing w:val="1"/>
          <w:szCs w:val="24"/>
        </w:rPr>
        <w:t xml:space="preserve"> </w:t>
      </w:r>
      <w:r w:rsidRPr="006A7F9A">
        <w:rPr>
          <w:spacing w:val="-2"/>
          <w:szCs w:val="24"/>
        </w:rPr>
        <w:t>i</w:t>
      </w:r>
      <w:r w:rsidRPr="006A7F9A">
        <w:rPr>
          <w:szCs w:val="24"/>
        </w:rPr>
        <w:t>f</w:t>
      </w:r>
      <w:r w:rsidRPr="006A7F9A">
        <w:rPr>
          <w:spacing w:val="3"/>
          <w:szCs w:val="24"/>
        </w:rPr>
        <w:t xml:space="preserve"> </w:t>
      </w:r>
      <w:r w:rsidRPr="006A7F9A">
        <w:rPr>
          <w:spacing w:val="1"/>
          <w:szCs w:val="24"/>
        </w:rPr>
        <w:t>t</w:t>
      </w:r>
      <w:r w:rsidRPr="006A7F9A">
        <w:rPr>
          <w:spacing w:val="-1"/>
          <w:szCs w:val="24"/>
        </w:rPr>
        <w:t>e</w:t>
      </w:r>
      <w:r w:rsidRPr="006A7F9A">
        <w:rPr>
          <w:spacing w:val="1"/>
          <w:szCs w:val="24"/>
        </w:rPr>
        <w:t>a</w:t>
      </w:r>
      <w:r w:rsidRPr="006A7F9A">
        <w:rPr>
          <w:szCs w:val="24"/>
        </w:rPr>
        <w:t xml:space="preserve">m </w:t>
      </w:r>
      <w:r w:rsidRPr="006A7F9A">
        <w:rPr>
          <w:spacing w:val="1"/>
          <w:szCs w:val="24"/>
        </w:rPr>
        <w:t>ha</w:t>
      </w:r>
      <w:r w:rsidRPr="006A7F9A">
        <w:rPr>
          <w:szCs w:val="24"/>
        </w:rPr>
        <w:t>s</w:t>
      </w:r>
      <w:r w:rsidRPr="006A7F9A">
        <w:rPr>
          <w:spacing w:val="-2"/>
          <w:szCs w:val="24"/>
        </w:rPr>
        <w:t xml:space="preserve"> w</w:t>
      </w:r>
      <w:r w:rsidRPr="006A7F9A">
        <w:rPr>
          <w:spacing w:val="1"/>
          <w:szCs w:val="24"/>
        </w:rPr>
        <w:t>o</w:t>
      </w:r>
      <w:r w:rsidRPr="006A7F9A">
        <w:rPr>
          <w:szCs w:val="24"/>
        </w:rPr>
        <w:t>rked</w:t>
      </w:r>
      <w:r w:rsidRPr="006A7F9A">
        <w:rPr>
          <w:spacing w:val="1"/>
          <w:szCs w:val="24"/>
        </w:rPr>
        <w:t xml:space="preserve"> </w:t>
      </w:r>
      <w:r w:rsidRPr="006A7F9A">
        <w:rPr>
          <w:spacing w:val="-1"/>
          <w:szCs w:val="24"/>
        </w:rPr>
        <w:t>o</w:t>
      </w:r>
      <w:r w:rsidRPr="006A7F9A">
        <w:rPr>
          <w:szCs w:val="24"/>
        </w:rPr>
        <w:t>n</w:t>
      </w:r>
      <w:r w:rsidRPr="006A7F9A">
        <w:rPr>
          <w:spacing w:val="1"/>
          <w:szCs w:val="24"/>
        </w:rPr>
        <w:t xml:space="preserve"> </w:t>
      </w:r>
      <w:r w:rsidRPr="006A7F9A">
        <w:rPr>
          <w:szCs w:val="24"/>
        </w:rPr>
        <w:t>2</w:t>
      </w:r>
      <w:r w:rsidRPr="006A7F9A">
        <w:rPr>
          <w:spacing w:val="1"/>
          <w:szCs w:val="24"/>
        </w:rPr>
        <w:t xml:space="preserve"> </w:t>
      </w:r>
      <w:r w:rsidRPr="006A7F9A">
        <w:rPr>
          <w:spacing w:val="-1"/>
          <w:szCs w:val="24"/>
        </w:rPr>
        <w:t>O</w:t>
      </w:r>
      <w:r w:rsidRPr="006A7F9A">
        <w:rPr>
          <w:szCs w:val="24"/>
        </w:rPr>
        <w:t>O</w:t>
      </w:r>
      <w:r w:rsidRPr="006A7F9A">
        <w:rPr>
          <w:spacing w:val="1"/>
          <w:szCs w:val="24"/>
        </w:rPr>
        <w:t xml:space="preserve"> p</w:t>
      </w:r>
      <w:r w:rsidRPr="006A7F9A">
        <w:rPr>
          <w:szCs w:val="24"/>
        </w:rPr>
        <w:t>roje</w:t>
      </w:r>
      <w:r w:rsidRPr="006A7F9A">
        <w:rPr>
          <w:spacing w:val="-2"/>
          <w:szCs w:val="24"/>
        </w:rPr>
        <w:t>c</w:t>
      </w:r>
      <w:r w:rsidRPr="006A7F9A">
        <w:rPr>
          <w:szCs w:val="24"/>
        </w:rPr>
        <w:t>ts</w:t>
      </w:r>
      <w:r w:rsidRPr="006A7F9A">
        <w:rPr>
          <w:spacing w:val="1"/>
          <w:szCs w:val="24"/>
        </w:rPr>
        <w:t xml:space="preserve"> </w:t>
      </w:r>
      <w:r w:rsidRPr="006A7F9A">
        <w:rPr>
          <w:spacing w:val="-1"/>
          <w:szCs w:val="24"/>
        </w:rPr>
        <w:t>be</w:t>
      </w:r>
      <w:r w:rsidRPr="006A7F9A">
        <w:rPr>
          <w:spacing w:val="3"/>
          <w:szCs w:val="24"/>
        </w:rPr>
        <w:t>f</w:t>
      </w:r>
      <w:r w:rsidRPr="006A7F9A">
        <w:rPr>
          <w:spacing w:val="1"/>
          <w:szCs w:val="24"/>
        </w:rPr>
        <w:t>o</w:t>
      </w:r>
      <w:r w:rsidRPr="006A7F9A">
        <w:rPr>
          <w:szCs w:val="24"/>
        </w:rPr>
        <w:t>re</w:t>
      </w:r>
    </w:p>
    <w:p w14:paraId="0280D2BC" w14:textId="77777777" w:rsidR="00C2015A" w:rsidRPr="002653CA" w:rsidRDefault="00C2015A" w:rsidP="00C2015A">
      <w:pPr>
        <w:ind w:left="233"/>
      </w:pPr>
      <w:r w:rsidRPr="00C50CD3">
        <w:t>3</w:t>
      </w:r>
      <w:r w:rsidRPr="00C50CD3">
        <w:rPr>
          <w:spacing w:val="1"/>
        </w:rPr>
        <w:t xml:space="preserve"> </w:t>
      </w:r>
      <w:r w:rsidRPr="00C50CD3">
        <w:rPr>
          <w:spacing w:val="-2"/>
        </w:rPr>
        <w:t>i</w:t>
      </w:r>
      <w:r w:rsidRPr="00C50CD3">
        <w:t>f</w:t>
      </w:r>
      <w:r w:rsidRPr="00C50CD3">
        <w:rPr>
          <w:spacing w:val="3"/>
        </w:rPr>
        <w:t xml:space="preserve"> </w:t>
      </w:r>
      <w:r w:rsidRPr="00C50CD3">
        <w:rPr>
          <w:spacing w:val="1"/>
        </w:rPr>
        <w:t>t</w:t>
      </w:r>
      <w:r w:rsidRPr="00C50CD3">
        <w:rPr>
          <w:spacing w:val="-1"/>
        </w:rPr>
        <w:t>e</w:t>
      </w:r>
      <w:r w:rsidRPr="00C50CD3">
        <w:rPr>
          <w:spacing w:val="1"/>
        </w:rPr>
        <w:t>a</w:t>
      </w:r>
      <w:r w:rsidRPr="00C50CD3">
        <w:t xml:space="preserve">m </w:t>
      </w:r>
      <w:r w:rsidRPr="00C50CD3">
        <w:rPr>
          <w:spacing w:val="1"/>
        </w:rPr>
        <w:t>ha</w:t>
      </w:r>
      <w:r w:rsidRPr="00C50CD3">
        <w:t>s</w:t>
      </w:r>
      <w:r w:rsidRPr="00C50CD3">
        <w:rPr>
          <w:spacing w:val="-2"/>
        </w:rPr>
        <w:t xml:space="preserve"> w</w:t>
      </w:r>
      <w:r w:rsidRPr="00C50CD3">
        <w:rPr>
          <w:spacing w:val="1"/>
        </w:rPr>
        <w:t>o</w:t>
      </w:r>
      <w:r w:rsidRPr="00C50CD3">
        <w:t>rked</w:t>
      </w:r>
      <w:r w:rsidRPr="00C50CD3">
        <w:rPr>
          <w:spacing w:val="1"/>
        </w:rPr>
        <w:t xml:space="preserve"> </w:t>
      </w:r>
      <w:r w:rsidRPr="00C50CD3">
        <w:rPr>
          <w:spacing w:val="-1"/>
        </w:rPr>
        <w:t>o</w:t>
      </w:r>
      <w:r w:rsidRPr="00C50CD3">
        <w:t>n</w:t>
      </w:r>
      <w:r w:rsidRPr="00C50CD3">
        <w:rPr>
          <w:spacing w:val="1"/>
        </w:rPr>
        <w:t xml:space="preserve"> </w:t>
      </w:r>
      <w:r w:rsidRPr="00C50CD3">
        <w:t>&gt;3</w:t>
      </w:r>
      <w:r w:rsidRPr="00C50CD3">
        <w:rPr>
          <w:spacing w:val="1"/>
        </w:rPr>
        <w:t xml:space="preserve"> </w:t>
      </w:r>
      <w:r w:rsidRPr="00C50CD3">
        <w:t>OO</w:t>
      </w:r>
      <w:r w:rsidRPr="00C50CD3">
        <w:rPr>
          <w:spacing w:val="-1"/>
        </w:rPr>
        <w:t xml:space="preserve"> </w:t>
      </w:r>
      <w:r w:rsidRPr="00C50CD3">
        <w:rPr>
          <w:spacing w:val="1"/>
        </w:rPr>
        <w:t>p</w:t>
      </w:r>
      <w:r w:rsidRPr="00C50CD3">
        <w:t>rojects</w:t>
      </w:r>
      <w:r w:rsidRPr="00C50CD3">
        <w:rPr>
          <w:spacing w:val="-1"/>
        </w:rPr>
        <w:t xml:space="preserve"> </w:t>
      </w:r>
      <w:r w:rsidRPr="00C50CD3">
        <w:rPr>
          <w:spacing w:val="1"/>
        </w:rPr>
        <w:t>b</w:t>
      </w:r>
      <w:r w:rsidRPr="00C50CD3">
        <w:rPr>
          <w:spacing w:val="-1"/>
        </w:rPr>
        <w:t>e</w:t>
      </w:r>
      <w:r w:rsidRPr="00C50CD3">
        <w:t>f</w:t>
      </w:r>
      <w:r w:rsidRPr="00C50CD3">
        <w:rPr>
          <w:spacing w:val="1"/>
        </w:rPr>
        <w:t>o</w:t>
      </w:r>
      <w:r w:rsidRPr="00C50CD3">
        <w:rPr>
          <w:spacing w:val="-3"/>
        </w:rPr>
        <w:t>r</w:t>
      </w:r>
      <w:r w:rsidRPr="00C50CD3">
        <w:t>e</w:t>
      </w:r>
    </w:p>
    <w:p w14:paraId="232116BE" w14:textId="77777777" w:rsidR="00C2015A" w:rsidRPr="00C50CD3" w:rsidRDefault="00C2015A" w:rsidP="00C2015A">
      <w:pPr>
        <w:ind w:left="233"/>
        <w:rPr>
          <w:rFonts w:eastAsia="Arial" w:cs="Arial"/>
          <w:szCs w:val="24"/>
        </w:rPr>
      </w:pPr>
      <w:r w:rsidRPr="00C50CD3">
        <w:rPr>
          <w:rFonts w:eastAsia="Arial" w:cs="Arial"/>
          <w:szCs w:val="24"/>
        </w:rPr>
        <w:t>4</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4"/>
          <w:szCs w:val="24"/>
        </w:rPr>
        <w:t xml:space="preserve"> </w:t>
      </w:r>
      <w:r w:rsidRPr="00C50CD3">
        <w:rPr>
          <w:rFonts w:eastAsia="Arial" w:cs="Arial"/>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w:t>
      </w:r>
      <w:r w:rsidRPr="00C50CD3">
        <w:rPr>
          <w:rFonts w:eastAsia="Arial" w:cs="Arial"/>
          <w:spacing w:val="1"/>
          <w:szCs w:val="24"/>
        </w:rPr>
        <w:t>o</w:t>
      </w:r>
      <w:r w:rsidRPr="00C50CD3">
        <w:rPr>
          <w:rFonts w:eastAsia="Arial" w:cs="Arial"/>
          <w:szCs w:val="24"/>
        </w:rPr>
        <w:t>rked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n</w:t>
      </w:r>
      <w:r w:rsidRPr="00C50CD3">
        <w:rPr>
          <w:rFonts w:eastAsia="Arial" w:cs="Arial"/>
          <w:spacing w:val="1"/>
          <w:szCs w:val="24"/>
        </w:rPr>
        <w:t xml:space="preserve"> </w:t>
      </w:r>
      <w:r w:rsidRPr="00C50CD3">
        <w:rPr>
          <w:rFonts w:eastAsia="Arial" w:cs="Arial"/>
          <w:szCs w:val="24"/>
        </w:rPr>
        <w:t>&gt;10</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O</w:t>
      </w:r>
      <w:r w:rsidRPr="00C50CD3">
        <w:rPr>
          <w:rFonts w:eastAsia="Arial" w:cs="Arial"/>
          <w:spacing w:val="1"/>
          <w:szCs w:val="24"/>
        </w:rPr>
        <w:t xml:space="preserve"> p</w:t>
      </w:r>
      <w:r w:rsidRPr="00C50CD3">
        <w:rPr>
          <w:rFonts w:eastAsia="Arial" w:cs="Arial"/>
          <w:szCs w:val="24"/>
        </w:rPr>
        <w:t>roje</w:t>
      </w:r>
      <w:r w:rsidRPr="00C50CD3">
        <w:rPr>
          <w:rFonts w:eastAsia="Arial" w:cs="Arial"/>
          <w:spacing w:val="-2"/>
          <w:szCs w:val="24"/>
        </w:rPr>
        <w:t>c</w:t>
      </w:r>
      <w:r w:rsidRPr="00C50CD3">
        <w:rPr>
          <w:rFonts w:eastAsia="Arial" w:cs="Arial"/>
          <w:szCs w:val="24"/>
        </w:rPr>
        <w:t>ts</w:t>
      </w:r>
      <w:r w:rsidRPr="00C50CD3">
        <w:rPr>
          <w:rFonts w:eastAsia="Arial" w:cs="Arial"/>
          <w:spacing w:val="1"/>
          <w:szCs w:val="24"/>
        </w:rPr>
        <w:t xml:space="preserve"> </w:t>
      </w:r>
      <w:r w:rsidRPr="00C50CD3">
        <w:rPr>
          <w:rFonts w:eastAsia="Arial" w:cs="Arial"/>
          <w:spacing w:val="-1"/>
          <w:szCs w:val="24"/>
        </w:rPr>
        <w:t>be</w:t>
      </w:r>
      <w:r w:rsidRPr="00C50CD3">
        <w:rPr>
          <w:rFonts w:eastAsia="Arial" w:cs="Arial"/>
          <w:szCs w:val="24"/>
        </w:rPr>
        <w:t>f</w:t>
      </w:r>
      <w:r w:rsidRPr="00C50CD3">
        <w:rPr>
          <w:rFonts w:eastAsia="Arial" w:cs="Arial"/>
          <w:spacing w:val="1"/>
          <w:szCs w:val="24"/>
        </w:rPr>
        <w:t>o</w:t>
      </w:r>
      <w:r w:rsidRPr="00C50CD3">
        <w:rPr>
          <w:rFonts w:eastAsia="Arial" w:cs="Arial"/>
          <w:szCs w:val="24"/>
        </w:rPr>
        <w:t>re</w:t>
      </w:r>
    </w:p>
    <w:p w14:paraId="47724374" w14:textId="77777777" w:rsidR="00C2015A" w:rsidRPr="00C50CD3" w:rsidRDefault="00C2015A" w:rsidP="00C2015A">
      <w:pPr>
        <w:spacing w:line="260" w:lineRule="exact"/>
        <w:ind w:left="233"/>
        <w:rPr>
          <w:rFonts w:eastAsia="Arial" w:cs="Arial"/>
          <w:szCs w:val="24"/>
        </w:rPr>
      </w:pPr>
      <w:r w:rsidRPr="00C50CD3">
        <w:rPr>
          <w:rFonts w:eastAsia="Arial" w:cs="Arial"/>
          <w:position w:val="-1"/>
          <w:szCs w:val="24"/>
        </w:rPr>
        <w:t>5</w:t>
      </w:r>
      <w:r w:rsidRPr="00C50CD3">
        <w:rPr>
          <w:rFonts w:eastAsia="Arial" w:cs="Arial"/>
          <w:spacing w:val="1"/>
          <w:position w:val="-1"/>
          <w:szCs w:val="24"/>
        </w:rPr>
        <w:t xml:space="preserve"> </w:t>
      </w:r>
      <w:r w:rsidRPr="00C50CD3">
        <w:rPr>
          <w:rFonts w:eastAsia="Arial" w:cs="Arial"/>
          <w:spacing w:val="-2"/>
          <w:position w:val="-1"/>
          <w:szCs w:val="24"/>
        </w:rPr>
        <w:t>i</w:t>
      </w:r>
      <w:r w:rsidRPr="00C50CD3">
        <w:rPr>
          <w:rFonts w:eastAsia="Arial" w:cs="Arial"/>
          <w:position w:val="-1"/>
          <w:szCs w:val="24"/>
        </w:rPr>
        <w:t>f</w:t>
      </w:r>
      <w:r w:rsidRPr="00C50CD3">
        <w:rPr>
          <w:rFonts w:eastAsia="Arial" w:cs="Arial"/>
          <w:spacing w:val="3"/>
          <w:position w:val="-1"/>
          <w:szCs w:val="24"/>
        </w:rPr>
        <w:t xml:space="preserve"> </w:t>
      </w:r>
      <w:r w:rsidRPr="00C50CD3">
        <w:rPr>
          <w:rFonts w:eastAsia="Arial" w:cs="Arial"/>
          <w:spacing w:val="1"/>
          <w:position w:val="-1"/>
          <w:szCs w:val="24"/>
        </w:rPr>
        <w:t>t</w:t>
      </w:r>
      <w:r w:rsidRPr="00C50CD3">
        <w:rPr>
          <w:rFonts w:eastAsia="Arial" w:cs="Arial"/>
          <w:spacing w:val="-1"/>
          <w:position w:val="-1"/>
          <w:szCs w:val="24"/>
        </w:rPr>
        <w:t>e</w:t>
      </w:r>
      <w:r w:rsidRPr="00C50CD3">
        <w:rPr>
          <w:rFonts w:eastAsia="Arial" w:cs="Arial"/>
          <w:spacing w:val="1"/>
          <w:position w:val="-1"/>
          <w:szCs w:val="24"/>
        </w:rPr>
        <w:t>a</w:t>
      </w:r>
      <w:r w:rsidRPr="00C50CD3">
        <w:rPr>
          <w:rFonts w:eastAsia="Arial" w:cs="Arial"/>
          <w:position w:val="-1"/>
          <w:szCs w:val="24"/>
        </w:rPr>
        <w:t xml:space="preserve">m </w:t>
      </w:r>
      <w:r w:rsidRPr="00C50CD3">
        <w:rPr>
          <w:rFonts w:eastAsia="Arial" w:cs="Arial"/>
          <w:spacing w:val="1"/>
          <w:position w:val="-1"/>
          <w:szCs w:val="24"/>
        </w:rPr>
        <w:t>ha</w:t>
      </w:r>
      <w:r w:rsidRPr="00C50CD3">
        <w:rPr>
          <w:rFonts w:eastAsia="Arial" w:cs="Arial"/>
          <w:position w:val="-1"/>
          <w:szCs w:val="24"/>
        </w:rPr>
        <w:t>s</w:t>
      </w:r>
      <w:r w:rsidRPr="00C50CD3">
        <w:rPr>
          <w:rFonts w:eastAsia="Arial" w:cs="Arial"/>
          <w:spacing w:val="-2"/>
          <w:position w:val="-1"/>
          <w:szCs w:val="24"/>
        </w:rPr>
        <w:t xml:space="preserve"> w</w:t>
      </w:r>
      <w:r w:rsidRPr="00C50CD3">
        <w:rPr>
          <w:rFonts w:eastAsia="Arial" w:cs="Arial"/>
          <w:spacing w:val="1"/>
          <w:position w:val="-1"/>
          <w:szCs w:val="24"/>
        </w:rPr>
        <w:t>o</w:t>
      </w:r>
      <w:r w:rsidRPr="00C50CD3">
        <w:rPr>
          <w:rFonts w:eastAsia="Arial" w:cs="Arial"/>
          <w:position w:val="-1"/>
          <w:szCs w:val="24"/>
        </w:rPr>
        <w:t>rked</w:t>
      </w:r>
      <w:r w:rsidRPr="00C50CD3">
        <w:rPr>
          <w:rFonts w:eastAsia="Arial" w:cs="Arial"/>
          <w:spacing w:val="1"/>
          <w:position w:val="-1"/>
          <w:szCs w:val="24"/>
        </w:rPr>
        <w:t xml:space="preserve"> </w:t>
      </w:r>
      <w:r w:rsidRPr="00C50CD3">
        <w:rPr>
          <w:rFonts w:eastAsia="Arial" w:cs="Arial"/>
          <w:spacing w:val="-1"/>
          <w:position w:val="-1"/>
          <w:szCs w:val="24"/>
        </w:rPr>
        <w:t>o</w:t>
      </w:r>
      <w:r w:rsidRPr="00C50CD3">
        <w:rPr>
          <w:rFonts w:eastAsia="Arial" w:cs="Arial"/>
          <w:position w:val="-1"/>
          <w:szCs w:val="24"/>
        </w:rPr>
        <w:t>n</w:t>
      </w:r>
      <w:r w:rsidRPr="00C50CD3">
        <w:rPr>
          <w:rFonts w:eastAsia="Arial" w:cs="Arial"/>
          <w:spacing w:val="1"/>
          <w:position w:val="-1"/>
          <w:szCs w:val="24"/>
        </w:rPr>
        <w:t xml:space="preserve"> </w:t>
      </w:r>
      <w:r w:rsidRPr="00C50CD3">
        <w:rPr>
          <w:rFonts w:eastAsia="Arial" w:cs="Arial"/>
          <w:position w:val="-1"/>
          <w:szCs w:val="24"/>
        </w:rPr>
        <w:t>&gt;20</w:t>
      </w:r>
      <w:r w:rsidRPr="00C50CD3">
        <w:rPr>
          <w:rFonts w:eastAsia="Arial" w:cs="Arial"/>
          <w:spacing w:val="1"/>
          <w:position w:val="-1"/>
          <w:szCs w:val="24"/>
        </w:rPr>
        <w:t xml:space="preserve"> </w:t>
      </w:r>
      <w:r w:rsidRPr="00C50CD3">
        <w:rPr>
          <w:rFonts w:eastAsia="Arial" w:cs="Arial"/>
          <w:spacing w:val="-1"/>
          <w:position w:val="-1"/>
          <w:szCs w:val="24"/>
        </w:rPr>
        <w:t>O</w:t>
      </w:r>
      <w:r w:rsidRPr="00C50CD3">
        <w:rPr>
          <w:rFonts w:eastAsia="Arial" w:cs="Arial"/>
          <w:position w:val="-1"/>
          <w:szCs w:val="24"/>
        </w:rPr>
        <w:t>O</w:t>
      </w:r>
      <w:r w:rsidRPr="00C50CD3">
        <w:rPr>
          <w:rFonts w:eastAsia="Arial" w:cs="Arial"/>
          <w:spacing w:val="1"/>
          <w:position w:val="-1"/>
          <w:szCs w:val="24"/>
        </w:rPr>
        <w:t xml:space="preserve"> p</w:t>
      </w:r>
      <w:r w:rsidRPr="00C50CD3">
        <w:rPr>
          <w:rFonts w:eastAsia="Arial" w:cs="Arial"/>
          <w:position w:val="-1"/>
          <w:szCs w:val="24"/>
        </w:rPr>
        <w:t>roje</w:t>
      </w:r>
      <w:r w:rsidRPr="00C50CD3">
        <w:rPr>
          <w:rFonts w:eastAsia="Arial" w:cs="Arial"/>
          <w:spacing w:val="-2"/>
          <w:position w:val="-1"/>
          <w:szCs w:val="24"/>
        </w:rPr>
        <w:t>c</w:t>
      </w:r>
      <w:r w:rsidRPr="00C50CD3">
        <w:rPr>
          <w:rFonts w:eastAsia="Arial" w:cs="Arial"/>
          <w:position w:val="-1"/>
          <w:szCs w:val="24"/>
        </w:rPr>
        <w:t>ts</w:t>
      </w:r>
      <w:r w:rsidRPr="00C50CD3">
        <w:rPr>
          <w:rFonts w:eastAsia="Arial" w:cs="Arial"/>
          <w:spacing w:val="1"/>
          <w:position w:val="-1"/>
          <w:szCs w:val="24"/>
        </w:rPr>
        <w:t xml:space="preserve"> </w:t>
      </w:r>
      <w:r w:rsidRPr="00C50CD3">
        <w:rPr>
          <w:rFonts w:eastAsia="Arial" w:cs="Arial"/>
          <w:spacing w:val="-1"/>
          <w:position w:val="-1"/>
          <w:szCs w:val="24"/>
        </w:rPr>
        <w:t>be</w:t>
      </w:r>
      <w:r w:rsidRPr="00C50CD3">
        <w:rPr>
          <w:rFonts w:eastAsia="Arial" w:cs="Arial"/>
          <w:position w:val="-1"/>
          <w:szCs w:val="24"/>
        </w:rPr>
        <w:t>f</w:t>
      </w:r>
      <w:r w:rsidRPr="00C50CD3">
        <w:rPr>
          <w:rFonts w:eastAsia="Arial" w:cs="Arial"/>
          <w:spacing w:val="1"/>
          <w:position w:val="-1"/>
          <w:szCs w:val="24"/>
        </w:rPr>
        <w:t>o</w:t>
      </w:r>
      <w:r w:rsidRPr="00C50CD3">
        <w:rPr>
          <w:rFonts w:eastAsia="Arial" w:cs="Arial"/>
          <w:position w:val="-1"/>
          <w:szCs w:val="24"/>
        </w:rPr>
        <w:t>re</w:t>
      </w:r>
    </w:p>
    <w:p w14:paraId="05928E1D" w14:textId="77777777" w:rsidR="00C2015A" w:rsidRPr="00C50CD3"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50CD3" w14:paraId="69A43E53" w14:textId="77777777" w:rsidTr="00C2015A">
        <w:trPr>
          <w:trHeight w:hRule="exact" w:val="1375"/>
        </w:trPr>
        <w:tc>
          <w:tcPr>
            <w:tcW w:w="1244" w:type="dxa"/>
            <w:tcBorders>
              <w:top w:val="single" w:sz="5" w:space="0" w:color="000000"/>
              <w:left w:val="single" w:sz="5" w:space="0" w:color="000000"/>
              <w:bottom w:val="single" w:sz="5" w:space="0" w:color="000000"/>
              <w:right w:val="single" w:sz="5" w:space="0" w:color="000000"/>
            </w:tcBorders>
          </w:tcPr>
          <w:p w14:paraId="6262A143" w14:textId="77777777" w:rsidR="00C2015A" w:rsidRPr="00C50CD3" w:rsidRDefault="00C2015A" w:rsidP="00C2015A">
            <w:pPr>
              <w:spacing w:line="260" w:lineRule="exact"/>
              <w:ind w:left="102"/>
              <w:rPr>
                <w:rFonts w:eastAsia="Arial" w:cs="Arial"/>
                <w:szCs w:val="24"/>
              </w:rPr>
            </w:pPr>
            <w:r w:rsidRPr="00C50CD3">
              <w:rPr>
                <w:rFonts w:eastAsia="Arial" w:cs="Arial"/>
                <w:b/>
                <w:szCs w:val="24"/>
              </w:rPr>
              <w:t>Re</w:t>
            </w:r>
            <w:r w:rsidRPr="00C50CD3">
              <w:rPr>
                <w:rFonts w:eastAsia="Arial" w:cs="Arial"/>
                <w:b/>
                <w:spacing w:val="1"/>
                <w:szCs w:val="24"/>
              </w:rPr>
              <w:t>as</w:t>
            </w:r>
            <w:r w:rsidRPr="00C50CD3">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7CD1600D" w14:textId="567BBBCE" w:rsidR="00C2015A" w:rsidRPr="00C50CD3" w:rsidRDefault="00C2015A" w:rsidP="00C2015A">
            <w:pPr>
              <w:rPr>
                <w:szCs w:val="24"/>
              </w:rPr>
            </w:pPr>
            <w:r>
              <w:rPr>
                <w:szCs w:val="24"/>
              </w:rPr>
              <w:t>While studying at UCT the team has had exposure to OO concepts for various courses (</w:t>
            </w:r>
            <w:r>
              <w:t>INF1003S, INF2007F, INF2009F, INF2011S, INF3003W and INF3014F), but has only completed two entire systems.</w:t>
            </w:r>
          </w:p>
        </w:tc>
        <w:tc>
          <w:tcPr>
            <w:tcW w:w="1134" w:type="dxa"/>
            <w:tcBorders>
              <w:top w:val="single" w:sz="5" w:space="0" w:color="000000"/>
              <w:left w:val="single" w:sz="5" w:space="0" w:color="000000"/>
              <w:bottom w:val="single" w:sz="5" w:space="0" w:color="000000"/>
              <w:right w:val="single" w:sz="5" w:space="0" w:color="000000"/>
            </w:tcBorders>
          </w:tcPr>
          <w:p w14:paraId="075ED554" w14:textId="77777777" w:rsidR="00C2015A" w:rsidRPr="00C50CD3" w:rsidRDefault="00C2015A" w:rsidP="00C2015A">
            <w:pPr>
              <w:spacing w:line="260" w:lineRule="exact"/>
              <w:ind w:left="103"/>
              <w:rPr>
                <w:rFonts w:eastAsia="Arial" w:cs="Arial"/>
                <w:szCs w:val="24"/>
              </w:rPr>
            </w:pPr>
            <w:r w:rsidRPr="00C50CD3">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5C2A9BB4" w14:textId="77777777" w:rsidR="00C2015A" w:rsidRPr="00C50CD3" w:rsidRDefault="00C2015A" w:rsidP="00C2015A">
            <w:pPr>
              <w:rPr>
                <w:szCs w:val="24"/>
              </w:rPr>
            </w:pPr>
            <w:r>
              <w:rPr>
                <w:szCs w:val="24"/>
              </w:rPr>
              <w:t>2</w:t>
            </w:r>
          </w:p>
        </w:tc>
      </w:tr>
    </w:tbl>
    <w:p w14:paraId="5CF7F29B" w14:textId="77777777" w:rsidR="00C2015A" w:rsidRPr="00C50CD3" w:rsidRDefault="00C2015A" w:rsidP="00C2015A">
      <w:pPr>
        <w:spacing w:before="17" w:line="220" w:lineRule="exact"/>
        <w:rPr>
          <w:szCs w:val="24"/>
        </w:rPr>
      </w:pPr>
    </w:p>
    <w:p w14:paraId="2F231933" w14:textId="77777777" w:rsidR="00C2015A" w:rsidRDefault="00C2015A" w:rsidP="00C2015A">
      <w:pPr>
        <w:spacing w:before="29"/>
        <w:ind w:left="233"/>
        <w:rPr>
          <w:rFonts w:eastAsia="Arial" w:cs="Arial"/>
          <w:b/>
          <w:szCs w:val="24"/>
        </w:rPr>
      </w:pPr>
      <w:r w:rsidRPr="00F73502">
        <w:rPr>
          <w:rFonts w:eastAsia="Arial" w:cs="Arial"/>
          <w:b/>
          <w:szCs w:val="24"/>
        </w:rPr>
        <w:t xml:space="preserve">E2  </w:t>
      </w:r>
      <w:r w:rsidRPr="00F73502">
        <w:rPr>
          <w:rFonts w:eastAsia="Arial" w:cs="Arial"/>
          <w:b/>
          <w:spacing w:val="5"/>
          <w:szCs w:val="24"/>
        </w:rPr>
        <w:t xml:space="preserve"> </w:t>
      </w:r>
      <w:r w:rsidRPr="00F73502">
        <w:rPr>
          <w:rFonts w:eastAsia="Arial" w:cs="Arial"/>
          <w:b/>
          <w:spacing w:val="-8"/>
          <w:szCs w:val="24"/>
        </w:rPr>
        <w:t>A</w:t>
      </w:r>
      <w:r w:rsidRPr="00F73502">
        <w:rPr>
          <w:rFonts w:eastAsia="Arial" w:cs="Arial"/>
          <w:b/>
          <w:szCs w:val="24"/>
        </w:rPr>
        <w:t>ppli</w:t>
      </w:r>
      <w:r w:rsidRPr="00F73502">
        <w:rPr>
          <w:rFonts w:eastAsia="Arial" w:cs="Arial"/>
          <w:b/>
          <w:spacing w:val="1"/>
          <w:szCs w:val="24"/>
        </w:rPr>
        <w:t>ca</w:t>
      </w:r>
      <w:r w:rsidRPr="00F73502">
        <w:rPr>
          <w:rFonts w:eastAsia="Arial" w:cs="Arial"/>
          <w:b/>
          <w:szCs w:val="24"/>
        </w:rPr>
        <w:t>tion e</w:t>
      </w:r>
      <w:r w:rsidRPr="00F73502">
        <w:rPr>
          <w:rFonts w:eastAsia="Arial" w:cs="Arial"/>
          <w:b/>
          <w:spacing w:val="1"/>
          <w:szCs w:val="24"/>
        </w:rPr>
        <w:t>x</w:t>
      </w:r>
      <w:r w:rsidRPr="00F73502">
        <w:rPr>
          <w:rFonts w:eastAsia="Arial" w:cs="Arial"/>
          <w:b/>
          <w:szCs w:val="24"/>
        </w:rPr>
        <w:t>p</w:t>
      </w:r>
      <w:r w:rsidRPr="00F73502">
        <w:rPr>
          <w:rFonts w:eastAsia="Arial" w:cs="Arial"/>
          <w:b/>
          <w:spacing w:val="-2"/>
          <w:szCs w:val="24"/>
        </w:rPr>
        <w:t>e</w:t>
      </w:r>
      <w:r w:rsidRPr="00F73502">
        <w:rPr>
          <w:rFonts w:eastAsia="Arial" w:cs="Arial"/>
          <w:b/>
          <w:szCs w:val="24"/>
        </w:rPr>
        <w:t>ri</w:t>
      </w:r>
      <w:r w:rsidRPr="00F73502">
        <w:rPr>
          <w:rFonts w:eastAsia="Arial" w:cs="Arial"/>
          <w:b/>
          <w:spacing w:val="1"/>
          <w:szCs w:val="24"/>
        </w:rPr>
        <w:t>e</w:t>
      </w:r>
      <w:r w:rsidRPr="00F73502">
        <w:rPr>
          <w:rFonts w:eastAsia="Arial" w:cs="Arial"/>
          <w:b/>
          <w:szCs w:val="24"/>
        </w:rPr>
        <w:t>nce</w:t>
      </w:r>
      <w:r w:rsidRPr="00F73502">
        <w:rPr>
          <w:rFonts w:eastAsia="Arial" w:cs="Arial"/>
          <w:b/>
          <w:spacing w:val="3"/>
          <w:szCs w:val="24"/>
        </w:rPr>
        <w:t xml:space="preserve"> </w:t>
      </w:r>
      <w:r w:rsidRPr="00F73502">
        <w:rPr>
          <w:rFonts w:eastAsia="Arial" w:cs="Arial"/>
          <w:b/>
          <w:szCs w:val="24"/>
        </w:rPr>
        <w:t>–</w:t>
      </w:r>
      <w:r w:rsidRPr="00F73502">
        <w:rPr>
          <w:rFonts w:eastAsia="Arial" w:cs="Arial"/>
          <w:b/>
          <w:spacing w:val="-1"/>
          <w:szCs w:val="24"/>
        </w:rPr>
        <w:t xml:space="preserve"> </w:t>
      </w:r>
      <w:r w:rsidRPr="00F73502">
        <w:rPr>
          <w:rFonts w:eastAsia="Arial" w:cs="Arial"/>
          <w:b/>
          <w:spacing w:val="3"/>
          <w:szCs w:val="24"/>
        </w:rPr>
        <w:t>w</w:t>
      </w:r>
      <w:r w:rsidRPr="00F73502">
        <w:rPr>
          <w:rFonts w:eastAsia="Arial" w:cs="Arial"/>
          <w:b/>
          <w:spacing w:val="-3"/>
          <w:szCs w:val="24"/>
        </w:rPr>
        <w:t>h</w:t>
      </w:r>
      <w:r w:rsidRPr="00F73502">
        <w:rPr>
          <w:rFonts w:eastAsia="Arial" w:cs="Arial"/>
          <w:b/>
          <w:spacing w:val="1"/>
          <w:szCs w:val="24"/>
        </w:rPr>
        <w:t>a</w:t>
      </w:r>
      <w:r w:rsidRPr="00F73502">
        <w:rPr>
          <w:rFonts w:eastAsia="Arial" w:cs="Arial"/>
          <w:b/>
          <w:szCs w:val="24"/>
        </w:rPr>
        <w:t>t e</w:t>
      </w:r>
      <w:r w:rsidRPr="00F73502">
        <w:rPr>
          <w:rFonts w:eastAsia="Arial" w:cs="Arial"/>
          <w:b/>
          <w:spacing w:val="1"/>
          <w:szCs w:val="24"/>
        </w:rPr>
        <w:t>x</w:t>
      </w:r>
      <w:r w:rsidRPr="00F73502">
        <w:rPr>
          <w:rFonts w:eastAsia="Arial" w:cs="Arial"/>
          <w:b/>
          <w:spacing w:val="-3"/>
          <w:szCs w:val="24"/>
        </w:rPr>
        <w:t>p</w:t>
      </w:r>
      <w:r w:rsidRPr="00F73502">
        <w:rPr>
          <w:rFonts w:eastAsia="Arial" w:cs="Arial"/>
          <w:b/>
          <w:spacing w:val="1"/>
          <w:szCs w:val="24"/>
        </w:rPr>
        <w:t>e</w:t>
      </w:r>
      <w:r w:rsidRPr="00F73502">
        <w:rPr>
          <w:rFonts w:eastAsia="Arial" w:cs="Arial"/>
          <w:b/>
          <w:szCs w:val="24"/>
        </w:rPr>
        <w:t>ri</w:t>
      </w:r>
      <w:r w:rsidRPr="00F73502">
        <w:rPr>
          <w:rFonts w:eastAsia="Arial" w:cs="Arial"/>
          <w:b/>
          <w:spacing w:val="-1"/>
          <w:szCs w:val="24"/>
        </w:rPr>
        <w:t>e</w:t>
      </w:r>
      <w:r w:rsidRPr="00F73502">
        <w:rPr>
          <w:rFonts w:eastAsia="Arial" w:cs="Arial"/>
          <w:b/>
          <w:szCs w:val="24"/>
        </w:rPr>
        <w:t>nce</w:t>
      </w:r>
      <w:r w:rsidRPr="00F73502">
        <w:rPr>
          <w:rFonts w:eastAsia="Arial" w:cs="Arial"/>
          <w:b/>
          <w:spacing w:val="1"/>
          <w:szCs w:val="24"/>
        </w:rPr>
        <w:t xml:space="preserve"> </w:t>
      </w:r>
      <w:r w:rsidRPr="00F73502">
        <w:rPr>
          <w:rFonts w:eastAsia="Arial" w:cs="Arial"/>
          <w:b/>
          <w:szCs w:val="24"/>
        </w:rPr>
        <w:t>do p</w:t>
      </w:r>
      <w:r w:rsidRPr="00F73502">
        <w:rPr>
          <w:rFonts w:eastAsia="Arial" w:cs="Arial"/>
          <w:b/>
          <w:spacing w:val="1"/>
          <w:szCs w:val="24"/>
        </w:rPr>
        <w:t>e</w:t>
      </w:r>
      <w:r w:rsidRPr="00F73502">
        <w:rPr>
          <w:rFonts w:eastAsia="Arial" w:cs="Arial"/>
          <w:b/>
          <w:szCs w:val="24"/>
        </w:rPr>
        <w:t>op</w:t>
      </w:r>
      <w:r w:rsidRPr="00F73502">
        <w:rPr>
          <w:rFonts w:eastAsia="Arial" w:cs="Arial"/>
          <w:b/>
          <w:spacing w:val="-2"/>
          <w:szCs w:val="24"/>
        </w:rPr>
        <w:t>l</w:t>
      </w:r>
      <w:r w:rsidRPr="00F73502">
        <w:rPr>
          <w:rFonts w:eastAsia="Arial" w:cs="Arial"/>
          <w:b/>
          <w:szCs w:val="24"/>
        </w:rPr>
        <w:t>e</w:t>
      </w:r>
      <w:r w:rsidRPr="00F73502">
        <w:rPr>
          <w:rFonts w:eastAsia="Arial" w:cs="Arial"/>
          <w:b/>
          <w:spacing w:val="1"/>
          <w:szCs w:val="24"/>
        </w:rPr>
        <w:t xml:space="preserve"> </w:t>
      </w:r>
      <w:r w:rsidRPr="00F73502">
        <w:rPr>
          <w:rFonts w:eastAsia="Arial" w:cs="Arial"/>
          <w:b/>
          <w:szCs w:val="24"/>
        </w:rPr>
        <w:t>h</w:t>
      </w:r>
      <w:r w:rsidRPr="00F73502">
        <w:rPr>
          <w:rFonts w:eastAsia="Arial" w:cs="Arial"/>
          <w:b/>
          <w:spacing w:val="1"/>
          <w:szCs w:val="24"/>
        </w:rPr>
        <w:t>a</w:t>
      </w:r>
      <w:r w:rsidRPr="00F73502">
        <w:rPr>
          <w:rFonts w:eastAsia="Arial" w:cs="Arial"/>
          <w:b/>
          <w:spacing w:val="-4"/>
          <w:szCs w:val="24"/>
        </w:rPr>
        <w:t>v</w:t>
      </w:r>
      <w:r w:rsidRPr="00F73502">
        <w:rPr>
          <w:rFonts w:eastAsia="Arial" w:cs="Arial"/>
          <w:b/>
          <w:szCs w:val="24"/>
        </w:rPr>
        <w:t>e</w:t>
      </w:r>
      <w:r w:rsidRPr="00F73502">
        <w:rPr>
          <w:rFonts w:eastAsia="Arial" w:cs="Arial"/>
          <w:b/>
          <w:spacing w:val="1"/>
          <w:szCs w:val="24"/>
        </w:rPr>
        <w:t xml:space="preserve"> </w:t>
      </w:r>
      <w:r w:rsidRPr="00F73502">
        <w:rPr>
          <w:rFonts w:eastAsia="Arial" w:cs="Arial"/>
          <w:b/>
          <w:spacing w:val="3"/>
          <w:szCs w:val="24"/>
        </w:rPr>
        <w:t>w</w:t>
      </w:r>
      <w:r w:rsidRPr="00F73502">
        <w:rPr>
          <w:rFonts w:eastAsia="Arial" w:cs="Arial"/>
          <w:b/>
          <w:szCs w:val="24"/>
        </w:rPr>
        <w:t>ith t</w:t>
      </w:r>
      <w:r w:rsidRPr="00F73502">
        <w:rPr>
          <w:rFonts w:eastAsia="Arial" w:cs="Arial"/>
          <w:b/>
          <w:spacing w:val="-1"/>
          <w:szCs w:val="24"/>
        </w:rPr>
        <w:t>h</w:t>
      </w:r>
      <w:r w:rsidRPr="00F73502">
        <w:rPr>
          <w:rFonts w:eastAsia="Arial" w:cs="Arial"/>
          <w:b/>
          <w:szCs w:val="24"/>
        </w:rPr>
        <w:t>e</w:t>
      </w:r>
      <w:r w:rsidRPr="00F73502">
        <w:rPr>
          <w:rFonts w:eastAsia="Arial" w:cs="Arial"/>
          <w:b/>
          <w:spacing w:val="-1"/>
          <w:szCs w:val="24"/>
        </w:rPr>
        <w:t xml:space="preserve"> </w:t>
      </w:r>
      <w:r w:rsidRPr="00F73502">
        <w:rPr>
          <w:rFonts w:eastAsia="Arial" w:cs="Arial"/>
          <w:b/>
          <w:spacing w:val="1"/>
          <w:szCs w:val="24"/>
        </w:rPr>
        <w:t>a</w:t>
      </w:r>
      <w:r w:rsidRPr="00F73502">
        <w:rPr>
          <w:rFonts w:eastAsia="Arial" w:cs="Arial"/>
          <w:b/>
          <w:szCs w:val="24"/>
        </w:rPr>
        <w:t>ppli</w:t>
      </w:r>
      <w:r w:rsidRPr="00F73502">
        <w:rPr>
          <w:rFonts w:eastAsia="Arial" w:cs="Arial"/>
          <w:b/>
          <w:spacing w:val="-1"/>
          <w:szCs w:val="24"/>
        </w:rPr>
        <w:t>c</w:t>
      </w:r>
      <w:r w:rsidRPr="00F73502">
        <w:rPr>
          <w:rFonts w:eastAsia="Arial" w:cs="Arial"/>
          <w:b/>
          <w:spacing w:val="1"/>
          <w:szCs w:val="24"/>
        </w:rPr>
        <w:t>a</w:t>
      </w:r>
      <w:r w:rsidRPr="00F73502">
        <w:rPr>
          <w:rFonts w:eastAsia="Arial" w:cs="Arial"/>
          <w:b/>
          <w:szCs w:val="24"/>
        </w:rPr>
        <w:t>tion?</w:t>
      </w:r>
    </w:p>
    <w:p w14:paraId="708A7ACA" w14:textId="77777777" w:rsidR="00C2015A" w:rsidRPr="006A7F9A" w:rsidRDefault="00C2015A" w:rsidP="00C2015A">
      <w:pPr>
        <w:pStyle w:val="TOCHeading"/>
        <w:ind w:left="233"/>
        <w:rPr>
          <w:rFonts w:eastAsia="Arial" w:cs="Arial"/>
          <w:szCs w:val="24"/>
        </w:rPr>
      </w:pPr>
      <w:r w:rsidRPr="006A7F9A">
        <w:t>0 if first time using working on this type of application</w:t>
      </w:r>
    </w:p>
    <w:p w14:paraId="0B95793E" w14:textId="77777777" w:rsidR="00C2015A" w:rsidRPr="00C50CD3" w:rsidRDefault="00C2015A" w:rsidP="00C2015A">
      <w:pPr>
        <w:ind w:left="233"/>
        <w:rPr>
          <w:rFonts w:eastAsia="Arial" w:cs="Arial"/>
          <w:szCs w:val="24"/>
        </w:rPr>
      </w:pPr>
      <w:r w:rsidRPr="00C50CD3">
        <w:rPr>
          <w:rFonts w:eastAsia="Arial" w:cs="Arial"/>
          <w:szCs w:val="24"/>
        </w:rPr>
        <w:t>1</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w:t>
      </w:r>
      <w:r w:rsidRPr="00C50CD3">
        <w:rPr>
          <w:rFonts w:eastAsia="Arial" w:cs="Arial"/>
          <w:spacing w:val="1"/>
          <w:szCs w:val="24"/>
        </w:rPr>
        <w:t>o</w:t>
      </w:r>
      <w:r w:rsidRPr="00C50CD3">
        <w:rPr>
          <w:rFonts w:eastAsia="Arial" w:cs="Arial"/>
          <w:szCs w:val="24"/>
        </w:rPr>
        <w:t>rked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n</w:t>
      </w:r>
      <w:r w:rsidRPr="00C50CD3">
        <w:rPr>
          <w:rFonts w:eastAsia="Arial" w:cs="Arial"/>
          <w:spacing w:val="3"/>
          <w:szCs w:val="24"/>
        </w:rPr>
        <w:t xml:space="preserve"> </w:t>
      </w:r>
      <w:r w:rsidRPr="00C50CD3">
        <w:rPr>
          <w:rFonts w:eastAsia="Arial" w:cs="Arial"/>
          <w:spacing w:val="1"/>
          <w:szCs w:val="24"/>
        </w:rPr>
        <w:t>o</w:t>
      </w:r>
      <w:r w:rsidRPr="00C50CD3">
        <w:rPr>
          <w:rFonts w:eastAsia="Arial" w:cs="Arial"/>
          <w:spacing w:val="-1"/>
          <w:szCs w:val="24"/>
        </w:rPr>
        <w:t>n</w:t>
      </w:r>
      <w:r w:rsidRPr="00C50CD3">
        <w:rPr>
          <w:rFonts w:eastAsia="Arial" w:cs="Arial"/>
          <w:szCs w:val="24"/>
        </w:rPr>
        <w:t>e</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t</w:t>
      </w:r>
      <w:r w:rsidRPr="00C50CD3">
        <w:rPr>
          <w:rFonts w:eastAsia="Arial" w:cs="Arial"/>
          <w:spacing w:val="1"/>
          <w:szCs w:val="24"/>
        </w:rPr>
        <w:t>an</w:t>
      </w:r>
      <w:r w:rsidRPr="00C50CD3">
        <w:rPr>
          <w:rFonts w:eastAsia="Arial" w:cs="Arial"/>
          <w:spacing w:val="-1"/>
          <w:szCs w:val="24"/>
        </w:rPr>
        <w:t>d</w:t>
      </w:r>
      <w:r w:rsidRPr="00C50CD3">
        <w:rPr>
          <w:rFonts w:eastAsia="Arial" w:cs="Arial"/>
          <w:spacing w:val="1"/>
          <w:szCs w:val="24"/>
        </w:rPr>
        <w:t>a</w:t>
      </w:r>
      <w:r w:rsidRPr="00C50CD3">
        <w:rPr>
          <w:rFonts w:eastAsia="Arial" w:cs="Arial"/>
          <w:szCs w:val="24"/>
        </w:rPr>
        <w:t>lo</w:t>
      </w:r>
      <w:r w:rsidRPr="00C50CD3">
        <w:rPr>
          <w:rFonts w:eastAsia="Arial" w:cs="Arial"/>
          <w:spacing w:val="-1"/>
          <w:szCs w:val="24"/>
        </w:rPr>
        <w:t>n</w:t>
      </w:r>
      <w:r w:rsidRPr="00C50CD3">
        <w:rPr>
          <w:rFonts w:eastAsia="Arial" w:cs="Arial"/>
          <w:szCs w:val="24"/>
        </w:rPr>
        <w:t>e</w:t>
      </w:r>
      <w:r w:rsidRPr="00C50CD3">
        <w:rPr>
          <w:rFonts w:eastAsia="Arial" w:cs="Arial"/>
          <w:spacing w:val="3"/>
          <w:szCs w:val="24"/>
        </w:rPr>
        <w:t xml:space="preserve"> </w:t>
      </w:r>
      <w:r w:rsidRPr="00C50CD3">
        <w:rPr>
          <w:rFonts w:eastAsia="Arial" w:cs="Arial"/>
          <w:spacing w:val="-1"/>
          <w:szCs w:val="24"/>
        </w:rPr>
        <w:t>a</w:t>
      </w:r>
      <w:r w:rsidRPr="00C50CD3">
        <w:rPr>
          <w:rFonts w:eastAsia="Arial" w:cs="Arial"/>
          <w:spacing w:val="1"/>
          <w:szCs w:val="24"/>
        </w:rPr>
        <w:t>p</w:t>
      </w:r>
      <w:r w:rsidRPr="00C50CD3">
        <w:rPr>
          <w:rFonts w:eastAsia="Arial" w:cs="Arial"/>
          <w:szCs w:val="24"/>
        </w:rPr>
        <w:t xml:space="preserve">p </w:t>
      </w:r>
      <w:r w:rsidRPr="00C50CD3">
        <w:rPr>
          <w:rFonts w:eastAsia="Arial" w:cs="Arial"/>
          <w:spacing w:val="1"/>
          <w:szCs w:val="24"/>
        </w:rPr>
        <w:t>b</w:t>
      </w:r>
      <w:r w:rsidRPr="00C50CD3">
        <w:rPr>
          <w:rFonts w:eastAsia="Arial" w:cs="Arial"/>
          <w:spacing w:val="-1"/>
          <w:szCs w:val="24"/>
        </w:rPr>
        <w:t>e</w:t>
      </w:r>
      <w:r w:rsidRPr="00C50CD3">
        <w:rPr>
          <w:rFonts w:eastAsia="Arial" w:cs="Arial"/>
          <w:spacing w:val="3"/>
          <w:szCs w:val="24"/>
        </w:rPr>
        <w:t>f</w:t>
      </w:r>
      <w:r w:rsidRPr="00C50CD3">
        <w:rPr>
          <w:rFonts w:eastAsia="Arial" w:cs="Arial"/>
          <w:spacing w:val="1"/>
          <w:szCs w:val="24"/>
        </w:rPr>
        <w:t>o</w:t>
      </w:r>
      <w:r w:rsidRPr="00C50CD3">
        <w:rPr>
          <w:rFonts w:eastAsia="Arial" w:cs="Arial"/>
          <w:szCs w:val="24"/>
        </w:rPr>
        <w:t>re</w:t>
      </w:r>
    </w:p>
    <w:p w14:paraId="0058FBB2" w14:textId="77777777" w:rsidR="00C2015A" w:rsidRPr="00C50CD3" w:rsidRDefault="00C2015A" w:rsidP="00C2015A">
      <w:pPr>
        <w:ind w:left="233"/>
        <w:rPr>
          <w:rFonts w:eastAsia="Arial" w:cs="Arial"/>
          <w:szCs w:val="24"/>
        </w:rPr>
      </w:pPr>
      <w:r w:rsidRPr="00C50CD3">
        <w:rPr>
          <w:rFonts w:eastAsia="Arial" w:cs="Arial"/>
          <w:szCs w:val="24"/>
        </w:rPr>
        <w:t>2</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w:t>
      </w:r>
      <w:r w:rsidRPr="00C50CD3">
        <w:rPr>
          <w:rFonts w:eastAsia="Arial" w:cs="Arial"/>
          <w:spacing w:val="1"/>
          <w:szCs w:val="24"/>
        </w:rPr>
        <w:t>o</w:t>
      </w:r>
      <w:r w:rsidRPr="00C50CD3">
        <w:rPr>
          <w:rFonts w:eastAsia="Arial" w:cs="Arial"/>
          <w:szCs w:val="24"/>
        </w:rPr>
        <w:t>rked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n</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e</w:t>
      </w:r>
      <w:r w:rsidRPr="00C50CD3">
        <w:rPr>
          <w:rFonts w:eastAsia="Arial" w:cs="Arial"/>
          <w:spacing w:val="-2"/>
          <w:szCs w:val="24"/>
        </w:rPr>
        <w:t>v</w:t>
      </w:r>
      <w:r w:rsidRPr="00C50CD3">
        <w:rPr>
          <w:rFonts w:eastAsia="Arial" w:cs="Arial"/>
          <w:spacing w:val="1"/>
          <w:szCs w:val="24"/>
        </w:rPr>
        <w:t>e</w:t>
      </w:r>
      <w:r w:rsidRPr="00C50CD3">
        <w:rPr>
          <w:rFonts w:eastAsia="Arial" w:cs="Arial"/>
          <w:szCs w:val="24"/>
        </w:rPr>
        <w:t>ral st</w:t>
      </w:r>
      <w:r w:rsidRPr="00C50CD3">
        <w:rPr>
          <w:rFonts w:eastAsia="Arial" w:cs="Arial"/>
          <w:spacing w:val="1"/>
          <w:szCs w:val="24"/>
        </w:rPr>
        <w:t>a</w:t>
      </w:r>
      <w:r w:rsidRPr="00C50CD3">
        <w:rPr>
          <w:rFonts w:eastAsia="Arial" w:cs="Arial"/>
          <w:spacing w:val="-1"/>
          <w:szCs w:val="24"/>
        </w:rPr>
        <w:t>n</w:t>
      </w:r>
      <w:r w:rsidRPr="00C50CD3">
        <w:rPr>
          <w:rFonts w:eastAsia="Arial" w:cs="Arial"/>
          <w:spacing w:val="1"/>
          <w:szCs w:val="24"/>
        </w:rPr>
        <w:t>da</w:t>
      </w:r>
      <w:r w:rsidRPr="00C50CD3">
        <w:rPr>
          <w:rFonts w:eastAsia="Arial" w:cs="Arial"/>
          <w:szCs w:val="24"/>
        </w:rPr>
        <w:t>l</w:t>
      </w:r>
      <w:r w:rsidRPr="00C50CD3">
        <w:rPr>
          <w:rFonts w:eastAsia="Arial" w:cs="Arial"/>
          <w:spacing w:val="-2"/>
          <w:szCs w:val="24"/>
        </w:rPr>
        <w:t>o</w:t>
      </w:r>
      <w:r w:rsidRPr="00C50CD3">
        <w:rPr>
          <w:rFonts w:eastAsia="Arial" w:cs="Arial"/>
          <w:spacing w:val="1"/>
          <w:szCs w:val="24"/>
        </w:rPr>
        <w:t>n</w:t>
      </w:r>
      <w:r w:rsidRPr="00C50CD3">
        <w:rPr>
          <w:rFonts w:eastAsia="Arial" w:cs="Arial"/>
          <w:szCs w:val="24"/>
        </w:rPr>
        <w:t>e</w:t>
      </w:r>
      <w:r w:rsidRPr="00C50CD3">
        <w:rPr>
          <w:rFonts w:eastAsia="Arial" w:cs="Arial"/>
          <w:spacing w:val="4"/>
          <w:szCs w:val="24"/>
        </w:rPr>
        <w:t xml:space="preserve"> </w:t>
      </w:r>
      <w:r w:rsidRPr="00C50CD3">
        <w:rPr>
          <w:rFonts w:eastAsia="Arial" w:cs="Arial"/>
          <w:spacing w:val="-1"/>
          <w:szCs w:val="24"/>
        </w:rPr>
        <w:t>a</w:t>
      </w:r>
      <w:r w:rsidRPr="00C50CD3">
        <w:rPr>
          <w:rFonts w:eastAsia="Arial" w:cs="Arial"/>
          <w:spacing w:val="1"/>
          <w:szCs w:val="24"/>
        </w:rPr>
        <w:t>pp</w:t>
      </w:r>
      <w:r w:rsidRPr="00C50CD3">
        <w:rPr>
          <w:rFonts w:eastAsia="Arial" w:cs="Arial"/>
          <w:szCs w:val="24"/>
        </w:rPr>
        <w:t xml:space="preserve">s </w:t>
      </w:r>
      <w:r w:rsidRPr="00C50CD3">
        <w:rPr>
          <w:rFonts w:eastAsia="Arial" w:cs="Arial"/>
          <w:spacing w:val="-1"/>
          <w:szCs w:val="24"/>
        </w:rPr>
        <w:t>be</w:t>
      </w:r>
      <w:r w:rsidRPr="00C50CD3">
        <w:rPr>
          <w:rFonts w:eastAsia="Arial" w:cs="Arial"/>
          <w:spacing w:val="3"/>
          <w:szCs w:val="24"/>
        </w:rPr>
        <w:t>f</w:t>
      </w:r>
      <w:r w:rsidRPr="00C50CD3">
        <w:rPr>
          <w:rFonts w:eastAsia="Arial" w:cs="Arial"/>
          <w:spacing w:val="1"/>
          <w:szCs w:val="24"/>
        </w:rPr>
        <w:t>o</w:t>
      </w:r>
      <w:r w:rsidRPr="00C50CD3">
        <w:rPr>
          <w:rFonts w:eastAsia="Arial" w:cs="Arial"/>
          <w:szCs w:val="24"/>
        </w:rPr>
        <w:t>re</w:t>
      </w:r>
    </w:p>
    <w:p w14:paraId="70BC89AB" w14:textId="77777777" w:rsidR="00C2015A" w:rsidRPr="00C50CD3" w:rsidRDefault="00C2015A" w:rsidP="00C2015A">
      <w:pPr>
        <w:ind w:left="233"/>
        <w:rPr>
          <w:rFonts w:eastAsia="Arial" w:cs="Arial"/>
          <w:szCs w:val="24"/>
        </w:rPr>
      </w:pPr>
      <w:r w:rsidRPr="00C50CD3">
        <w:rPr>
          <w:rFonts w:eastAsia="Arial" w:cs="Arial"/>
          <w:szCs w:val="24"/>
        </w:rPr>
        <w:t>3</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w:t>
      </w:r>
      <w:r w:rsidRPr="00C50CD3">
        <w:rPr>
          <w:rFonts w:eastAsia="Arial" w:cs="Arial"/>
          <w:spacing w:val="1"/>
          <w:szCs w:val="24"/>
        </w:rPr>
        <w:t>o</w:t>
      </w:r>
      <w:r w:rsidRPr="00C50CD3">
        <w:rPr>
          <w:rFonts w:eastAsia="Arial" w:cs="Arial"/>
          <w:szCs w:val="24"/>
        </w:rPr>
        <w:t>rked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n</w:t>
      </w:r>
      <w:r w:rsidRPr="00C50CD3">
        <w:rPr>
          <w:rFonts w:eastAsia="Arial" w:cs="Arial"/>
          <w:spacing w:val="4"/>
          <w:szCs w:val="24"/>
        </w:rPr>
        <w:t xml:space="preserve"> </w:t>
      </w:r>
      <w:r w:rsidRPr="00C50CD3">
        <w:rPr>
          <w:rFonts w:eastAsia="Arial" w:cs="Arial"/>
          <w:szCs w:val="24"/>
        </w:rPr>
        <w:t>s</w:t>
      </w:r>
      <w:r w:rsidRPr="00C50CD3">
        <w:rPr>
          <w:rFonts w:eastAsia="Arial" w:cs="Arial"/>
          <w:spacing w:val="1"/>
          <w:szCs w:val="24"/>
        </w:rPr>
        <w:t>e</w:t>
      </w:r>
      <w:r w:rsidRPr="00C50CD3">
        <w:rPr>
          <w:rFonts w:eastAsia="Arial" w:cs="Arial"/>
          <w:spacing w:val="-2"/>
          <w:szCs w:val="24"/>
        </w:rPr>
        <w:t>v</w:t>
      </w:r>
      <w:r w:rsidRPr="00C50CD3">
        <w:rPr>
          <w:rFonts w:eastAsia="Arial" w:cs="Arial"/>
          <w:spacing w:val="1"/>
          <w:szCs w:val="24"/>
        </w:rPr>
        <w:t>e</w:t>
      </w:r>
      <w:r w:rsidRPr="00C50CD3">
        <w:rPr>
          <w:rFonts w:eastAsia="Arial" w:cs="Arial"/>
          <w:szCs w:val="24"/>
        </w:rPr>
        <w:t>ral cl</w:t>
      </w:r>
      <w:r w:rsidRPr="00C50CD3">
        <w:rPr>
          <w:rFonts w:eastAsia="Arial" w:cs="Arial"/>
          <w:spacing w:val="-1"/>
          <w:szCs w:val="24"/>
        </w:rPr>
        <w:t>i</w:t>
      </w:r>
      <w:r w:rsidRPr="00C50CD3">
        <w:rPr>
          <w:rFonts w:eastAsia="Arial" w:cs="Arial"/>
          <w:spacing w:val="1"/>
          <w:szCs w:val="24"/>
        </w:rPr>
        <w:t>en</w:t>
      </w:r>
      <w:r w:rsidRPr="00C50CD3">
        <w:rPr>
          <w:rFonts w:eastAsia="Arial" w:cs="Arial"/>
          <w:szCs w:val="24"/>
        </w:rPr>
        <w:t>t</w:t>
      </w:r>
      <w:r w:rsidRPr="00C50CD3">
        <w:rPr>
          <w:rFonts w:eastAsia="Arial" w:cs="Arial"/>
          <w:spacing w:val="1"/>
          <w:szCs w:val="24"/>
        </w:rPr>
        <w:t>/</w:t>
      </w:r>
      <w:r w:rsidRPr="00C50CD3">
        <w:rPr>
          <w:rFonts w:eastAsia="Arial" w:cs="Arial"/>
          <w:spacing w:val="-2"/>
          <w:szCs w:val="24"/>
        </w:rPr>
        <w:t>s</w:t>
      </w:r>
      <w:r w:rsidRPr="00C50CD3">
        <w:rPr>
          <w:rFonts w:eastAsia="Arial" w:cs="Arial"/>
          <w:spacing w:val="1"/>
          <w:szCs w:val="24"/>
        </w:rPr>
        <w:t>e</w:t>
      </w:r>
      <w:r w:rsidRPr="00C50CD3">
        <w:rPr>
          <w:rFonts w:eastAsia="Arial" w:cs="Arial"/>
          <w:szCs w:val="24"/>
        </w:rPr>
        <w:t>r</w:t>
      </w:r>
      <w:r w:rsidRPr="00C50CD3">
        <w:rPr>
          <w:rFonts w:eastAsia="Arial" w:cs="Arial"/>
          <w:spacing w:val="-3"/>
          <w:szCs w:val="24"/>
        </w:rPr>
        <w:t>v</w:t>
      </w:r>
      <w:r w:rsidRPr="00C50CD3">
        <w:rPr>
          <w:rFonts w:eastAsia="Arial" w:cs="Arial"/>
          <w:spacing w:val="1"/>
          <w:szCs w:val="24"/>
        </w:rPr>
        <w:t>e</w:t>
      </w:r>
      <w:r w:rsidRPr="00C50CD3">
        <w:rPr>
          <w:rFonts w:eastAsia="Arial" w:cs="Arial"/>
          <w:szCs w:val="24"/>
        </w:rPr>
        <w:t>r</w:t>
      </w:r>
      <w:r w:rsidRPr="00C50CD3">
        <w:rPr>
          <w:rFonts w:eastAsia="Arial" w:cs="Arial"/>
          <w:spacing w:val="2"/>
          <w:szCs w:val="24"/>
        </w:rPr>
        <w:t xml:space="preserve"> </w:t>
      </w:r>
      <w:r w:rsidRPr="00C50CD3">
        <w:rPr>
          <w:rFonts w:eastAsia="Arial" w:cs="Arial"/>
          <w:spacing w:val="1"/>
          <w:szCs w:val="24"/>
        </w:rPr>
        <w:t>app</w:t>
      </w:r>
      <w:r w:rsidRPr="00C50CD3">
        <w:rPr>
          <w:rFonts w:eastAsia="Arial" w:cs="Arial"/>
          <w:szCs w:val="24"/>
        </w:rPr>
        <w:t>s</w:t>
      </w:r>
      <w:r w:rsidRPr="00C50CD3">
        <w:rPr>
          <w:rFonts w:eastAsia="Arial" w:cs="Arial"/>
          <w:spacing w:val="-2"/>
          <w:szCs w:val="24"/>
        </w:rPr>
        <w:t xml:space="preserve"> </w:t>
      </w:r>
      <w:r w:rsidRPr="00C50CD3">
        <w:rPr>
          <w:rFonts w:eastAsia="Arial" w:cs="Arial"/>
          <w:spacing w:val="1"/>
          <w:szCs w:val="24"/>
        </w:rPr>
        <w:t>b</w:t>
      </w:r>
      <w:r w:rsidRPr="00C50CD3">
        <w:rPr>
          <w:rFonts w:eastAsia="Arial" w:cs="Arial"/>
          <w:spacing w:val="-1"/>
          <w:szCs w:val="24"/>
        </w:rPr>
        <w:t>e</w:t>
      </w:r>
      <w:r w:rsidRPr="00C50CD3">
        <w:rPr>
          <w:rFonts w:eastAsia="Arial" w:cs="Arial"/>
          <w:szCs w:val="24"/>
        </w:rPr>
        <w:t>f</w:t>
      </w:r>
      <w:r w:rsidRPr="00C50CD3">
        <w:rPr>
          <w:rFonts w:eastAsia="Arial" w:cs="Arial"/>
          <w:spacing w:val="1"/>
          <w:szCs w:val="24"/>
        </w:rPr>
        <w:t>o</w:t>
      </w:r>
      <w:r w:rsidRPr="00C50CD3">
        <w:rPr>
          <w:rFonts w:eastAsia="Arial" w:cs="Arial"/>
          <w:szCs w:val="24"/>
        </w:rPr>
        <w:t>re</w:t>
      </w:r>
    </w:p>
    <w:p w14:paraId="0BFA5332" w14:textId="77777777" w:rsidR="00C2015A" w:rsidRPr="00C50CD3" w:rsidRDefault="00C2015A" w:rsidP="00C2015A">
      <w:pPr>
        <w:ind w:left="233"/>
        <w:rPr>
          <w:rFonts w:eastAsia="Arial" w:cs="Arial"/>
          <w:szCs w:val="24"/>
        </w:rPr>
      </w:pPr>
      <w:r w:rsidRPr="00C50CD3">
        <w:rPr>
          <w:rFonts w:eastAsia="Arial" w:cs="Arial"/>
          <w:szCs w:val="24"/>
        </w:rPr>
        <w:t>4</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w:t>
      </w:r>
      <w:r w:rsidRPr="00C50CD3">
        <w:rPr>
          <w:rFonts w:eastAsia="Arial" w:cs="Arial"/>
          <w:spacing w:val="1"/>
          <w:szCs w:val="24"/>
        </w:rPr>
        <w:t>o</w:t>
      </w:r>
      <w:r w:rsidRPr="00C50CD3">
        <w:rPr>
          <w:rFonts w:eastAsia="Arial" w:cs="Arial"/>
          <w:szCs w:val="24"/>
        </w:rPr>
        <w:t>rked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n</w:t>
      </w:r>
      <w:r w:rsidRPr="00C50CD3">
        <w:rPr>
          <w:rFonts w:eastAsia="Arial" w:cs="Arial"/>
          <w:spacing w:val="1"/>
          <w:szCs w:val="24"/>
        </w:rPr>
        <w:t xml:space="preserve"> a</w:t>
      </w:r>
      <w:r w:rsidRPr="00C50CD3">
        <w:rPr>
          <w:rFonts w:eastAsia="Arial" w:cs="Arial"/>
          <w:szCs w:val="24"/>
        </w:rPr>
        <w:t>n</w:t>
      </w:r>
      <w:r w:rsidRPr="00C50CD3">
        <w:rPr>
          <w:rFonts w:eastAsia="Arial" w:cs="Arial"/>
          <w:spacing w:val="-1"/>
          <w:szCs w:val="24"/>
        </w:rPr>
        <w:t xml:space="preserve"> </w:t>
      </w:r>
      <w:r w:rsidRPr="00C50CD3">
        <w:rPr>
          <w:rFonts w:eastAsia="Arial" w:cs="Arial"/>
          <w:spacing w:val="1"/>
          <w:szCs w:val="24"/>
        </w:rPr>
        <w:t>e</w:t>
      </w:r>
      <w:r w:rsidRPr="00C50CD3">
        <w:rPr>
          <w:rFonts w:eastAsia="Arial" w:cs="Arial"/>
          <w:spacing w:val="-1"/>
          <w:szCs w:val="24"/>
        </w:rPr>
        <w:t>n</w:t>
      </w:r>
      <w:r w:rsidRPr="00C50CD3">
        <w:rPr>
          <w:rFonts w:eastAsia="Arial" w:cs="Arial"/>
          <w:szCs w:val="24"/>
        </w:rPr>
        <w:t>t</w:t>
      </w:r>
      <w:r w:rsidRPr="00C50CD3">
        <w:rPr>
          <w:rFonts w:eastAsia="Arial" w:cs="Arial"/>
          <w:spacing w:val="1"/>
          <w:szCs w:val="24"/>
        </w:rPr>
        <w:t>e</w:t>
      </w:r>
      <w:r w:rsidRPr="00C50CD3">
        <w:rPr>
          <w:rFonts w:eastAsia="Arial" w:cs="Arial"/>
          <w:szCs w:val="24"/>
        </w:rPr>
        <w:t>rpr</w:t>
      </w:r>
      <w:r w:rsidRPr="00C50CD3">
        <w:rPr>
          <w:rFonts w:eastAsia="Arial" w:cs="Arial"/>
          <w:spacing w:val="-1"/>
          <w:szCs w:val="24"/>
        </w:rPr>
        <w:t>i</w:t>
      </w:r>
      <w:r w:rsidRPr="00C50CD3">
        <w:rPr>
          <w:rFonts w:eastAsia="Arial" w:cs="Arial"/>
          <w:szCs w:val="24"/>
        </w:rPr>
        <w:t>se</w:t>
      </w:r>
      <w:r w:rsidRPr="00C50CD3">
        <w:rPr>
          <w:rFonts w:eastAsia="Arial" w:cs="Arial"/>
          <w:spacing w:val="1"/>
          <w:szCs w:val="24"/>
        </w:rPr>
        <w:t xml:space="preserve"> </w:t>
      </w:r>
      <w:r w:rsidRPr="00C50CD3">
        <w:rPr>
          <w:rFonts w:eastAsia="Arial" w:cs="Arial"/>
          <w:spacing w:val="-1"/>
          <w:szCs w:val="24"/>
        </w:rPr>
        <w:t>a</w:t>
      </w:r>
      <w:r w:rsidRPr="00C50CD3">
        <w:rPr>
          <w:rFonts w:eastAsia="Arial" w:cs="Arial"/>
          <w:spacing w:val="1"/>
          <w:szCs w:val="24"/>
        </w:rPr>
        <w:t>p</w:t>
      </w:r>
      <w:r w:rsidRPr="00C50CD3">
        <w:rPr>
          <w:rFonts w:eastAsia="Arial" w:cs="Arial"/>
          <w:szCs w:val="24"/>
        </w:rPr>
        <w:t>p</w:t>
      </w:r>
      <w:r w:rsidRPr="00C50CD3">
        <w:rPr>
          <w:rFonts w:eastAsia="Arial" w:cs="Arial"/>
          <w:spacing w:val="4"/>
          <w:szCs w:val="24"/>
        </w:rPr>
        <w:t xml:space="preserve"> </w:t>
      </w:r>
      <w:r w:rsidRPr="00C50CD3">
        <w:rPr>
          <w:rFonts w:eastAsia="Arial" w:cs="Arial"/>
          <w:spacing w:val="1"/>
          <w:szCs w:val="24"/>
        </w:rPr>
        <w:t>b</w:t>
      </w:r>
      <w:r w:rsidRPr="00C50CD3">
        <w:rPr>
          <w:rFonts w:eastAsia="Arial" w:cs="Arial"/>
          <w:spacing w:val="-1"/>
          <w:szCs w:val="24"/>
        </w:rPr>
        <w:t>e</w:t>
      </w:r>
      <w:r w:rsidRPr="00C50CD3">
        <w:rPr>
          <w:rFonts w:eastAsia="Arial" w:cs="Arial"/>
          <w:szCs w:val="24"/>
        </w:rPr>
        <w:t>f</w:t>
      </w:r>
      <w:r w:rsidRPr="00C50CD3">
        <w:rPr>
          <w:rFonts w:eastAsia="Arial" w:cs="Arial"/>
          <w:spacing w:val="1"/>
          <w:szCs w:val="24"/>
        </w:rPr>
        <w:t>o</w:t>
      </w:r>
      <w:r w:rsidRPr="00C50CD3">
        <w:rPr>
          <w:rFonts w:eastAsia="Arial" w:cs="Arial"/>
          <w:szCs w:val="24"/>
        </w:rPr>
        <w:t>re</w:t>
      </w:r>
    </w:p>
    <w:p w14:paraId="1D566096" w14:textId="77777777" w:rsidR="00C2015A" w:rsidRPr="00C50CD3" w:rsidRDefault="00C2015A" w:rsidP="00C2015A">
      <w:pPr>
        <w:spacing w:line="260" w:lineRule="exact"/>
        <w:ind w:left="233"/>
        <w:rPr>
          <w:rFonts w:eastAsia="Arial" w:cs="Arial"/>
          <w:szCs w:val="24"/>
        </w:rPr>
      </w:pPr>
      <w:r w:rsidRPr="00C50CD3">
        <w:rPr>
          <w:rFonts w:eastAsia="Arial" w:cs="Arial"/>
          <w:position w:val="-1"/>
          <w:szCs w:val="24"/>
        </w:rPr>
        <w:t>5</w:t>
      </w:r>
      <w:r w:rsidRPr="00C50CD3">
        <w:rPr>
          <w:rFonts w:eastAsia="Arial" w:cs="Arial"/>
          <w:spacing w:val="1"/>
          <w:position w:val="-1"/>
          <w:szCs w:val="24"/>
        </w:rPr>
        <w:t xml:space="preserve"> </w:t>
      </w:r>
      <w:r w:rsidRPr="00C50CD3">
        <w:rPr>
          <w:rFonts w:eastAsia="Arial" w:cs="Arial"/>
          <w:spacing w:val="-2"/>
          <w:position w:val="-1"/>
          <w:szCs w:val="24"/>
        </w:rPr>
        <w:t>i</w:t>
      </w:r>
      <w:r w:rsidRPr="00C50CD3">
        <w:rPr>
          <w:rFonts w:eastAsia="Arial" w:cs="Arial"/>
          <w:position w:val="-1"/>
          <w:szCs w:val="24"/>
        </w:rPr>
        <w:t>f</w:t>
      </w:r>
      <w:r w:rsidRPr="00C50CD3">
        <w:rPr>
          <w:rFonts w:eastAsia="Arial" w:cs="Arial"/>
          <w:spacing w:val="3"/>
          <w:position w:val="-1"/>
          <w:szCs w:val="24"/>
        </w:rPr>
        <w:t xml:space="preserve"> </w:t>
      </w:r>
      <w:r w:rsidRPr="00C50CD3">
        <w:rPr>
          <w:rFonts w:eastAsia="Arial" w:cs="Arial"/>
          <w:spacing w:val="1"/>
          <w:position w:val="-1"/>
          <w:szCs w:val="24"/>
        </w:rPr>
        <w:t>t</w:t>
      </w:r>
      <w:r w:rsidRPr="00C50CD3">
        <w:rPr>
          <w:rFonts w:eastAsia="Arial" w:cs="Arial"/>
          <w:spacing w:val="-1"/>
          <w:position w:val="-1"/>
          <w:szCs w:val="24"/>
        </w:rPr>
        <w:t>e</w:t>
      </w:r>
      <w:r w:rsidRPr="00C50CD3">
        <w:rPr>
          <w:rFonts w:eastAsia="Arial" w:cs="Arial"/>
          <w:spacing w:val="1"/>
          <w:position w:val="-1"/>
          <w:szCs w:val="24"/>
        </w:rPr>
        <w:t>a</w:t>
      </w:r>
      <w:r w:rsidRPr="00C50CD3">
        <w:rPr>
          <w:rFonts w:eastAsia="Arial" w:cs="Arial"/>
          <w:position w:val="-1"/>
          <w:szCs w:val="24"/>
        </w:rPr>
        <w:t xml:space="preserve">m </w:t>
      </w:r>
      <w:r w:rsidRPr="00C50CD3">
        <w:rPr>
          <w:rFonts w:eastAsia="Arial" w:cs="Arial"/>
          <w:spacing w:val="1"/>
          <w:position w:val="-1"/>
          <w:szCs w:val="24"/>
        </w:rPr>
        <w:t>ha</w:t>
      </w:r>
      <w:r w:rsidRPr="00C50CD3">
        <w:rPr>
          <w:rFonts w:eastAsia="Arial" w:cs="Arial"/>
          <w:position w:val="-1"/>
          <w:szCs w:val="24"/>
        </w:rPr>
        <w:t>s</w:t>
      </w:r>
      <w:r w:rsidRPr="00C50CD3">
        <w:rPr>
          <w:rFonts w:eastAsia="Arial" w:cs="Arial"/>
          <w:spacing w:val="-2"/>
          <w:position w:val="-1"/>
          <w:szCs w:val="24"/>
        </w:rPr>
        <w:t xml:space="preserve"> w</w:t>
      </w:r>
      <w:r w:rsidRPr="00C50CD3">
        <w:rPr>
          <w:rFonts w:eastAsia="Arial" w:cs="Arial"/>
          <w:spacing w:val="1"/>
          <w:position w:val="-1"/>
          <w:szCs w:val="24"/>
        </w:rPr>
        <w:t>o</w:t>
      </w:r>
      <w:r w:rsidRPr="00C50CD3">
        <w:rPr>
          <w:rFonts w:eastAsia="Arial" w:cs="Arial"/>
          <w:position w:val="-1"/>
          <w:szCs w:val="24"/>
        </w:rPr>
        <w:t>rked</w:t>
      </w:r>
      <w:r w:rsidRPr="00C50CD3">
        <w:rPr>
          <w:rFonts w:eastAsia="Arial" w:cs="Arial"/>
          <w:spacing w:val="1"/>
          <w:position w:val="-1"/>
          <w:szCs w:val="24"/>
        </w:rPr>
        <w:t xml:space="preserve"> </w:t>
      </w:r>
      <w:r w:rsidRPr="00C50CD3">
        <w:rPr>
          <w:rFonts w:eastAsia="Arial" w:cs="Arial"/>
          <w:spacing w:val="-1"/>
          <w:position w:val="-1"/>
          <w:szCs w:val="24"/>
        </w:rPr>
        <w:t>o</w:t>
      </w:r>
      <w:r w:rsidRPr="00C50CD3">
        <w:rPr>
          <w:rFonts w:eastAsia="Arial" w:cs="Arial"/>
          <w:position w:val="-1"/>
          <w:szCs w:val="24"/>
        </w:rPr>
        <w:t>n</w:t>
      </w:r>
      <w:r w:rsidRPr="00C50CD3">
        <w:rPr>
          <w:rFonts w:eastAsia="Arial" w:cs="Arial"/>
          <w:spacing w:val="4"/>
          <w:position w:val="-1"/>
          <w:szCs w:val="24"/>
        </w:rPr>
        <w:t xml:space="preserve"> </w:t>
      </w:r>
      <w:r w:rsidRPr="00C50CD3">
        <w:rPr>
          <w:rFonts w:eastAsia="Arial" w:cs="Arial"/>
          <w:position w:val="-1"/>
          <w:szCs w:val="24"/>
        </w:rPr>
        <w:t>s</w:t>
      </w:r>
      <w:r w:rsidRPr="00C50CD3">
        <w:rPr>
          <w:rFonts w:eastAsia="Arial" w:cs="Arial"/>
          <w:spacing w:val="1"/>
          <w:position w:val="-1"/>
          <w:szCs w:val="24"/>
        </w:rPr>
        <w:t>e</w:t>
      </w:r>
      <w:r w:rsidRPr="00C50CD3">
        <w:rPr>
          <w:rFonts w:eastAsia="Arial" w:cs="Arial"/>
          <w:spacing w:val="-2"/>
          <w:position w:val="-1"/>
          <w:szCs w:val="24"/>
        </w:rPr>
        <w:t>v</w:t>
      </w:r>
      <w:r w:rsidRPr="00C50CD3">
        <w:rPr>
          <w:rFonts w:eastAsia="Arial" w:cs="Arial"/>
          <w:spacing w:val="1"/>
          <w:position w:val="-1"/>
          <w:szCs w:val="24"/>
        </w:rPr>
        <w:t>e</w:t>
      </w:r>
      <w:r w:rsidRPr="00C50CD3">
        <w:rPr>
          <w:rFonts w:eastAsia="Arial" w:cs="Arial"/>
          <w:position w:val="-1"/>
          <w:szCs w:val="24"/>
        </w:rPr>
        <w:t xml:space="preserve">ral </w:t>
      </w:r>
      <w:r w:rsidRPr="00C50CD3">
        <w:rPr>
          <w:rFonts w:eastAsia="Arial" w:cs="Arial"/>
          <w:spacing w:val="1"/>
          <w:position w:val="-1"/>
          <w:szCs w:val="24"/>
        </w:rPr>
        <w:t>en</w:t>
      </w:r>
      <w:r w:rsidRPr="00C50CD3">
        <w:rPr>
          <w:rFonts w:eastAsia="Arial" w:cs="Arial"/>
          <w:spacing w:val="-2"/>
          <w:position w:val="-1"/>
          <w:szCs w:val="24"/>
        </w:rPr>
        <w:t>t</w:t>
      </w:r>
      <w:r w:rsidRPr="00C50CD3">
        <w:rPr>
          <w:rFonts w:eastAsia="Arial" w:cs="Arial"/>
          <w:spacing w:val="1"/>
          <w:position w:val="-1"/>
          <w:szCs w:val="24"/>
        </w:rPr>
        <w:t>e</w:t>
      </w:r>
      <w:r w:rsidRPr="00C50CD3">
        <w:rPr>
          <w:rFonts w:eastAsia="Arial" w:cs="Arial"/>
          <w:position w:val="-1"/>
          <w:szCs w:val="24"/>
        </w:rPr>
        <w:t>rpr</w:t>
      </w:r>
      <w:r w:rsidRPr="00C50CD3">
        <w:rPr>
          <w:rFonts w:eastAsia="Arial" w:cs="Arial"/>
          <w:spacing w:val="-1"/>
          <w:position w:val="-1"/>
          <w:szCs w:val="24"/>
        </w:rPr>
        <w:t>i</w:t>
      </w:r>
      <w:r w:rsidRPr="00C50CD3">
        <w:rPr>
          <w:rFonts w:eastAsia="Arial" w:cs="Arial"/>
          <w:position w:val="-1"/>
          <w:szCs w:val="24"/>
        </w:rPr>
        <w:t>se</w:t>
      </w:r>
      <w:r w:rsidRPr="00C50CD3">
        <w:rPr>
          <w:rFonts w:eastAsia="Arial" w:cs="Arial"/>
          <w:spacing w:val="3"/>
          <w:position w:val="-1"/>
          <w:szCs w:val="24"/>
        </w:rPr>
        <w:t xml:space="preserve"> </w:t>
      </w:r>
      <w:r w:rsidRPr="00C50CD3">
        <w:rPr>
          <w:rFonts w:eastAsia="Arial" w:cs="Arial"/>
          <w:spacing w:val="-1"/>
          <w:position w:val="-1"/>
          <w:szCs w:val="24"/>
        </w:rPr>
        <w:t>ap</w:t>
      </w:r>
      <w:r w:rsidRPr="00C50CD3">
        <w:rPr>
          <w:rFonts w:eastAsia="Arial" w:cs="Arial"/>
          <w:spacing w:val="1"/>
          <w:position w:val="-1"/>
          <w:szCs w:val="24"/>
        </w:rPr>
        <w:t>p</w:t>
      </w:r>
      <w:r w:rsidRPr="00C50CD3">
        <w:rPr>
          <w:rFonts w:eastAsia="Arial" w:cs="Arial"/>
          <w:position w:val="-1"/>
          <w:szCs w:val="24"/>
        </w:rPr>
        <w:t xml:space="preserve">s </w:t>
      </w:r>
      <w:r w:rsidRPr="00C50CD3">
        <w:rPr>
          <w:rFonts w:eastAsia="Arial" w:cs="Arial"/>
          <w:spacing w:val="1"/>
          <w:position w:val="-1"/>
          <w:szCs w:val="24"/>
        </w:rPr>
        <w:t>b</w:t>
      </w:r>
      <w:r w:rsidRPr="00C50CD3">
        <w:rPr>
          <w:rFonts w:eastAsia="Arial" w:cs="Arial"/>
          <w:spacing w:val="-1"/>
          <w:position w:val="-1"/>
          <w:szCs w:val="24"/>
        </w:rPr>
        <w:t>e</w:t>
      </w:r>
      <w:r w:rsidRPr="00C50CD3">
        <w:rPr>
          <w:rFonts w:eastAsia="Arial" w:cs="Arial"/>
          <w:position w:val="-1"/>
          <w:szCs w:val="24"/>
        </w:rPr>
        <w:t>f</w:t>
      </w:r>
      <w:r w:rsidRPr="00C50CD3">
        <w:rPr>
          <w:rFonts w:eastAsia="Arial" w:cs="Arial"/>
          <w:spacing w:val="1"/>
          <w:position w:val="-1"/>
          <w:szCs w:val="24"/>
        </w:rPr>
        <w:t>o</w:t>
      </w:r>
      <w:r w:rsidRPr="00C50CD3">
        <w:rPr>
          <w:rFonts w:eastAsia="Arial" w:cs="Arial"/>
          <w:position w:val="-1"/>
          <w:szCs w:val="24"/>
        </w:rPr>
        <w:t>re</w:t>
      </w:r>
    </w:p>
    <w:p w14:paraId="15C40F8B" w14:textId="77777777" w:rsidR="00C2015A" w:rsidRPr="00C50CD3"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50CD3" w14:paraId="65156081" w14:textId="77777777" w:rsidTr="00C2015A">
        <w:trPr>
          <w:trHeight w:hRule="exact" w:val="1070"/>
        </w:trPr>
        <w:tc>
          <w:tcPr>
            <w:tcW w:w="1244" w:type="dxa"/>
            <w:tcBorders>
              <w:top w:val="single" w:sz="5" w:space="0" w:color="000000"/>
              <w:left w:val="single" w:sz="5" w:space="0" w:color="000000"/>
              <w:bottom w:val="single" w:sz="5" w:space="0" w:color="000000"/>
              <w:right w:val="single" w:sz="5" w:space="0" w:color="000000"/>
            </w:tcBorders>
          </w:tcPr>
          <w:p w14:paraId="1D95120D" w14:textId="77777777" w:rsidR="00C2015A" w:rsidRPr="00C50CD3" w:rsidRDefault="00C2015A" w:rsidP="00C2015A">
            <w:pPr>
              <w:spacing w:line="260" w:lineRule="exact"/>
              <w:ind w:left="102"/>
              <w:rPr>
                <w:rFonts w:eastAsia="Arial" w:cs="Arial"/>
                <w:szCs w:val="24"/>
              </w:rPr>
            </w:pPr>
            <w:r w:rsidRPr="00C50CD3">
              <w:rPr>
                <w:rFonts w:eastAsia="Arial" w:cs="Arial"/>
                <w:b/>
                <w:szCs w:val="24"/>
              </w:rPr>
              <w:t>Re</w:t>
            </w:r>
            <w:r w:rsidRPr="00C50CD3">
              <w:rPr>
                <w:rFonts w:eastAsia="Arial" w:cs="Arial"/>
                <w:b/>
                <w:spacing w:val="1"/>
                <w:szCs w:val="24"/>
              </w:rPr>
              <w:t>as</w:t>
            </w:r>
            <w:r w:rsidRPr="00C50CD3">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7AE24C4B" w14:textId="79538147" w:rsidR="00C2015A" w:rsidRPr="00C50CD3" w:rsidRDefault="00C2015A" w:rsidP="00C2015A">
            <w:pPr>
              <w:rPr>
                <w:szCs w:val="24"/>
              </w:rPr>
            </w:pPr>
            <w:r w:rsidRPr="00C50CD3">
              <w:rPr>
                <w:szCs w:val="24"/>
              </w:rPr>
              <w:t xml:space="preserve">This will </w:t>
            </w:r>
            <w:r>
              <w:rPr>
                <w:szCs w:val="24"/>
              </w:rPr>
              <w:t>be the first application that E-Bots will create. This is also the first time we are developing a CP</w:t>
            </w:r>
            <w:r w:rsidR="00122DA1">
              <w:rPr>
                <w:szCs w:val="24"/>
              </w:rPr>
              <w:t>T</w:t>
            </w:r>
            <w:r>
              <w:rPr>
                <w:szCs w:val="24"/>
              </w:rPr>
              <w:t>D platform and using elements of gamification</w:t>
            </w:r>
          </w:p>
        </w:tc>
        <w:tc>
          <w:tcPr>
            <w:tcW w:w="1134" w:type="dxa"/>
            <w:tcBorders>
              <w:top w:val="single" w:sz="5" w:space="0" w:color="000000"/>
              <w:left w:val="single" w:sz="5" w:space="0" w:color="000000"/>
              <w:bottom w:val="single" w:sz="5" w:space="0" w:color="000000"/>
              <w:right w:val="single" w:sz="5" w:space="0" w:color="000000"/>
            </w:tcBorders>
          </w:tcPr>
          <w:p w14:paraId="5695D5B3" w14:textId="77777777" w:rsidR="00C2015A" w:rsidRPr="00C50CD3" w:rsidRDefault="00C2015A" w:rsidP="00C2015A">
            <w:pPr>
              <w:spacing w:line="260" w:lineRule="exact"/>
              <w:ind w:left="103"/>
              <w:rPr>
                <w:rFonts w:eastAsia="Arial" w:cs="Arial"/>
                <w:szCs w:val="24"/>
              </w:rPr>
            </w:pPr>
            <w:r w:rsidRPr="00C50CD3">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4D3428FD" w14:textId="77777777" w:rsidR="00C2015A" w:rsidRPr="00C50CD3" w:rsidRDefault="00C2015A" w:rsidP="00C2015A">
            <w:pPr>
              <w:rPr>
                <w:szCs w:val="24"/>
              </w:rPr>
            </w:pPr>
            <w:r w:rsidRPr="00C50CD3">
              <w:rPr>
                <w:szCs w:val="24"/>
              </w:rPr>
              <w:t>0</w:t>
            </w:r>
          </w:p>
        </w:tc>
      </w:tr>
    </w:tbl>
    <w:p w14:paraId="0024129A" w14:textId="77777777" w:rsidR="00C2015A" w:rsidRPr="00C50CD3" w:rsidRDefault="00C2015A" w:rsidP="00C2015A">
      <w:pPr>
        <w:spacing w:before="17" w:line="220" w:lineRule="exact"/>
        <w:rPr>
          <w:szCs w:val="24"/>
        </w:rPr>
      </w:pPr>
    </w:p>
    <w:p w14:paraId="02EA5A57" w14:textId="77777777" w:rsidR="00C2015A" w:rsidRPr="00C50CD3" w:rsidRDefault="00C2015A" w:rsidP="00C2015A">
      <w:pPr>
        <w:spacing w:before="29"/>
        <w:ind w:left="233"/>
        <w:rPr>
          <w:rFonts w:eastAsia="Arial" w:cs="Arial"/>
          <w:szCs w:val="24"/>
        </w:rPr>
      </w:pPr>
      <w:r w:rsidRPr="00C50CD3">
        <w:rPr>
          <w:rFonts w:eastAsia="Arial" w:cs="Arial"/>
          <w:b/>
          <w:szCs w:val="24"/>
        </w:rPr>
        <w:t>E3   Ob</w:t>
      </w:r>
      <w:r w:rsidRPr="00C50CD3">
        <w:rPr>
          <w:rFonts w:eastAsia="Arial" w:cs="Arial"/>
          <w:b/>
          <w:spacing w:val="-2"/>
          <w:szCs w:val="24"/>
        </w:rPr>
        <w:t>j</w:t>
      </w:r>
      <w:r w:rsidRPr="00C50CD3">
        <w:rPr>
          <w:rFonts w:eastAsia="Arial" w:cs="Arial"/>
          <w:b/>
          <w:spacing w:val="1"/>
          <w:szCs w:val="24"/>
        </w:rPr>
        <w:t>ect</w:t>
      </w:r>
      <w:r w:rsidRPr="00C50CD3">
        <w:rPr>
          <w:rFonts w:eastAsia="Arial" w:cs="Arial"/>
          <w:b/>
          <w:spacing w:val="-1"/>
          <w:szCs w:val="24"/>
        </w:rPr>
        <w:t>-</w:t>
      </w:r>
      <w:r w:rsidRPr="00C50CD3">
        <w:rPr>
          <w:rFonts w:eastAsia="Arial" w:cs="Arial"/>
          <w:b/>
          <w:szCs w:val="24"/>
        </w:rPr>
        <w:t>ori</w:t>
      </w:r>
      <w:r w:rsidRPr="00C50CD3">
        <w:rPr>
          <w:rFonts w:eastAsia="Arial" w:cs="Arial"/>
          <w:b/>
          <w:spacing w:val="1"/>
          <w:szCs w:val="24"/>
        </w:rPr>
        <w:t>e</w:t>
      </w:r>
      <w:r w:rsidRPr="00C50CD3">
        <w:rPr>
          <w:rFonts w:eastAsia="Arial" w:cs="Arial"/>
          <w:b/>
          <w:szCs w:val="24"/>
        </w:rPr>
        <w:t>n</w:t>
      </w:r>
      <w:r w:rsidRPr="00C50CD3">
        <w:rPr>
          <w:rFonts w:eastAsia="Arial" w:cs="Arial"/>
          <w:b/>
          <w:spacing w:val="-1"/>
          <w:szCs w:val="24"/>
        </w:rPr>
        <w:t>t</w:t>
      </w:r>
      <w:r w:rsidRPr="00C50CD3">
        <w:rPr>
          <w:rFonts w:eastAsia="Arial" w:cs="Arial"/>
          <w:b/>
          <w:spacing w:val="1"/>
          <w:szCs w:val="24"/>
        </w:rPr>
        <w:t>e</w:t>
      </w:r>
      <w:r w:rsidRPr="00C50CD3">
        <w:rPr>
          <w:rFonts w:eastAsia="Arial" w:cs="Arial"/>
          <w:b/>
          <w:szCs w:val="24"/>
        </w:rPr>
        <w:t>d</w:t>
      </w:r>
      <w:r w:rsidRPr="00C50CD3">
        <w:rPr>
          <w:rFonts w:eastAsia="Arial" w:cs="Arial"/>
          <w:b/>
          <w:spacing w:val="-2"/>
          <w:szCs w:val="24"/>
        </w:rPr>
        <w:t xml:space="preserve"> </w:t>
      </w:r>
      <w:r w:rsidRPr="00C50CD3">
        <w:rPr>
          <w:rFonts w:eastAsia="Arial" w:cs="Arial"/>
          <w:b/>
          <w:spacing w:val="1"/>
          <w:szCs w:val="24"/>
        </w:rPr>
        <w:t>ex</w:t>
      </w:r>
      <w:r w:rsidRPr="00C50CD3">
        <w:rPr>
          <w:rFonts w:eastAsia="Arial" w:cs="Arial"/>
          <w:b/>
          <w:szCs w:val="24"/>
        </w:rPr>
        <w:t>per</w:t>
      </w:r>
      <w:r w:rsidRPr="00C50CD3">
        <w:rPr>
          <w:rFonts w:eastAsia="Arial" w:cs="Arial"/>
          <w:b/>
          <w:spacing w:val="-2"/>
          <w:szCs w:val="24"/>
        </w:rPr>
        <w:t>i</w:t>
      </w:r>
      <w:r w:rsidRPr="00C50CD3">
        <w:rPr>
          <w:rFonts w:eastAsia="Arial" w:cs="Arial"/>
          <w:b/>
          <w:spacing w:val="1"/>
          <w:szCs w:val="24"/>
        </w:rPr>
        <w:t>e</w:t>
      </w:r>
      <w:r w:rsidRPr="00C50CD3">
        <w:rPr>
          <w:rFonts w:eastAsia="Arial" w:cs="Arial"/>
          <w:b/>
          <w:szCs w:val="24"/>
        </w:rPr>
        <w:t>nce</w:t>
      </w:r>
      <w:r w:rsidRPr="00C50CD3">
        <w:rPr>
          <w:rFonts w:eastAsia="Arial" w:cs="Arial"/>
          <w:b/>
          <w:spacing w:val="2"/>
          <w:szCs w:val="24"/>
        </w:rPr>
        <w:t xml:space="preserve"> </w:t>
      </w:r>
      <w:r w:rsidRPr="00C50CD3">
        <w:rPr>
          <w:rFonts w:eastAsia="Arial" w:cs="Arial"/>
          <w:b/>
          <w:szCs w:val="24"/>
        </w:rPr>
        <w:t>–</w:t>
      </w:r>
      <w:r w:rsidRPr="00C50CD3">
        <w:rPr>
          <w:rFonts w:eastAsia="Arial" w:cs="Arial"/>
          <w:b/>
          <w:spacing w:val="-1"/>
          <w:szCs w:val="24"/>
        </w:rPr>
        <w:t xml:space="preserve"> </w:t>
      </w:r>
      <w:r w:rsidRPr="00C50CD3">
        <w:rPr>
          <w:rFonts w:eastAsia="Arial" w:cs="Arial"/>
          <w:b/>
          <w:spacing w:val="1"/>
          <w:szCs w:val="24"/>
        </w:rPr>
        <w:t>k</w:t>
      </w:r>
      <w:r w:rsidRPr="00C50CD3">
        <w:rPr>
          <w:rFonts w:eastAsia="Arial" w:cs="Arial"/>
          <w:b/>
          <w:szCs w:val="24"/>
        </w:rPr>
        <w:t>n</w:t>
      </w:r>
      <w:r w:rsidRPr="00C50CD3">
        <w:rPr>
          <w:rFonts w:eastAsia="Arial" w:cs="Arial"/>
          <w:b/>
          <w:spacing w:val="-3"/>
          <w:szCs w:val="24"/>
        </w:rPr>
        <w:t>o</w:t>
      </w:r>
      <w:r w:rsidRPr="00C50CD3">
        <w:rPr>
          <w:rFonts w:eastAsia="Arial" w:cs="Arial"/>
          <w:b/>
          <w:spacing w:val="3"/>
          <w:szCs w:val="24"/>
        </w:rPr>
        <w:t>w</w:t>
      </w:r>
      <w:r w:rsidRPr="00C50CD3">
        <w:rPr>
          <w:rFonts w:eastAsia="Arial" w:cs="Arial"/>
          <w:b/>
          <w:szCs w:val="24"/>
        </w:rPr>
        <w:t>l</w:t>
      </w:r>
      <w:r w:rsidRPr="00C50CD3">
        <w:rPr>
          <w:rFonts w:eastAsia="Arial" w:cs="Arial"/>
          <w:b/>
          <w:spacing w:val="-1"/>
          <w:szCs w:val="24"/>
        </w:rPr>
        <w:t>e</w:t>
      </w:r>
      <w:r w:rsidRPr="00C50CD3">
        <w:rPr>
          <w:rFonts w:eastAsia="Arial" w:cs="Arial"/>
          <w:b/>
          <w:szCs w:val="24"/>
        </w:rPr>
        <w:t>dge</w:t>
      </w:r>
      <w:r w:rsidRPr="00C50CD3">
        <w:rPr>
          <w:rFonts w:eastAsia="Arial" w:cs="Arial"/>
          <w:b/>
          <w:spacing w:val="1"/>
          <w:szCs w:val="24"/>
        </w:rPr>
        <w:t xml:space="preserve"> </w:t>
      </w:r>
      <w:r w:rsidRPr="00C50CD3">
        <w:rPr>
          <w:rFonts w:eastAsia="Arial" w:cs="Arial"/>
          <w:b/>
          <w:szCs w:val="24"/>
        </w:rPr>
        <w:t>of</w:t>
      </w:r>
      <w:r w:rsidRPr="00C50CD3">
        <w:rPr>
          <w:rFonts w:eastAsia="Arial" w:cs="Arial"/>
          <w:b/>
          <w:spacing w:val="-1"/>
          <w:szCs w:val="24"/>
        </w:rPr>
        <w:t xml:space="preserve"> </w:t>
      </w:r>
      <w:r w:rsidRPr="00C50CD3">
        <w:rPr>
          <w:rFonts w:eastAsia="Arial" w:cs="Arial"/>
          <w:b/>
          <w:spacing w:val="1"/>
          <w:szCs w:val="24"/>
        </w:rPr>
        <w:t>O</w:t>
      </w:r>
      <w:r w:rsidRPr="00C50CD3">
        <w:rPr>
          <w:rFonts w:eastAsia="Arial" w:cs="Arial"/>
          <w:b/>
          <w:szCs w:val="24"/>
        </w:rPr>
        <w:t>OP</w:t>
      </w:r>
      <w:r w:rsidRPr="00C50CD3">
        <w:rPr>
          <w:rFonts w:eastAsia="Arial" w:cs="Arial"/>
          <w:b/>
          <w:spacing w:val="-1"/>
          <w:szCs w:val="24"/>
        </w:rPr>
        <w:t xml:space="preserve"> </w:t>
      </w:r>
      <w:r w:rsidRPr="00C50CD3">
        <w:rPr>
          <w:rFonts w:eastAsia="Arial" w:cs="Arial"/>
          <w:b/>
          <w:spacing w:val="1"/>
          <w:szCs w:val="24"/>
        </w:rPr>
        <w:t>c</w:t>
      </w:r>
      <w:r w:rsidRPr="00C50CD3">
        <w:rPr>
          <w:rFonts w:eastAsia="Arial" w:cs="Arial"/>
          <w:b/>
          <w:szCs w:val="24"/>
        </w:rPr>
        <w:t>onc</w:t>
      </w:r>
      <w:r w:rsidRPr="00C50CD3">
        <w:rPr>
          <w:rFonts w:eastAsia="Arial" w:cs="Arial"/>
          <w:b/>
          <w:spacing w:val="1"/>
          <w:szCs w:val="24"/>
        </w:rPr>
        <w:t>e</w:t>
      </w:r>
      <w:r w:rsidRPr="00C50CD3">
        <w:rPr>
          <w:rFonts w:eastAsia="Arial" w:cs="Arial"/>
          <w:b/>
          <w:szCs w:val="24"/>
        </w:rPr>
        <w:t>p</w:t>
      </w:r>
      <w:r w:rsidRPr="00C50CD3">
        <w:rPr>
          <w:rFonts w:eastAsia="Arial" w:cs="Arial"/>
          <w:b/>
          <w:spacing w:val="-1"/>
          <w:szCs w:val="24"/>
        </w:rPr>
        <w:t>t</w:t>
      </w:r>
      <w:r w:rsidRPr="00C50CD3">
        <w:rPr>
          <w:rFonts w:eastAsia="Arial" w:cs="Arial"/>
          <w:b/>
          <w:szCs w:val="24"/>
        </w:rPr>
        <w:t>s</w:t>
      </w:r>
    </w:p>
    <w:p w14:paraId="73987E84" w14:textId="77777777" w:rsidR="00C2015A" w:rsidRPr="00C50CD3" w:rsidRDefault="00C2015A" w:rsidP="00C2015A">
      <w:pPr>
        <w:ind w:left="233"/>
        <w:rPr>
          <w:rFonts w:eastAsia="Arial" w:cs="Arial"/>
          <w:szCs w:val="24"/>
        </w:rPr>
      </w:pPr>
      <w:r w:rsidRPr="00C50CD3">
        <w:rPr>
          <w:rFonts w:eastAsia="Arial" w:cs="Arial"/>
          <w:szCs w:val="24"/>
        </w:rPr>
        <w:t>0</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ne</w:t>
      </w:r>
      <w:r w:rsidRPr="00C50CD3">
        <w:rPr>
          <w:rFonts w:eastAsia="Arial" w:cs="Arial"/>
          <w:spacing w:val="-2"/>
          <w:szCs w:val="24"/>
        </w:rPr>
        <w:t>v</w:t>
      </w:r>
      <w:r w:rsidRPr="00C50CD3">
        <w:rPr>
          <w:rFonts w:eastAsia="Arial" w:cs="Arial"/>
          <w:spacing w:val="1"/>
          <w:szCs w:val="24"/>
        </w:rPr>
        <w:t>e</w:t>
      </w:r>
      <w:r w:rsidRPr="00C50CD3">
        <w:rPr>
          <w:rFonts w:eastAsia="Arial" w:cs="Arial"/>
          <w:szCs w:val="24"/>
        </w:rPr>
        <w:t>r us</w:t>
      </w:r>
      <w:r w:rsidRPr="00C50CD3">
        <w:rPr>
          <w:rFonts w:eastAsia="Arial" w:cs="Arial"/>
          <w:spacing w:val="-1"/>
          <w:szCs w:val="24"/>
        </w:rPr>
        <w:t>e</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O</w:t>
      </w:r>
      <w:r w:rsidRPr="00C50CD3">
        <w:rPr>
          <w:rFonts w:eastAsia="Arial" w:cs="Arial"/>
          <w:spacing w:val="1"/>
          <w:szCs w:val="24"/>
        </w:rPr>
        <w:t xml:space="preserve"> b</w:t>
      </w:r>
      <w:r w:rsidRPr="00C50CD3">
        <w:rPr>
          <w:rFonts w:eastAsia="Arial" w:cs="Arial"/>
          <w:spacing w:val="-1"/>
          <w:szCs w:val="24"/>
        </w:rPr>
        <w:t>e</w:t>
      </w:r>
      <w:r w:rsidRPr="00C50CD3">
        <w:rPr>
          <w:rFonts w:eastAsia="Arial" w:cs="Arial"/>
          <w:szCs w:val="24"/>
        </w:rPr>
        <w:t>f</w:t>
      </w:r>
      <w:r w:rsidRPr="00C50CD3">
        <w:rPr>
          <w:rFonts w:eastAsia="Arial" w:cs="Arial"/>
          <w:spacing w:val="1"/>
          <w:szCs w:val="24"/>
        </w:rPr>
        <w:t>o</w:t>
      </w:r>
      <w:r w:rsidRPr="00C50CD3">
        <w:rPr>
          <w:rFonts w:eastAsia="Arial" w:cs="Arial"/>
          <w:szCs w:val="24"/>
        </w:rPr>
        <w:t>re</w:t>
      </w:r>
    </w:p>
    <w:p w14:paraId="3C3A7E09" w14:textId="77777777" w:rsidR="00C2015A" w:rsidRPr="00C50CD3" w:rsidRDefault="00C2015A" w:rsidP="00C2015A">
      <w:pPr>
        <w:ind w:left="233"/>
        <w:rPr>
          <w:rFonts w:eastAsia="Arial" w:cs="Arial"/>
          <w:szCs w:val="24"/>
        </w:rPr>
      </w:pPr>
      <w:r w:rsidRPr="00C50CD3">
        <w:rPr>
          <w:rFonts w:eastAsia="Arial" w:cs="Arial"/>
          <w:szCs w:val="24"/>
        </w:rPr>
        <w:t>1</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t>
      </w:r>
      <w:r w:rsidRPr="00C50CD3">
        <w:rPr>
          <w:rFonts w:eastAsia="Arial" w:cs="Arial"/>
          <w:szCs w:val="24"/>
        </w:rPr>
        <w:t>1</w:t>
      </w:r>
      <w:r w:rsidRPr="00C50CD3">
        <w:rPr>
          <w:rFonts w:eastAsia="Arial" w:cs="Arial"/>
          <w:spacing w:val="4"/>
          <w:szCs w:val="24"/>
        </w:rPr>
        <w:t xml:space="preserve"> </w:t>
      </w:r>
      <w:r w:rsidRPr="00C50CD3">
        <w:rPr>
          <w:rFonts w:eastAsia="Arial" w:cs="Arial"/>
          <w:spacing w:val="-2"/>
          <w:szCs w:val="24"/>
        </w:rPr>
        <w:t>y</w:t>
      </w:r>
      <w:r w:rsidRPr="00C50CD3">
        <w:rPr>
          <w:rFonts w:eastAsia="Arial" w:cs="Arial"/>
          <w:spacing w:val="1"/>
          <w:szCs w:val="24"/>
        </w:rPr>
        <w:t>ea</w:t>
      </w:r>
      <w:r w:rsidRPr="00C50CD3">
        <w:rPr>
          <w:rFonts w:eastAsia="Arial" w:cs="Arial"/>
          <w:szCs w:val="24"/>
        </w:rPr>
        <w:t>rs</w:t>
      </w:r>
      <w:r w:rsidRPr="00C50CD3">
        <w:rPr>
          <w:rFonts w:eastAsia="Arial" w:cs="Arial"/>
          <w:spacing w:val="-2"/>
          <w:szCs w:val="24"/>
        </w:rPr>
        <w:t xml:space="preserve"> </w:t>
      </w:r>
      <w:r w:rsidRPr="00C50CD3">
        <w:rPr>
          <w:rFonts w:eastAsia="Arial" w:cs="Arial"/>
          <w:szCs w:val="24"/>
        </w:rPr>
        <w:t>OO</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pacing w:val="1"/>
          <w:szCs w:val="24"/>
        </w:rPr>
        <w:t>o</w:t>
      </w:r>
      <w:r w:rsidRPr="00C50CD3">
        <w:rPr>
          <w:rFonts w:eastAsia="Arial" w:cs="Arial"/>
          <w:szCs w:val="24"/>
        </w:rPr>
        <w:t>rk</w:t>
      </w:r>
      <w:r w:rsidRPr="00C50CD3">
        <w:rPr>
          <w:rFonts w:eastAsia="Arial" w:cs="Arial"/>
          <w:spacing w:val="-1"/>
          <w:szCs w:val="24"/>
        </w:rPr>
        <w:t>i</w:t>
      </w:r>
      <w:r w:rsidRPr="00C50CD3">
        <w:rPr>
          <w:rFonts w:eastAsia="Arial" w:cs="Arial"/>
          <w:spacing w:val="1"/>
          <w:szCs w:val="24"/>
        </w:rPr>
        <w:t>n</w:t>
      </w:r>
      <w:r w:rsidRPr="00C50CD3">
        <w:rPr>
          <w:rFonts w:eastAsia="Arial" w:cs="Arial"/>
          <w:szCs w:val="24"/>
        </w:rPr>
        <w:t>g</w:t>
      </w:r>
      <w:r w:rsidRPr="00C50CD3">
        <w:rPr>
          <w:rFonts w:eastAsia="Arial" w:cs="Arial"/>
          <w:spacing w:val="-1"/>
          <w:szCs w:val="24"/>
        </w:rPr>
        <w:t xml:space="preserve"> </w:t>
      </w:r>
      <w:r w:rsidRPr="00C50CD3">
        <w:rPr>
          <w:rFonts w:eastAsia="Arial" w:cs="Arial"/>
          <w:spacing w:val="1"/>
          <w:szCs w:val="24"/>
        </w:rPr>
        <w:t>e</w:t>
      </w:r>
      <w:r w:rsidRPr="00C50CD3">
        <w:rPr>
          <w:rFonts w:eastAsia="Arial" w:cs="Arial"/>
          <w:spacing w:val="-2"/>
          <w:szCs w:val="24"/>
        </w:rPr>
        <w:t>x</w:t>
      </w:r>
      <w:r w:rsidRPr="00C50CD3">
        <w:rPr>
          <w:rFonts w:eastAsia="Arial" w:cs="Arial"/>
          <w:spacing w:val="1"/>
          <w:szCs w:val="24"/>
        </w:rPr>
        <w:t>pe</w:t>
      </w:r>
      <w:r w:rsidRPr="00C50CD3">
        <w:rPr>
          <w:rFonts w:eastAsia="Arial" w:cs="Arial"/>
          <w:szCs w:val="24"/>
        </w:rPr>
        <w:t>r</w:t>
      </w:r>
      <w:r w:rsidRPr="00C50CD3">
        <w:rPr>
          <w:rFonts w:eastAsia="Arial" w:cs="Arial"/>
          <w:spacing w:val="-1"/>
          <w:szCs w:val="24"/>
        </w:rPr>
        <w:t>i</w:t>
      </w:r>
      <w:r w:rsidRPr="00C50CD3">
        <w:rPr>
          <w:rFonts w:eastAsia="Arial" w:cs="Arial"/>
          <w:spacing w:val="1"/>
          <w:szCs w:val="24"/>
        </w:rPr>
        <w:t>en</w:t>
      </w:r>
      <w:r w:rsidRPr="00C50CD3">
        <w:rPr>
          <w:rFonts w:eastAsia="Arial" w:cs="Arial"/>
          <w:szCs w:val="24"/>
        </w:rPr>
        <w:t>ce</w:t>
      </w:r>
    </w:p>
    <w:p w14:paraId="2B01EF12" w14:textId="77777777" w:rsidR="00C2015A" w:rsidRDefault="00C2015A" w:rsidP="00C2015A">
      <w:pPr>
        <w:pStyle w:val="TOCHeading"/>
        <w:ind w:left="233"/>
      </w:pPr>
      <w:r w:rsidRPr="00C50CD3">
        <w:lastRenderedPageBreak/>
        <w:t>2</w:t>
      </w:r>
      <w:r w:rsidRPr="00C50CD3">
        <w:rPr>
          <w:spacing w:val="1"/>
        </w:rPr>
        <w:t xml:space="preserve"> </w:t>
      </w:r>
      <w:r w:rsidRPr="00C50CD3">
        <w:rPr>
          <w:spacing w:val="-2"/>
        </w:rPr>
        <w:t>i</w:t>
      </w:r>
      <w:r w:rsidRPr="00C50CD3">
        <w:t>f</w:t>
      </w:r>
      <w:r w:rsidRPr="00C50CD3">
        <w:rPr>
          <w:spacing w:val="3"/>
        </w:rPr>
        <w:t xml:space="preserve"> </w:t>
      </w:r>
      <w:r w:rsidRPr="00C50CD3">
        <w:rPr>
          <w:spacing w:val="1"/>
        </w:rPr>
        <w:t>t</w:t>
      </w:r>
      <w:r w:rsidRPr="00C50CD3">
        <w:rPr>
          <w:spacing w:val="-1"/>
        </w:rPr>
        <w:t>e</w:t>
      </w:r>
      <w:r w:rsidRPr="00C50CD3">
        <w:rPr>
          <w:spacing w:val="1"/>
        </w:rPr>
        <w:t>a</w:t>
      </w:r>
      <w:r w:rsidRPr="00C50CD3">
        <w:t xml:space="preserve">m </w:t>
      </w:r>
      <w:r w:rsidRPr="00C50CD3">
        <w:rPr>
          <w:spacing w:val="1"/>
        </w:rPr>
        <w:t>ha</w:t>
      </w:r>
      <w:r w:rsidRPr="00C50CD3">
        <w:t>s</w:t>
      </w:r>
      <w:r w:rsidRPr="00C50CD3">
        <w:rPr>
          <w:spacing w:val="-2"/>
        </w:rPr>
        <w:t xml:space="preserve"> </w:t>
      </w:r>
      <w:r w:rsidRPr="00C50CD3">
        <w:t>2</w:t>
      </w:r>
      <w:r w:rsidRPr="00C50CD3">
        <w:rPr>
          <w:spacing w:val="1"/>
        </w:rPr>
        <w:t xml:space="preserve"> </w:t>
      </w:r>
      <w:r w:rsidRPr="00C50CD3">
        <w:rPr>
          <w:spacing w:val="-2"/>
        </w:rPr>
        <w:t>y</w:t>
      </w:r>
      <w:r w:rsidRPr="00C50CD3">
        <w:rPr>
          <w:spacing w:val="1"/>
        </w:rPr>
        <w:t>ea</w:t>
      </w:r>
      <w:r w:rsidRPr="00C50CD3">
        <w:t>rs OO</w:t>
      </w:r>
      <w:r w:rsidRPr="00C50CD3">
        <w:rPr>
          <w:spacing w:val="1"/>
        </w:rPr>
        <w:t xml:space="preserve"> </w:t>
      </w:r>
      <w:r w:rsidRPr="00C50CD3">
        <w:rPr>
          <w:spacing w:val="-2"/>
        </w:rPr>
        <w:t>w</w:t>
      </w:r>
      <w:r w:rsidRPr="00C50CD3">
        <w:rPr>
          <w:spacing w:val="1"/>
        </w:rPr>
        <w:t>o</w:t>
      </w:r>
      <w:r w:rsidRPr="00C50CD3">
        <w:t>rk</w:t>
      </w:r>
      <w:r w:rsidRPr="00C50CD3">
        <w:rPr>
          <w:spacing w:val="-1"/>
        </w:rPr>
        <w:t>i</w:t>
      </w:r>
      <w:r w:rsidRPr="00C50CD3">
        <w:rPr>
          <w:spacing w:val="1"/>
        </w:rPr>
        <w:t>n</w:t>
      </w:r>
      <w:r w:rsidRPr="00C50CD3">
        <w:t>g</w:t>
      </w:r>
      <w:r w:rsidRPr="00C50CD3">
        <w:rPr>
          <w:spacing w:val="-1"/>
        </w:rPr>
        <w:t xml:space="preserve"> </w:t>
      </w:r>
      <w:r w:rsidRPr="00C50CD3">
        <w:rPr>
          <w:spacing w:val="1"/>
        </w:rPr>
        <w:t>e</w:t>
      </w:r>
      <w:r w:rsidRPr="00C50CD3">
        <w:rPr>
          <w:spacing w:val="-2"/>
        </w:rPr>
        <w:t>x</w:t>
      </w:r>
      <w:r w:rsidRPr="00C50CD3">
        <w:rPr>
          <w:spacing w:val="1"/>
        </w:rPr>
        <w:t>pe</w:t>
      </w:r>
      <w:r w:rsidRPr="00C50CD3">
        <w:t>r</w:t>
      </w:r>
      <w:r w:rsidRPr="00C50CD3">
        <w:rPr>
          <w:spacing w:val="-1"/>
        </w:rPr>
        <w:t>i</w:t>
      </w:r>
      <w:r w:rsidRPr="00C50CD3">
        <w:rPr>
          <w:spacing w:val="1"/>
        </w:rPr>
        <w:t>en</w:t>
      </w:r>
      <w:r w:rsidRPr="00C50CD3">
        <w:t>ce</w:t>
      </w:r>
    </w:p>
    <w:p w14:paraId="043D4A2D" w14:textId="77777777" w:rsidR="00C2015A" w:rsidRPr="00C50CD3" w:rsidRDefault="00C2015A" w:rsidP="00C2015A">
      <w:pPr>
        <w:ind w:left="233"/>
      </w:pPr>
      <w:r w:rsidRPr="00C50CD3">
        <w:t>3</w:t>
      </w:r>
      <w:r w:rsidRPr="00C50CD3">
        <w:rPr>
          <w:spacing w:val="1"/>
        </w:rPr>
        <w:t xml:space="preserve"> </w:t>
      </w:r>
      <w:r w:rsidRPr="00C50CD3">
        <w:rPr>
          <w:spacing w:val="-2"/>
        </w:rPr>
        <w:t>i</w:t>
      </w:r>
      <w:r w:rsidRPr="00C50CD3">
        <w:t>f</w:t>
      </w:r>
      <w:r w:rsidRPr="00C50CD3">
        <w:rPr>
          <w:spacing w:val="3"/>
        </w:rPr>
        <w:t xml:space="preserve"> </w:t>
      </w:r>
      <w:r w:rsidRPr="00C50CD3">
        <w:rPr>
          <w:spacing w:val="1"/>
        </w:rPr>
        <w:t>t</w:t>
      </w:r>
      <w:r w:rsidRPr="00C50CD3">
        <w:rPr>
          <w:spacing w:val="-1"/>
        </w:rPr>
        <w:t>e</w:t>
      </w:r>
      <w:r w:rsidRPr="00C50CD3">
        <w:rPr>
          <w:spacing w:val="1"/>
        </w:rPr>
        <w:t>a</w:t>
      </w:r>
      <w:r w:rsidRPr="00C50CD3">
        <w:t xml:space="preserve">m </w:t>
      </w:r>
      <w:r w:rsidRPr="00C50CD3">
        <w:rPr>
          <w:spacing w:val="1"/>
        </w:rPr>
        <w:t>ha</w:t>
      </w:r>
      <w:r w:rsidRPr="00C50CD3">
        <w:t>s</w:t>
      </w:r>
      <w:r w:rsidRPr="00C50CD3">
        <w:rPr>
          <w:spacing w:val="-2"/>
        </w:rPr>
        <w:t xml:space="preserve"> </w:t>
      </w:r>
      <w:r w:rsidRPr="00C50CD3">
        <w:t>&gt;2</w:t>
      </w:r>
      <w:r w:rsidRPr="00C50CD3">
        <w:rPr>
          <w:spacing w:val="1"/>
        </w:rPr>
        <w:t xml:space="preserve"> </w:t>
      </w:r>
      <w:r w:rsidRPr="00C50CD3">
        <w:rPr>
          <w:spacing w:val="-2"/>
        </w:rPr>
        <w:t>y</w:t>
      </w:r>
      <w:r w:rsidRPr="00C50CD3">
        <w:rPr>
          <w:spacing w:val="1"/>
        </w:rPr>
        <w:t>ea</w:t>
      </w:r>
      <w:r w:rsidRPr="00C50CD3">
        <w:t>rs OO</w:t>
      </w:r>
      <w:r w:rsidRPr="00C50CD3">
        <w:rPr>
          <w:spacing w:val="1"/>
        </w:rPr>
        <w:t xml:space="preserve"> </w:t>
      </w:r>
      <w:r w:rsidRPr="00C50CD3">
        <w:rPr>
          <w:spacing w:val="-2"/>
        </w:rPr>
        <w:t>w</w:t>
      </w:r>
      <w:r w:rsidRPr="00C50CD3">
        <w:rPr>
          <w:spacing w:val="1"/>
        </w:rPr>
        <w:t>o</w:t>
      </w:r>
      <w:r w:rsidRPr="00C50CD3">
        <w:t>rk</w:t>
      </w:r>
      <w:r w:rsidRPr="00C50CD3">
        <w:rPr>
          <w:spacing w:val="-1"/>
        </w:rPr>
        <w:t>i</w:t>
      </w:r>
      <w:r w:rsidRPr="00C50CD3">
        <w:rPr>
          <w:spacing w:val="1"/>
        </w:rPr>
        <w:t>n</w:t>
      </w:r>
      <w:r w:rsidRPr="00C50CD3">
        <w:t>g</w:t>
      </w:r>
      <w:r w:rsidRPr="00C50CD3">
        <w:rPr>
          <w:spacing w:val="-1"/>
        </w:rPr>
        <w:t xml:space="preserve"> </w:t>
      </w:r>
      <w:r w:rsidRPr="00C50CD3">
        <w:rPr>
          <w:spacing w:val="1"/>
        </w:rPr>
        <w:t>e</w:t>
      </w:r>
      <w:r w:rsidRPr="00C50CD3">
        <w:rPr>
          <w:spacing w:val="-2"/>
        </w:rPr>
        <w:t>x</w:t>
      </w:r>
      <w:r w:rsidRPr="00C50CD3">
        <w:rPr>
          <w:spacing w:val="1"/>
        </w:rPr>
        <w:t>pe</w:t>
      </w:r>
      <w:r w:rsidRPr="00C50CD3">
        <w:t>r</w:t>
      </w:r>
      <w:r w:rsidRPr="00C50CD3">
        <w:rPr>
          <w:spacing w:val="-1"/>
        </w:rPr>
        <w:t>i</w:t>
      </w:r>
      <w:r w:rsidRPr="00C50CD3">
        <w:rPr>
          <w:spacing w:val="1"/>
        </w:rPr>
        <w:t>en</w:t>
      </w:r>
      <w:r w:rsidRPr="00C50CD3">
        <w:t>c</w:t>
      </w:r>
      <w:r w:rsidRPr="00C50CD3">
        <w:rPr>
          <w:spacing w:val="3"/>
        </w:rPr>
        <w:t>e</w:t>
      </w:r>
      <w:r w:rsidRPr="00C50CD3">
        <w:t>,</w:t>
      </w:r>
      <w:r w:rsidRPr="00C50CD3">
        <w:rPr>
          <w:spacing w:val="1"/>
        </w:rPr>
        <w:t xml:space="preserve"> </w:t>
      </w:r>
      <w:r w:rsidRPr="00C50CD3">
        <w:t>incl</w:t>
      </w:r>
      <w:r w:rsidRPr="00C50CD3">
        <w:rPr>
          <w:spacing w:val="-1"/>
        </w:rPr>
        <w:t>u</w:t>
      </w:r>
      <w:r w:rsidRPr="00C50CD3">
        <w:rPr>
          <w:spacing w:val="1"/>
        </w:rPr>
        <w:t>d</w:t>
      </w:r>
      <w:r w:rsidRPr="00C50CD3">
        <w:t>ing</w:t>
      </w:r>
      <w:r w:rsidRPr="00C50CD3">
        <w:rPr>
          <w:spacing w:val="-1"/>
        </w:rPr>
        <w:t xml:space="preserve"> </w:t>
      </w:r>
      <w:r w:rsidRPr="00C50CD3">
        <w:rPr>
          <w:spacing w:val="1"/>
        </w:rPr>
        <w:t>ad</w:t>
      </w:r>
      <w:r w:rsidRPr="00C50CD3">
        <w:rPr>
          <w:spacing w:val="-2"/>
        </w:rPr>
        <w:t>v</w:t>
      </w:r>
      <w:r w:rsidRPr="00C50CD3">
        <w:rPr>
          <w:spacing w:val="1"/>
        </w:rPr>
        <w:t>an</w:t>
      </w:r>
      <w:r w:rsidRPr="00C50CD3">
        <w:t>c</w:t>
      </w:r>
      <w:r w:rsidRPr="00C50CD3">
        <w:rPr>
          <w:spacing w:val="-1"/>
        </w:rPr>
        <w:t>e</w:t>
      </w:r>
      <w:r w:rsidRPr="00C50CD3">
        <w:t>d</w:t>
      </w:r>
      <w:r w:rsidRPr="00C50CD3">
        <w:rPr>
          <w:spacing w:val="-1"/>
        </w:rPr>
        <w:t xml:space="preserve"> </w:t>
      </w:r>
      <w:r w:rsidRPr="00C50CD3">
        <w:t>OO</w:t>
      </w:r>
      <w:r w:rsidRPr="00C50CD3">
        <w:rPr>
          <w:spacing w:val="1"/>
        </w:rPr>
        <w:t xml:space="preserve"> </w:t>
      </w:r>
      <w:r w:rsidRPr="00C50CD3">
        <w:t>c</w:t>
      </w:r>
      <w:r w:rsidRPr="00C50CD3">
        <w:rPr>
          <w:spacing w:val="1"/>
        </w:rPr>
        <w:t>on</w:t>
      </w:r>
      <w:r w:rsidRPr="00C50CD3">
        <w:rPr>
          <w:spacing w:val="-2"/>
        </w:rPr>
        <w:t>c</w:t>
      </w:r>
      <w:r w:rsidRPr="00C50CD3">
        <w:rPr>
          <w:spacing w:val="1"/>
        </w:rPr>
        <w:t>ep</w:t>
      </w:r>
      <w:r w:rsidRPr="00C50CD3">
        <w:t>ts</w:t>
      </w:r>
    </w:p>
    <w:p w14:paraId="3E536283" w14:textId="77777777" w:rsidR="00C2015A" w:rsidRPr="00C50CD3" w:rsidRDefault="00C2015A" w:rsidP="00C2015A">
      <w:pPr>
        <w:ind w:left="233"/>
        <w:rPr>
          <w:rFonts w:eastAsia="Arial" w:cs="Arial"/>
          <w:szCs w:val="24"/>
        </w:rPr>
      </w:pPr>
      <w:r w:rsidRPr="00C50CD3">
        <w:rPr>
          <w:rFonts w:eastAsia="Arial" w:cs="Arial"/>
          <w:szCs w:val="24"/>
        </w:rPr>
        <w:t>4</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ha</w:t>
      </w:r>
      <w:r w:rsidRPr="00C50CD3">
        <w:rPr>
          <w:rFonts w:eastAsia="Arial" w:cs="Arial"/>
          <w:szCs w:val="24"/>
        </w:rPr>
        <w:t xml:space="preserve">s </w:t>
      </w:r>
      <w:r w:rsidRPr="00C50CD3">
        <w:rPr>
          <w:rFonts w:eastAsia="Arial" w:cs="Arial"/>
          <w:spacing w:val="-3"/>
          <w:szCs w:val="24"/>
        </w:rPr>
        <w:t>w</w:t>
      </w:r>
      <w:r w:rsidRPr="00C50CD3">
        <w:rPr>
          <w:rFonts w:eastAsia="Arial" w:cs="Arial"/>
          <w:spacing w:val="1"/>
          <w:szCs w:val="24"/>
        </w:rPr>
        <w:t>o</w:t>
      </w:r>
      <w:r w:rsidRPr="00C50CD3">
        <w:rPr>
          <w:rFonts w:eastAsia="Arial" w:cs="Arial"/>
          <w:szCs w:val="24"/>
        </w:rPr>
        <w:t>rked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n</w:t>
      </w:r>
      <w:r w:rsidRPr="00C50CD3">
        <w:rPr>
          <w:rFonts w:eastAsia="Arial" w:cs="Arial"/>
          <w:spacing w:val="-1"/>
          <w:szCs w:val="24"/>
        </w:rPr>
        <w:t xml:space="preserve"> </w:t>
      </w:r>
      <w:r w:rsidRPr="00C50CD3">
        <w:rPr>
          <w:rFonts w:eastAsia="Arial" w:cs="Arial"/>
          <w:spacing w:val="3"/>
          <w:szCs w:val="24"/>
        </w:rPr>
        <w:t>f</w:t>
      </w:r>
      <w:r w:rsidRPr="00C50CD3">
        <w:rPr>
          <w:rFonts w:eastAsia="Arial" w:cs="Arial"/>
          <w:spacing w:val="1"/>
          <w:szCs w:val="24"/>
        </w:rPr>
        <w:t>u</w:t>
      </w:r>
      <w:r w:rsidRPr="00C50CD3">
        <w:rPr>
          <w:rFonts w:eastAsia="Arial" w:cs="Arial"/>
          <w:szCs w:val="24"/>
        </w:rPr>
        <w:t>ll</w:t>
      </w:r>
      <w:r w:rsidRPr="00C50CD3">
        <w:rPr>
          <w:rFonts w:eastAsia="Arial" w:cs="Arial"/>
          <w:spacing w:val="-1"/>
          <w:szCs w:val="24"/>
        </w:rPr>
        <w:t xml:space="preserve"> </w:t>
      </w:r>
      <w:r w:rsidRPr="00C50CD3">
        <w:rPr>
          <w:rFonts w:eastAsia="Arial" w:cs="Arial"/>
          <w:szCs w:val="24"/>
        </w:rPr>
        <w:t>3</w:t>
      </w:r>
      <w:r w:rsidRPr="00C50CD3">
        <w:rPr>
          <w:rFonts w:eastAsia="Arial" w:cs="Arial"/>
          <w:spacing w:val="-1"/>
          <w:szCs w:val="24"/>
        </w:rPr>
        <w:t xml:space="preserve"> </w:t>
      </w:r>
      <w:r w:rsidRPr="00C50CD3">
        <w:rPr>
          <w:rFonts w:eastAsia="Arial" w:cs="Arial"/>
          <w:spacing w:val="1"/>
          <w:szCs w:val="24"/>
        </w:rPr>
        <w:t>t</w:t>
      </w:r>
      <w:r w:rsidRPr="00C50CD3">
        <w:rPr>
          <w:rFonts w:eastAsia="Arial" w:cs="Arial"/>
          <w:szCs w:val="24"/>
        </w:rPr>
        <w:t xml:space="preserve">ier </w:t>
      </w:r>
      <w:r w:rsidRPr="00C50CD3">
        <w:rPr>
          <w:rFonts w:eastAsia="Arial" w:cs="Arial"/>
          <w:spacing w:val="-3"/>
          <w:szCs w:val="24"/>
        </w:rPr>
        <w:t>w</w:t>
      </w:r>
      <w:r w:rsidRPr="00C50CD3">
        <w:rPr>
          <w:rFonts w:eastAsia="Arial" w:cs="Arial"/>
          <w:spacing w:val="1"/>
          <w:szCs w:val="24"/>
        </w:rPr>
        <w:t>e</w:t>
      </w:r>
      <w:r w:rsidRPr="00C50CD3">
        <w:rPr>
          <w:rFonts w:eastAsia="Arial" w:cs="Arial"/>
          <w:szCs w:val="24"/>
        </w:rPr>
        <w:t>b</w:t>
      </w:r>
      <w:r w:rsidRPr="00C50CD3">
        <w:rPr>
          <w:rFonts w:eastAsia="Arial" w:cs="Arial"/>
          <w:spacing w:val="1"/>
          <w:szCs w:val="24"/>
        </w:rPr>
        <w:t xml:space="preserve"> ba</w:t>
      </w:r>
      <w:r w:rsidRPr="00C50CD3">
        <w:rPr>
          <w:rFonts w:eastAsia="Arial" w:cs="Arial"/>
          <w:spacing w:val="-2"/>
          <w:szCs w:val="24"/>
        </w:rPr>
        <w:t>s</w:t>
      </w:r>
      <w:r w:rsidRPr="00C50CD3">
        <w:rPr>
          <w:rFonts w:eastAsia="Arial" w:cs="Arial"/>
          <w:spacing w:val="1"/>
          <w:szCs w:val="24"/>
        </w:rPr>
        <w:t>e</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app</w:t>
      </w:r>
      <w:r w:rsidRPr="00C50CD3">
        <w:rPr>
          <w:rFonts w:eastAsia="Arial" w:cs="Arial"/>
          <w:szCs w:val="24"/>
        </w:rPr>
        <w:t xml:space="preserve">s </w:t>
      </w:r>
      <w:r w:rsidRPr="00C50CD3">
        <w:rPr>
          <w:rFonts w:eastAsia="Arial" w:cs="Arial"/>
          <w:spacing w:val="-2"/>
          <w:szCs w:val="24"/>
        </w:rPr>
        <w:t>w</w:t>
      </w:r>
      <w:r w:rsidRPr="00C50CD3">
        <w:rPr>
          <w:rFonts w:eastAsia="Arial" w:cs="Arial"/>
          <w:szCs w:val="24"/>
        </w:rPr>
        <w:t>ith</w:t>
      </w:r>
      <w:r w:rsidRPr="00C50CD3">
        <w:rPr>
          <w:rFonts w:eastAsia="Arial" w:cs="Arial"/>
          <w:spacing w:val="1"/>
          <w:szCs w:val="24"/>
        </w:rPr>
        <w:t xml:space="preserve"> ad</w:t>
      </w:r>
      <w:r w:rsidRPr="00C50CD3">
        <w:rPr>
          <w:rFonts w:eastAsia="Arial" w:cs="Arial"/>
          <w:spacing w:val="-2"/>
          <w:szCs w:val="24"/>
        </w:rPr>
        <w:t>v</w:t>
      </w:r>
      <w:r w:rsidRPr="00C50CD3">
        <w:rPr>
          <w:rFonts w:eastAsia="Arial" w:cs="Arial"/>
          <w:spacing w:val="1"/>
          <w:szCs w:val="24"/>
        </w:rPr>
        <w:t>an</w:t>
      </w:r>
      <w:r w:rsidRPr="00C50CD3">
        <w:rPr>
          <w:rFonts w:eastAsia="Arial" w:cs="Arial"/>
          <w:spacing w:val="-2"/>
          <w:szCs w:val="24"/>
        </w:rPr>
        <w:t>c</w:t>
      </w:r>
      <w:r w:rsidRPr="00C50CD3">
        <w:rPr>
          <w:rFonts w:eastAsia="Arial" w:cs="Arial"/>
          <w:spacing w:val="1"/>
          <w:szCs w:val="24"/>
        </w:rPr>
        <w:t>e</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c</w:t>
      </w:r>
      <w:r w:rsidRPr="00C50CD3">
        <w:rPr>
          <w:rFonts w:eastAsia="Arial" w:cs="Arial"/>
          <w:spacing w:val="1"/>
          <w:szCs w:val="24"/>
        </w:rPr>
        <w:t>on</w:t>
      </w:r>
      <w:r w:rsidRPr="00C50CD3">
        <w:rPr>
          <w:rFonts w:eastAsia="Arial" w:cs="Arial"/>
          <w:spacing w:val="-2"/>
          <w:szCs w:val="24"/>
        </w:rPr>
        <w:t>c</w:t>
      </w:r>
      <w:r w:rsidRPr="00C50CD3">
        <w:rPr>
          <w:rFonts w:eastAsia="Arial" w:cs="Arial"/>
          <w:spacing w:val="1"/>
          <w:szCs w:val="24"/>
        </w:rPr>
        <w:t>ep</w:t>
      </w:r>
      <w:r w:rsidRPr="00C50CD3">
        <w:rPr>
          <w:rFonts w:eastAsia="Arial" w:cs="Arial"/>
          <w:szCs w:val="24"/>
        </w:rPr>
        <w:t>ts</w:t>
      </w:r>
    </w:p>
    <w:p w14:paraId="1FF6FDFB" w14:textId="77777777" w:rsidR="00C2015A" w:rsidRPr="00C50CD3" w:rsidRDefault="00C2015A" w:rsidP="00C2015A">
      <w:pPr>
        <w:spacing w:line="260" w:lineRule="exact"/>
        <w:ind w:left="233"/>
        <w:rPr>
          <w:rFonts w:eastAsia="Arial" w:cs="Arial"/>
          <w:szCs w:val="24"/>
        </w:rPr>
      </w:pPr>
      <w:r w:rsidRPr="00C50CD3">
        <w:rPr>
          <w:rFonts w:eastAsia="Arial" w:cs="Arial"/>
          <w:position w:val="-1"/>
          <w:szCs w:val="24"/>
        </w:rPr>
        <w:t>5</w:t>
      </w:r>
      <w:r w:rsidRPr="00C50CD3">
        <w:rPr>
          <w:rFonts w:eastAsia="Arial" w:cs="Arial"/>
          <w:spacing w:val="1"/>
          <w:position w:val="-1"/>
          <w:szCs w:val="24"/>
        </w:rPr>
        <w:t xml:space="preserve"> </w:t>
      </w:r>
      <w:r w:rsidRPr="00C50CD3">
        <w:rPr>
          <w:rFonts w:eastAsia="Arial" w:cs="Arial"/>
          <w:spacing w:val="-2"/>
          <w:position w:val="-1"/>
          <w:szCs w:val="24"/>
        </w:rPr>
        <w:t>i</w:t>
      </w:r>
      <w:r w:rsidRPr="00C50CD3">
        <w:rPr>
          <w:rFonts w:eastAsia="Arial" w:cs="Arial"/>
          <w:position w:val="-1"/>
          <w:szCs w:val="24"/>
        </w:rPr>
        <w:t>f</w:t>
      </w:r>
      <w:r w:rsidRPr="00C50CD3">
        <w:rPr>
          <w:rFonts w:eastAsia="Arial" w:cs="Arial"/>
          <w:spacing w:val="3"/>
          <w:position w:val="-1"/>
          <w:szCs w:val="24"/>
        </w:rPr>
        <w:t xml:space="preserve"> </w:t>
      </w:r>
      <w:r w:rsidRPr="00C50CD3">
        <w:rPr>
          <w:rFonts w:eastAsia="Arial" w:cs="Arial"/>
          <w:spacing w:val="1"/>
          <w:position w:val="-1"/>
          <w:szCs w:val="24"/>
        </w:rPr>
        <w:t>t</w:t>
      </w:r>
      <w:r w:rsidRPr="00C50CD3">
        <w:rPr>
          <w:rFonts w:eastAsia="Arial" w:cs="Arial"/>
          <w:spacing w:val="-1"/>
          <w:position w:val="-1"/>
          <w:szCs w:val="24"/>
        </w:rPr>
        <w:t>e</w:t>
      </w:r>
      <w:r w:rsidRPr="00C50CD3">
        <w:rPr>
          <w:rFonts w:eastAsia="Arial" w:cs="Arial"/>
          <w:spacing w:val="1"/>
          <w:position w:val="-1"/>
          <w:szCs w:val="24"/>
        </w:rPr>
        <w:t>a</w:t>
      </w:r>
      <w:r w:rsidRPr="00C50CD3">
        <w:rPr>
          <w:rFonts w:eastAsia="Arial" w:cs="Arial"/>
          <w:position w:val="-1"/>
          <w:szCs w:val="24"/>
        </w:rPr>
        <w:t xml:space="preserve">m </w:t>
      </w:r>
      <w:r w:rsidRPr="00C50CD3">
        <w:rPr>
          <w:rFonts w:eastAsia="Arial" w:cs="Arial"/>
          <w:spacing w:val="1"/>
          <w:position w:val="-1"/>
          <w:szCs w:val="24"/>
        </w:rPr>
        <w:t>ha</w:t>
      </w:r>
      <w:r w:rsidRPr="00C50CD3">
        <w:rPr>
          <w:rFonts w:eastAsia="Arial" w:cs="Arial"/>
          <w:position w:val="-1"/>
          <w:szCs w:val="24"/>
        </w:rPr>
        <w:t xml:space="preserve">s </w:t>
      </w:r>
      <w:r w:rsidRPr="00C50CD3">
        <w:rPr>
          <w:rFonts w:eastAsia="Arial" w:cs="Arial"/>
          <w:spacing w:val="-3"/>
          <w:position w:val="-1"/>
          <w:szCs w:val="24"/>
        </w:rPr>
        <w:t>w</w:t>
      </w:r>
      <w:r w:rsidRPr="00C50CD3">
        <w:rPr>
          <w:rFonts w:eastAsia="Arial" w:cs="Arial"/>
          <w:spacing w:val="1"/>
          <w:position w:val="-1"/>
          <w:szCs w:val="24"/>
        </w:rPr>
        <w:t>o</w:t>
      </w:r>
      <w:r w:rsidRPr="00C50CD3">
        <w:rPr>
          <w:rFonts w:eastAsia="Arial" w:cs="Arial"/>
          <w:position w:val="-1"/>
          <w:szCs w:val="24"/>
        </w:rPr>
        <w:t>rked</w:t>
      </w:r>
      <w:r w:rsidRPr="00C50CD3">
        <w:rPr>
          <w:rFonts w:eastAsia="Arial" w:cs="Arial"/>
          <w:spacing w:val="1"/>
          <w:position w:val="-1"/>
          <w:szCs w:val="24"/>
        </w:rPr>
        <w:t xml:space="preserve"> </w:t>
      </w:r>
      <w:r w:rsidRPr="00C50CD3">
        <w:rPr>
          <w:rFonts w:eastAsia="Arial" w:cs="Arial"/>
          <w:spacing w:val="-1"/>
          <w:position w:val="-1"/>
          <w:szCs w:val="24"/>
        </w:rPr>
        <w:t>o</w:t>
      </w:r>
      <w:r w:rsidRPr="00C50CD3">
        <w:rPr>
          <w:rFonts w:eastAsia="Arial" w:cs="Arial"/>
          <w:position w:val="-1"/>
          <w:szCs w:val="24"/>
        </w:rPr>
        <w:t>n</w:t>
      </w:r>
      <w:r w:rsidRPr="00C50CD3">
        <w:rPr>
          <w:rFonts w:eastAsia="Arial" w:cs="Arial"/>
          <w:spacing w:val="2"/>
          <w:position w:val="-1"/>
          <w:szCs w:val="24"/>
        </w:rPr>
        <w:t xml:space="preserve"> </w:t>
      </w:r>
      <w:r w:rsidRPr="00C50CD3">
        <w:rPr>
          <w:rFonts w:eastAsia="Arial" w:cs="Arial"/>
          <w:spacing w:val="1"/>
          <w:position w:val="-1"/>
          <w:szCs w:val="24"/>
        </w:rPr>
        <w:t>ad</w:t>
      </w:r>
      <w:r w:rsidRPr="00C50CD3">
        <w:rPr>
          <w:rFonts w:eastAsia="Arial" w:cs="Arial"/>
          <w:spacing w:val="-2"/>
          <w:position w:val="-1"/>
          <w:szCs w:val="24"/>
        </w:rPr>
        <w:t>v</w:t>
      </w:r>
      <w:r w:rsidRPr="00C50CD3">
        <w:rPr>
          <w:rFonts w:eastAsia="Arial" w:cs="Arial"/>
          <w:spacing w:val="1"/>
          <w:position w:val="-1"/>
          <w:szCs w:val="24"/>
        </w:rPr>
        <w:t>an</w:t>
      </w:r>
      <w:r w:rsidRPr="00C50CD3">
        <w:rPr>
          <w:rFonts w:eastAsia="Arial" w:cs="Arial"/>
          <w:position w:val="-1"/>
          <w:szCs w:val="24"/>
        </w:rPr>
        <w:t>c</w:t>
      </w:r>
      <w:r w:rsidRPr="00C50CD3">
        <w:rPr>
          <w:rFonts w:eastAsia="Arial" w:cs="Arial"/>
          <w:spacing w:val="-1"/>
          <w:position w:val="-1"/>
          <w:szCs w:val="24"/>
        </w:rPr>
        <w:t>e</w:t>
      </w:r>
      <w:r w:rsidRPr="00C50CD3">
        <w:rPr>
          <w:rFonts w:eastAsia="Arial" w:cs="Arial"/>
          <w:position w:val="-1"/>
          <w:szCs w:val="24"/>
        </w:rPr>
        <w:t>d</w:t>
      </w:r>
      <w:r w:rsidRPr="00C50CD3">
        <w:rPr>
          <w:rFonts w:eastAsia="Arial" w:cs="Arial"/>
          <w:spacing w:val="3"/>
          <w:position w:val="-1"/>
          <w:szCs w:val="24"/>
        </w:rPr>
        <w:t xml:space="preserve"> </w:t>
      </w:r>
      <w:r w:rsidRPr="00C50CD3">
        <w:rPr>
          <w:rFonts w:eastAsia="Arial" w:cs="Arial"/>
          <w:position w:val="-1"/>
          <w:szCs w:val="24"/>
        </w:rPr>
        <w:t>in</w:t>
      </w:r>
      <w:r w:rsidRPr="00C50CD3">
        <w:rPr>
          <w:rFonts w:eastAsia="Arial" w:cs="Arial"/>
          <w:spacing w:val="-1"/>
          <w:position w:val="-1"/>
          <w:szCs w:val="24"/>
        </w:rPr>
        <w:t>t</w:t>
      </w:r>
      <w:r w:rsidRPr="00C50CD3">
        <w:rPr>
          <w:rFonts w:eastAsia="Arial" w:cs="Arial"/>
          <w:spacing w:val="1"/>
          <w:position w:val="-1"/>
          <w:szCs w:val="24"/>
        </w:rPr>
        <w:t>e</w:t>
      </w:r>
      <w:r w:rsidRPr="00C50CD3">
        <w:rPr>
          <w:rFonts w:eastAsia="Arial" w:cs="Arial"/>
          <w:spacing w:val="-1"/>
          <w:position w:val="-1"/>
          <w:szCs w:val="24"/>
        </w:rPr>
        <w:t>g</w:t>
      </w:r>
      <w:r w:rsidRPr="00C50CD3">
        <w:rPr>
          <w:rFonts w:eastAsia="Arial" w:cs="Arial"/>
          <w:position w:val="-1"/>
          <w:szCs w:val="24"/>
        </w:rPr>
        <w:t>rat</w:t>
      </w:r>
      <w:r w:rsidRPr="00C50CD3">
        <w:rPr>
          <w:rFonts w:eastAsia="Arial" w:cs="Arial"/>
          <w:spacing w:val="1"/>
          <w:position w:val="-1"/>
          <w:szCs w:val="24"/>
        </w:rPr>
        <w:t>e</w:t>
      </w:r>
      <w:r w:rsidRPr="00C50CD3">
        <w:rPr>
          <w:rFonts w:eastAsia="Arial" w:cs="Arial"/>
          <w:position w:val="-1"/>
          <w:szCs w:val="24"/>
        </w:rPr>
        <w:t>d</w:t>
      </w:r>
      <w:r w:rsidRPr="00C50CD3">
        <w:rPr>
          <w:rFonts w:eastAsia="Arial" w:cs="Arial"/>
          <w:spacing w:val="-1"/>
          <w:position w:val="-1"/>
          <w:szCs w:val="24"/>
        </w:rPr>
        <w:t xml:space="preserve"> </w:t>
      </w:r>
      <w:r w:rsidRPr="00C50CD3">
        <w:rPr>
          <w:rFonts w:eastAsia="Arial" w:cs="Arial"/>
          <w:spacing w:val="1"/>
          <w:position w:val="-1"/>
          <w:szCs w:val="24"/>
        </w:rPr>
        <w:t>app</w:t>
      </w:r>
      <w:r w:rsidRPr="00C50CD3">
        <w:rPr>
          <w:rFonts w:eastAsia="Arial" w:cs="Arial"/>
          <w:position w:val="-1"/>
          <w:szCs w:val="24"/>
        </w:rPr>
        <w:t xml:space="preserve">s </w:t>
      </w:r>
      <w:r w:rsidRPr="00C50CD3">
        <w:rPr>
          <w:rFonts w:eastAsia="Arial" w:cs="Arial"/>
          <w:spacing w:val="-2"/>
          <w:position w:val="-1"/>
          <w:szCs w:val="24"/>
        </w:rPr>
        <w:t>w</w:t>
      </w:r>
      <w:r w:rsidRPr="00C50CD3">
        <w:rPr>
          <w:rFonts w:eastAsia="Arial" w:cs="Arial"/>
          <w:position w:val="-1"/>
          <w:szCs w:val="24"/>
        </w:rPr>
        <w:t>ith</w:t>
      </w:r>
      <w:r w:rsidRPr="00C50CD3">
        <w:rPr>
          <w:rFonts w:eastAsia="Arial" w:cs="Arial"/>
          <w:spacing w:val="1"/>
          <w:position w:val="-1"/>
          <w:szCs w:val="24"/>
        </w:rPr>
        <w:t xml:space="preserve"> o</w:t>
      </w:r>
      <w:r w:rsidRPr="00C50CD3">
        <w:rPr>
          <w:rFonts w:eastAsia="Arial" w:cs="Arial"/>
          <w:spacing w:val="-2"/>
          <w:position w:val="-1"/>
          <w:szCs w:val="24"/>
        </w:rPr>
        <w:t>t</w:t>
      </w:r>
      <w:r w:rsidRPr="00C50CD3">
        <w:rPr>
          <w:rFonts w:eastAsia="Arial" w:cs="Arial"/>
          <w:spacing w:val="1"/>
          <w:position w:val="-1"/>
          <w:szCs w:val="24"/>
        </w:rPr>
        <w:t>he</w:t>
      </w:r>
      <w:r w:rsidRPr="00C50CD3">
        <w:rPr>
          <w:rFonts w:eastAsia="Arial" w:cs="Arial"/>
          <w:position w:val="-1"/>
          <w:szCs w:val="24"/>
        </w:rPr>
        <w:t>r OO</w:t>
      </w:r>
      <w:r w:rsidRPr="00C50CD3">
        <w:rPr>
          <w:rFonts w:eastAsia="Arial" w:cs="Arial"/>
          <w:spacing w:val="-1"/>
          <w:position w:val="-1"/>
          <w:szCs w:val="24"/>
        </w:rPr>
        <w:t xml:space="preserve"> </w:t>
      </w:r>
      <w:r w:rsidRPr="00C50CD3">
        <w:rPr>
          <w:rFonts w:eastAsia="Arial" w:cs="Arial"/>
          <w:spacing w:val="1"/>
          <w:position w:val="-1"/>
          <w:szCs w:val="24"/>
        </w:rPr>
        <w:t>p</w:t>
      </w:r>
      <w:r w:rsidRPr="00C50CD3">
        <w:rPr>
          <w:rFonts w:eastAsia="Arial" w:cs="Arial"/>
          <w:spacing w:val="-1"/>
          <w:position w:val="-1"/>
          <w:szCs w:val="24"/>
        </w:rPr>
        <w:t>a</w:t>
      </w:r>
      <w:r w:rsidRPr="00C50CD3">
        <w:rPr>
          <w:rFonts w:eastAsia="Arial" w:cs="Arial"/>
          <w:position w:val="-1"/>
          <w:szCs w:val="24"/>
        </w:rPr>
        <w:t>ck</w:t>
      </w:r>
      <w:r w:rsidRPr="00C50CD3">
        <w:rPr>
          <w:rFonts w:eastAsia="Arial" w:cs="Arial"/>
          <w:spacing w:val="1"/>
          <w:position w:val="-1"/>
          <w:szCs w:val="24"/>
        </w:rPr>
        <w:t>a</w:t>
      </w:r>
      <w:r w:rsidRPr="00C50CD3">
        <w:rPr>
          <w:rFonts w:eastAsia="Arial" w:cs="Arial"/>
          <w:spacing w:val="-1"/>
          <w:position w:val="-1"/>
          <w:szCs w:val="24"/>
        </w:rPr>
        <w:t>g</w:t>
      </w:r>
      <w:r w:rsidRPr="00C50CD3">
        <w:rPr>
          <w:rFonts w:eastAsia="Arial" w:cs="Arial"/>
          <w:spacing w:val="1"/>
          <w:position w:val="-1"/>
          <w:szCs w:val="24"/>
        </w:rPr>
        <w:t>e</w:t>
      </w:r>
      <w:r w:rsidRPr="00C50CD3">
        <w:rPr>
          <w:rFonts w:eastAsia="Arial" w:cs="Arial"/>
          <w:position w:val="-1"/>
          <w:szCs w:val="24"/>
        </w:rPr>
        <w:t>s</w:t>
      </w:r>
    </w:p>
    <w:p w14:paraId="617A371C" w14:textId="77777777" w:rsidR="00C2015A" w:rsidRPr="00C50CD3"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50CD3" w14:paraId="5A248FA4" w14:textId="77777777" w:rsidTr="00C2015A">
        <w:trPr>
          <w:trHeight w:hRule="exact" w:val="640"/>
        </w:trPr>
        <w:tc>
          <w:tcPr>
            <w:tcW w:w="1244" w:type="dxa"/>
            <w:tcBorders>
              <w:top w:val="single" w:sz="5" w:space="0" w:color="000000"/>
              <w:left w:val="single" w:sz="5" w:space="0" w:color="000000"/>
              <w:bottom w:val="single" w:sz="5" w:space="0" w:color="000000"/>
              <w:right w:val="single" w:sz="5" w:space="0" w:color="000000"/>
            </w:tcBorders>
          </w:tcPr>
          <w:p w14:paraId="28A11E77" w14:textId="77777777" w:rsidR="00C2015A" w:rsidRPr="00C50CD3" w:rsidRDefault="00C2015A" w:rsidP="00C2015A">
            <w:pPr>
              <w:spacing w:line="260" w:lineRule="exact"/>
              <w:ind w:left="102"/>
              <w:rPr>
                <w:rFonts w:eastAsia="Arial" w:cs="Arial"/>
                <w:szCs w:val="24"/>
              </w:rPr>
            </w:pPr>
            <w:r w:rsidRPr="00C50CD3">
              <w:rPr>
                <w:rFonts w:eastAsia="Arial" w:cs="Arial"/>
                <w:b/>
                <w:szCs w:val="24"/>
              </w:rPr>
              <w:t>Re</w:t>
            </w:r>
            <w:r w:rsidRPr="00C50CD3">
              <w:rPr>
                <w:rFonts w:eastAsia="Arial" w:cs="Arial"/>
                <w:b/>
                <w:spacing w:val="1"/>
                <w:szCs w:val="24"/>
              </w:rPr>
              <w:t>as</w:t>
            </w:r>
            <w:r w:rsidRPr="00C50CD3">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481A8748" w14:textId="65FA5042" w:rsidR="00C2015A" w:rsidRPr="00C50CD3" w:rsidRDefault="00C2015A" w:rsidP="00C2015A">
            <w:pPr>
              <w:rPr>
                <w:szCs w:val="24"/>
              </w:rPr>
            </w:pPr>
            <w:r>
              <w:rPr>
                <w:szCs w:val="24"/>
              </w:rPr>
              <w:t>The team has been working with advanced OO concepts in secon</w:t>
            </w:r>
            <w:r w:rsidR="00120B72">
              <w:rPr>
                <w:szCs w:val="24"/>
              </w:rPr>
              <w:t>d</w:t>
            </w:r>
            <w:r>
              <w:rPr>
                <w:szCs w:val="24"/>
              </w:rPr>
              <w:t xml:space="preserve"> and </w:t>
            </w:r>
            <w:r w:rsidR="001556EF">
              <w:rPr>
                <w:szCs w:val="24"/>
              </w:rPr>
              <w:t>third</w:t>
            </w:r>
            <w:r>
              <w:rPr>
                <w:szCs w:val="24"/>
              </w:rPr>
              <w:t xml:space="preserve"> year as IS majors at UCT</w:t>
            </w:r>
          </w:p>
        </w:tc>
        <w:tc>
          <w:tcPr>
            <w:tcW w:w="1134" w:type="dxa"/>
            <w:tcBorders>
              <w:top w:val="single" w:sz="5" w:space="0" w:color="000000"/>
              <w:left w:val="single" w:sz="5" w:space="0" w:color="000000"/>
              <w:bottom w:val="single" w:sz="5" w:space="0" w:color="000000"/>
              <w:right w:val="single" w:sz="5" w:space="0" w:color="000000"/>
            </w:tcBorders>
          </w:tcPr>
          <w:p w14:paraId="3CC4BD02" w14:textId="77777777" w:rsidR="00C2015A" w:rsidRPr="00C50CD3" w:rsidRDefault="00C2015A" w:rsidP="00C2015A">
            <w:pPr>
              <w:spacing w:line="260" w:lineRule="exact"/>
              <w:ind w:left="103"/>
              <w:rPr>
                <w:rFonts w:eastAsia="Arial" w:cs="Arial"/>
                <w:szCs w:val="24"/>
              </w:rPr>
            </w:pPr>
            <w:r w:rsidRPr="00C50CD3">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6293C61F" w14:textId="77777777" w:rsidR="00C2015A" w:rsidRPr="00C50CD3" w:rsidRDefault="00C2015A" w:rsidP="00C2015A">
            <w:pPr>
              <w:rPr>
                <w:szCs w:val="24"/>
              </w:rPr>
            </w:pPr>
            <w:r>
              <w:rPr>
                <w:szCs w:val="24"/>
              </w:rPr>
              <w:t>2</w:t>
            </w:r>
          </w:p>
        </w:tc>
      </w:tr>
    </w:tbl>
    <w:p w14:paraId="47A7747F" w14:textId="77777777" w:rsidR="00C2015A" w:rsidRPr="00C50CD3" w:rsidRDefault="00C2015A" w:rsidP="00C2015A">
      <w:pPr>
        <w:spacing w:before="17" w:line="220" w:lineRule="exact"/>
        <w:rPr>
          <w:szCs w:val="24"/>
        </w:rPr>
      </w:pPr>
    </w:p>
    <w:p w14:paraId="7E2D17E1" w14:textId="77777777" w:rsidR="00C2015A" w:rsidRPr="00C50CD3" w:rsidRDefault="00C2015A" w:rsidP="00C2015A">
      <w:pPr>
        <w:spacing w:before="29"/>
        <w:ind w:left="233"/>
        <w:rPr>
          <w:rFonts w:eastAsia="Arial" w:cs="Arial"/>
          <w:szCs w:val="24"/>
        </w:rPr>
      </w:pPr>
      <w:r w:rsidRPr="00C50CD3">
        <w:rPr>
          <w:rFonts w:eastAsia="Arial" w:cs="Arial"/>
          <w:b/>
          <w:szCs w:val="24"/>
        </w:rPr>
        <w:t xml:space="preserve">E4  </w:t>
      </w:r>
      <w:r w:rsidRPr="00C50CD3">
        <w:rPr>
          <w:rFonts w:eastAsia="Arial" w:cs="Arial"/>
          <w:b/>
          <w:spacing w:val="2"/>
          <w:szCs w:val="24"/>
        </w:rPr>
        <w:t xml:space="preserve"> </w:t>
      </w:r>
      <w:r w:rsidRPr="00C50CD3">
        <w:rPr>
          <w:rFonts w:eastAsia="Arial" w:cs="Arial"/>
          <w:b/>
          <w:spacing w:val="-2"/>
          <w:szCs w:val="24"/>
        </w:rPr>
        <w:t>L</w:t>
      </w:r>
      <w:r w:rsidRPr="00C50CD3">
        <w:rPr>
          <w:rFonts w:eastAsia="Arial" w:cs="Arial"/>
          <w:b/>
          <w:spacing w:val="1"/>
          <w:szCs w:val="24"/>
        </w:rPr>
        <w:t>ea</w:t>
      </w:r>
      <w:r w:rsidRPr="00C50CD3">
        <w:rPr>
          <w:rFonts w:eastAsia="Arial" w:cs="Arial"/>
          <w:b/>
          <w:szCs w:val="24"/>
        </w:rPr>
        <w:t xml:space="preserve">d </w:t>
      </w:r>
      <w:r w:rsidRPr="00C50CD3">
        <w:rPr>
          <w:rFonts w:eastAsia="Arial" w:cs="Arial"/>
          <w:b/>
          <w:spacing w:val="1"/>
          <w:szCs w:val="24"/>
        </w:rPr>
        <w:t>a</w:t>
      </w:r>
      <w:r w:rsidRPr="00C50CD3">
        <w:rPr>
          <w:rFonts w:eastAsia="Arial" w:cs="Arial"/>
          <w:b/>
          <w:spacing w:val="-3"/>
          <w:szCs w:val="24"/>
        </w:rPr>
        <w:t>n</w:t>
      </w:r>
      <w:r w:rsidRPr="00C50CD3">
        <w:rPr>
          <w:rFonts w:eastAsia="Arial" w:cs="Arial"/>
          <w:b/>
          <w:spacing w:val="1"/>
          <w:szCs w:val="24"/>
        </w:rPr>
        <w:t>a</w:t>
      </w:r>
      <w:r w:rsidRPr="00C50CD3">
        <w:rPr>
          <w:rFonts w:eastAsia="Arial" w:cs="Arial"/>
          <w:b/>
          <w:spacing w:val="3"/>
          <w:szCs w:val="24"/>
        </w:rPr>
        <w:t>l</w:t>
      </w:r>
      <w:r w:rsidRPr="00C50CD3">
        <w:rPr>
          <w:rFonts w:eastAsia="Arial" w:cs="Arial"/>
          <w:b/>
          <w:spacing w:val="-6"/>
          <w:szCs w:val="24"/>
        </w:rPr>
        <w:t>y</w:t>
      </w:r>
      <w:r w:rsidRPr="00C50CD3">
        <w:rPr>
          <w:rFonts w:eastAsia="Arial" w:cs="Arial"/>
          <w:b/>
          <w:spacing w:val="1"/>
          <w:szCs w:val="24"/>
        </w:rPr>
        <w:t>s</w:t>
      </w:r>
      <w:r w:rsidRPr="00C50CD3">
        <w:rPr>
          <w:rFonts w:eastAsia="Arial" w:cs="Arial"/>
          <w:b/>
          <w:szCs w:val="24"/>
        </w:rPr>
        <w:t>t c</w:t>
      </w:r>
      <w:r w:rsidRPr="00C50CD3">
        <w:rPr>
          <w:rFonts w:eastAsia="Arial" w:cs="Arial"/>
          <w:b/>
          <w:spacing w:val="1"/>
          <w:szCs w:val="24"/>
        </w:rPr>
        <w:t>a</w:t>
      </w:r>
      <w:r w:rsidRPr="00C50CD3">
        <w:rPr>
          <w:rFonts w:eastAsia="Arial" w:cs="Arial"/>
          <w:b/>
          <w:szCs w:val="24"/>
        </w:rPr>
        <w:t>pabil</w:t>
      </w:r>
      <w:r w:rsidRPr="00C50CD3">
        <w:rPr>
          <w:rFonts w:eastAsia="Arial" w:cs="Arial"/>
          <w:b/>
          <w:spacing w:val="1"/>
          <w:szCs w:val="24"/>
        </w:rPr>
        <w:t>it</w:t>
      </w:r>
      <w:r w:rsidRPr="00C50CD3">
        <w:rPr>
          <w:rFonts w:eastAsia="Arial" w:cs="Arial"/>
          <w:b/>
          <w:szCs w:val="24"/>
        </w:rPr>
        <w:t>y</w:t>
      </w:r>
      <w:r w:rsidRPr="00C50CD3">
        <w:rPr>
          <w:rFonts w:eastAsia="Arial" w:cs="Arial"/>
          <w:b/>
          <w:spacing w:val="-1"/>
          <w:szCs w:val="24"/>
        </w:rPr>
        <w:t xml:space="preserve"> </w:t>
      </w:r>
      <w:r w:rsidRPr="00C50CD3">
        <w:rPr>
          <w:rFonts w:eastAsia="Arial" w:cs="Arial"/>
          <w:b/>
          <w:szCs w:val="24"/>
        </w:rPr>
        <w:t>–</w:t>
      </w:r>
      <w:r w:rsidRPr="00C50CD3">
        <w:rPr>
          <w:rFonts w:eastAsia="Arial" w:cs="Arial"/>
          <w:b/>
          <w:spacing w:val="2"/>
          <w:szCs w:val="24"/>
        </w:rPr>
        <w:t xml:space="preserve"> </w:t>
      </w:r>
      <w:r w:rsidRPr="00C50CD3">
        <w:rPr>
          <w:rFonts w:eastAsia="Arial" w:cs="Arial"/>
          <w:b/>
          <w:spacing w:val="1"/>
          <w:szCs w:val="24"/>
        </w:rPr>
        <w:t>k</w:t>
      </w:r>
      <w:r w:rsidRPr="00C50CD3">
        <w:rPr>
          <w:rFonts w:eastAsia="Arial" w:cs="Arial"/>
          <w:b/>
          <w:szCs w:val="24"/>
        </w:rPr>
        <w:t>n</w:t>
      </w:r>
      <w:r w:rsidRPr="00C50CD3">
        <w:rPr>
          <w:rFonts w:eastAsia="Arial" w:cs="Arial"/>
          <w:b/>
          <w:spacing w:val="-3"/>
          <w:szCs w:val="24"/>
        </w:rPr>
        <w:t>o</w:t>
      </w:r>
      <w:r w:rsidRPr="00C50CD3">
        <w:rPr>
          <w:rFonts w:eastAsia="Arial" w:cs="Arial"/>
          <w:b/>
          <w:spacing w:val="5"/>
          <w:szCs w:val="24"/>
        </w:rPr>
        <w:t>w</w:t>
      </w:r>
      <w:r w:rsidRPr="00C50CD3">
        <w:rPr>
          <w:rFonts w:eastAsia="Arial" w:cs="Arial"/>
          <w:b/>
          <w:spacing w:val="-2"/>
          <w:szCs w:val="24"/>
        </w:rPr>
        <w:t>l</w:t>
      </w:r>
      <w:r w:rsidRPr="00C50CD3">
        <w:rPr>
          <w:rFonts w:eastAsia="Arial" w:cs="Arial"/>
          <w:b/>
          <w:spacing w:val="1"/>
          <w:szCs w:val="24"/>
        </w:rPr>
        <w:t>e</w:t>
      </w:r>
      <w:r w:rsidRPr="00C50CD3">
        <w:rPr>
          <w:rFonts w:eastAsia="Arial" w:cs="Arial"/>
          <w:b/>
          <w:szCs w:val="24"/>
        </w:rPr>
        <w:t>dge</w:t>
      </w:r>
      <w:r w:rsidRPr="00C50CD3">
        <w:rPr>
          <w:rFonts w:eastAsia="Arial" w:cs="Arial"/>
          <w:b/>
          <w:spacing w:val="1"/>
          <w:szCs w:val="24"/>
        </w:rPr>
        <w:t xml:space="preserve"> </w:t>
      </w:r>
      <w:r w:rsidRPr="00C50CD3">
        <w:rPr>
          <w:rFonts w:eastAsia="Arial" w:cs="Arial"/>
          <w:b/>
          <w:spacing w:val="-3"/>
          <w:szCs w:val="24"/>
        </w:rPr>
        <w:t>o</w:t>
      </w:r>
      <w:r w:rsidRPr="00C50CD3">
        <w:rPr>
          <w:rFonts w:eastAsia="Arial" w:cs="Arial"/>
          <w:b/>
          <w:szCs w:val="24"/>
        </w:rPr>
        <w:t xml:space="preserve">f </w:t>
      </w:r>
      <w:r w:rsidRPr="00C50CD3">
        <w:rPr>
          <w:rFonts w:eastAsia="Arial" w:cs="Arial"/>
          <w:b/>
          <w:spacing w:val="-1"/>
          <w:szCs w:val="24"/>
        </w:rPr>
        <w:t>t</w:t>
      </w:r>
      <w:r w:rsidRPr="00C50CD3">
        <w:rPr>
          <w:rFonts w:eastAsia="Arial" w:cs="Arial"/>
          <w:b/>
          <w:szCs w:val="24"/>
        </w:rPr>
        <w:t>he</w:t>
      </w:r>
      <w:r w:rsidRPr="00C50CD3">
        <w:rPr>
          <w:rFonts w:eastAsia="Arial" w:cs="Arial"/>
          <w:b/>
          <w:spacing w:val="1"/>
          <w:szCs w:val="24"/>
        </w:rPr>
        <w:t xml:space="preserve"> </w:t>
      </w:r>
      <w:r w:rsidRPr="00C50CD3">
        <w:rPr>
          <w:rFonts w:eastAsia="Arial" w:cs="Arial"/>
          <w:b/>
          <w:szCs w:val="24"/>
        </w:rPr>
        <w:t>dom</w:t>
      </w:r>
      <w:r w:rsidRPr="00C50CD3">
        <w:rPr>
          <w:rFonts w:eastAsia="Arial" w:cs="Arial"/>
          <w:b/>
          <w:spacing w:val="1"/>
          <w:szCs w:val="24"/>
        </w:rPr>
        <w:t>a</w:t>
      </w:r>
      <w:r w:rsidRPr="00C50CD3">
        <w:rPr>
          <w:rFonts w:eastAsia="Arial" w:cs="Arial"/>
          <w:b/>
          <w:szCs w:val="24"/>
        </w:rPr>
        <w:t>in</w:t>
      </w:r>
    </w:p>
    <w:p w14:paraId="22FA1A96" w14:textId="77777777" w:rsidR="00C2015A" w:rsidRPr="00C50CD3" w:rsidRDefault="00C2015A" w:rsidP="00C2015A">
      <w:pPr>
        <w:ind w:left="233"/>
        <w:rPr>
          <w:rFonts w:eastAsia="Arial" w:cs="Arial"/>
          <w:szCs w:val="24"/>
        </w:rPr>
      </w:pPr>
      <w:r w:rsidRPr="00C50CD3">
        <w:rPr>
          <w:rFonts w:eastAsia="Arial" w:cs="Arial"/>
          <w:szCs w:val="24"/>
        </w:rPr>
        <w:t>0</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4"/>
          <w:szCs w:val="24"/>
        </w:rPr>
        <w:t xml:space="preserve"> </w:t>
      </w:r>
      <w:r w:rsidRPr="00C50CD3">
        <w:rPr>
          <w:rFonts w:eastAsia="Arial" w:cs="Arial"/>
          <w:szCs w:val="24"/>
        </w:rPr>
        <w:t>le</w:t>
      </w:r>
      <w:r w:rsidRPr="00C50CD3">
        <w:rPr>
          <w:rFonts w:eastAsia="Arial" w:cs="Arial"/>
          <w:spacing w:val="-1"/>
          <w:szCs w:val="24"/>
        </w:rPr>
        <w:t>a</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a</w:t>
      </w:r>
      <w:r w:rsidRPr="00C50CD3">
        <w:rPr>
          <w:rFonts w:eastAsia="Arial" w:cs="Arial"/>
          <w:spacing w:val="1"/>
          <w:szCs w:val="24"/>
        </w:rPr>
        <w:t>na</w:t>
      </w:r>
      <w:r w:rsidRPr="00C50CD3">
        <w:rPr>
          <w:rFonts w:eastAsia="Arial" w:cs="Arial"/>
          <w:szCs w:val="24"/>
        </w:rPr>
        <w:t>l</w:t>
      </w:r>
      <w:r w:rsidRPr="00C50CD3">
        <w:rPr>
          <w:rFonts w:eastAsia="Arial" w:cs="Arial"/>
          <w:spacing w:val="-3"/>
          <w:szCs w:val="24"/>
        </w:rPr>
        <w:t>y</w:t>
      </w:r>
      <w:r w:rsidRPr="00C50CD3">
        <w:rPr>
          <w:rFonts w:eastAsia="Arial" w:cs="Arial"/>
          <w:szCs w:val="24"/>
        </w:rPr>
        <w:t>st</w:t>
      </w:r>
      <w:r w:rsidRPr="00C50CD3">
        <w:rPr>
          <w:rFonts w:eastAsia="Arial" w:cs="Arial"/>
          <w:spacing w:val="1"/>
          <w:szCs w:val="24"/>
        </w:rPr>
        <w:t xml:space="preserve"> ha</w:t>
      </w:r>
      <w:r w:rsidRPr="00C50CD3">
        <w:rPr>
          <w:rFonts w:eastAsia="Arial" w:cs="Arial"/>
          <w:szCs w:val="24"/>
        </w:rPr>
        <w:t xml:space="preserve">s </w:t>
      </w:r>
      <w:r w:rsidRPr="00C50CD3">
        <w:rPr>
          <w:rFonts w:eastAsia="Arial" w:cs="Arial"/>
          <w:spacing w:val="1"/>
          <w:szCs w:val="24"/>
        </w:rPr>
        <w:t>n</w:t>
      </w:r>
      <w:r w:rsidRPr="00C50CD3">
        <w:rPr>
          <w:rFonts w:eastAsia="Arial" w:cs="Arial"/>
          <w:spacing w:val="-1"/>
          <w:szCs w:val="24"/>
        </w:rPr>
        <w:t>e</w:t>
      </w:r>
      <w:r w:rsidRPr="00C50CD3">
        <w:rPr>
          <w:rFonts w:eastAsia="Arial" w:cs="Arial"/>
          <w:spacing w:val="-2"/>
          <w:szCs w:val="24"/>
        </w:rPr>
        <w:t>v</w:t>
      </w:r>
      <w:r w:rsidRPr="00C50CD3">
        <w:rPr>
          <w:rFonts w:eastAsia="Arial" w:cs="Arial"/>
          <w:spacing w:val="1"/>
          <w:szCs w:val="24"/>
        </w:rPr>
        <w:t>e</w:t>
      </w:r>
      <w:r w:rsidRPr="00C50CD3">
        <w:rPr>
          <w:rFonts w:eastAsia="Arial" w:cs="Arial"/>
          <w:szCs w:val="24"/>
        </w:rPr>
        <w:t>r us</w:t>
      </w:r>
      <w:r w:rsidRPr="00C50CD3">
        <w:rPr>
          <w:rFonts w:eastAsia="Arial" w:cs="Arial"/>
          <w:spacing w:val="1"/>
          <w:szCs w:val="24"/>
        </w:rPr>
        <w:t>e</w:t>
      </w:r>
      <w:r w:rsidRPr="00C50CD3">
        <w:rPr>
          <w:rFonts w:eastAsia="Arial" w:cs="Arial"/>
          <w:szCs w:val="24"/>
        </w:rPr>
        <w:t>d</w:t>
      </w:r>
      <w:r w:rsidRPr="00C50CD3">
        <w:rPr>
          <w:rFonts w:eastAsia="Arial" w:cs="Arial"/>
          <w:spacing w:val="1"/>
          <w:szCs w:val="24"/>
        </w:rPr>
        <w:t xml:space="preserve"> O</w:t>
      </w:r>
      <w:r w:rsidRPr="00C50CD3">
        <w:rPr>
          <w:rFonts w:eastAsia="Arial" w:cs="Arial"/>
          <w:szCs w:val="24"/>
        </w:rPr>
        <w:t>O</w:t>
      </w:r>
      <w:r w:rsidRPr="00C50CD3">
        <w:rPr>
          <w:rFonts w:eastAsia="Arial" w:cs="Arial"/>
          <w:spacing w:val="-1"/>
          <w:szCs w:val="24"/>
        </w:rPr>
        <w:t xml:space="preserve"> </w:t>
      </w:r>
      <w:r w:rsidRPr="00C50CD3">
        <w:rPr>
          <w:rFonts w:eastAsia="Arial" w:cs="Arial"/>
          <w:spacing w:val="1"/>
          <w:szCs w:val="24"/>
        </w:rPr>
        <w:t>b</w:t>
      </w:r>
      <w:r w:rsidRPr="00C50CD3">
        <w:rPr>
          <w:rFonts w:eastAsia="Arial" w:cs="Arial"/>
          <w:spacing w:val="-1"/>
          <w:szCs w:val="24"/>
        </w:rPr>
        <w:t>e</w:t>
      </w:r>
      <w:r w:rsidRPr="00C50CD3">
        <w:rPr>
          <w:rFonts w:eastAsia="Arial" w:cs="Arial"/>
          <w:szCs w:val="24"/>
        </w:rPr>
        <w:t>f</w:t>
      </w:r>
      <w:r w:rsidRPr="00C50CD3">
        <w:rPr>
          <w:rFonts w:eastAsia="Arial" w:cs="Arial"/>
          <w:spacing w:val="1"/>
          <w:szCs w:val="24"/>
        </w:rPr>
        <w:t>o</w:t>
      </w:r>
      <w:r w:rsidRPr="00C50CD3">
        <w:rPr>
          <w:rFonts w:eastAsia="Arial" w:cs="Arial"/>
          <w:szCs w:val="24"/>
        </w:rPr>
        <w:t>re</w:t>
      </w:r>
    </w:p>
    <w:p w14:paraId="6FDAAC1B" w14:textId="77777777" w:rsidR="00C2015A" w:rsidRPr="00C50CD3" w:rsidRDefault="00C2015A" w:rsidP="00C2015A">
      <w:pPr>
        <w:ind w:left="233"/>
        <w:rPr>
          <w:rFonts w:eastAsia="Arial" w:cs="Arial"/>
          <w:szCs w:val="24"/>
        </w:rPr>
      </w:pPr>
      <w:r w:rsidRPr="00C50CD3">
        <w:rPr>
          <w:rFonts w:eastAsia="Arial" w:cs="Arial"/>
          <w:szCs w:val="24"/>
        </w:rPr>
        <w:t>1</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4"/>
          <w:szCs w:val="24"/>
        </w:rPr>
        <w:t xml:space="preserve"> </w:t>
      </w:r>
      <w:r w:rsidRPr="00C50CD3">
        <w:rPr>
          <w:rFonts w:eastAsia="Arial" w:cs="Arial"/>
          <w:szCs w:val="24"/>
        </w:rPr>
        <w:t>le</w:t>
      </w:r>
      <w:r w:rsidRPr="00C50CD3">
        <w:rPr>
          <w:rFonts w:eastAsia="Arial" w:cs="Arial"/>
          <w:spacing w:val="-1"/>
          <w:szCs w:val="24"/>
        </w:rPr>
        <w:t>a</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a</w:t>
      </w:r>
      <w:r w:rsidRPr="00C50CD3">
        <w:rPr>
          <w:rFonts w:eastAsia="Arial" w:cs="Arial"/>
          <w:spacing w:val="1"/>
          <w:szCs w:val="24"/>
        </w:rPr>
        <w:t>na</w:t>
      </w:r>
      <w:r w:rsidRPr="00C50CD3">
        <w:rPr>
          <w:rFonts w:eastAsia="Arial" w:cs="Arial"/>
          <w:szCs w:val="24"/>
        </w:rPr>
        <w:t>l</w:t>
      </w:r>
      <w:r w:rsidRPr="00C50CD3">
        <w:rPr>
          <w:rFonts w:eastAsia="Arial" w:cs="Arial"/>
          <w:spacing w:val="-3"/>
          <w:szCs w:val="24"/>
        </w:rPr>
        <w:t>y</w:t>
      </w:r>
      <w:r w:rsidRPr="00C50CD3">
        <w:rPr>
          <w:rFonts w:eastAsia="Arial" w:cs="Arial"/>
          <w:szCs w:val="24"/>
        </w:rPr>
        <w:t>st</w:t>
      </w:r>
      <w:r w:rsidRPr="00C50CD3">
        <w:rPr>
          <w:rFonts w:eastAsia="Arial" w:cs="Arial"/>
          <w:spacing w:val="2"/>
          <w:szCs w:val="24"/>
        </w:rPr>
        <w:t xml:space="preserve"> </w:t>
      </w:r>
      <w:r w:rsidRPr="00C50CD3">
        <w:rPr>
          <w:rFonts w:eastAsia="Arial" w:cs="Arial"/>
          <w:spacing w:val="1"/>
          <w:szCs w:val="24"/>
        </w:rPr>
        <w:t>ha</w:t>
      </w:r>
      <w:r w:rsidRPr="00C50CD3">
        <w:rPr>
          <w:rFonts w:eastAsia="Arial" w:cs="Arial"/>
          <w:szCs w:val="24"/>
        </w:rPr>
        <w:t xml:space="preserve">s </w:t>
      </w:r>
      <w:r w:rsidRPr="00C50CD3">
        <w:rPr>
          <w:rFonts w:eastAsia="Arial" w:cs="Arial"/>
          <w:spacing w:val="-2"/>
          <w:szCs w:val="24"/>
        </w:rPr>
        <w:t>w</w:t>
      </w:r>
      <w:r w:rsidRPr="00C50CD3">
        <w:rPr>
          <w:rFonts w:eastAsia="Arial" w:cs="Arial"/>
          <w:spacing w:val="1"/>
          <w:szCs w:val="24"/>
        </w:rPr>
        <w:t>o</w:t>
      </w:r>
      <w:r w:rsidRPr="00C50CD3">
        <w:rPr>
          <w:rFonts w:eastAsia="Arial" w:cs="Arial"/>
          <w:szCs w:val="24"/>
        </w:rPr>
        <w:t>rked</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zCs w:val="24"/>
        </w:rPr>
        <w:t>ith</w:t>
      </w:r>
      <w:r w:rsidRPr="00C50CD3">
        <w:rPr>
          <w:rFonts w:eastAsia="Arial" w:cs="Arial"/>
          <w:spacing w:val="1"/>
          <w:szCs w:val="24"/>
        </w:rPr>
        <w:t xml:space="preserve"> O</w:t>
      </w:r>
      <w:r w:rsidRPr="00C50CD3">
        <w:rPr>
          <w:rFonts w:eastAsia="Arial" w:cs="Arial"/>
          <w:szCs w:val="24"/>
        </w:rPr>
        <w:t>O</w:t>
      </w:r>
      <w:r w:rsidRPr="00C50CD3">
        <w:rPr>
          <w:rFonts w:eastAsia="Arial" w:cs="Arial"/>
          <w:spacing w:val="1"/>
          <w:szCs w:val="24"/>
        </w:rPr>
        <w:t xml:space="preserve"> p</w:t>
      </w:r>
      <w:r w:rsidRPr="00C50CD3">
        <w:rPr>
          <w:rFonts w:eastAsia="Arial" w:cs="Arial"/>
          <w:spacing w:val="-3"/>
          <w:szCs w:val="24"/>
        </w:rPr>
        <w:t>r</w:t>
      </w:r>
      <w:r w:rsidRPr="00C50CD3">
        <w:rPr>
          <w:rFonts w:eastAsia="Arial" w:cs="Arial"/>
          <w:spacing w:val="1"/>
          <w:szCs w:val="24"/>
        </w:rPr>
        <w:t>o</w:t>
      </w:r>
      <w:r w:rsidRPr="00C50CD3">
        <w:rPr>
          <w:rFonts w:eastAsia="Arial" w:cs="Arial"/>
          <w:spacing w:val="-1"/>
          <w:szCs w:val="24"/>
        </w:rPr>
        <w:t>g</w:t>
      </w:r>
      <w:r w:rsidRPr="00C50CD3">
        <w:rPr>
          <w:rFonts w:eastAsia="Arial" w:cs="Arial"/>
          <w:szCs w:val="24"/>
        </w:rPr>
        <w:t>ra</w:t>
      </w:r>
      <w:r w:rsidRPr="00C50CD3">
        <w:rPr>
          <w:rFonts w:eastAsia="Arial" w:cs="Arial"/>
          <w:spacing w:val="2"/>
          <w:szCs w:val="24"/>
        </w:rPr>
        <w:t>m</w:t>
      </w:r>
      <w:r w:rsidRPr="00C50CD3">
        <w:rPr>
          <w:rFonts w:eastAsia="Arial" w:cs="Arial"/>
          <w:szCs w:val="24"/>
        </w:rPr>
        <w:t>s</w:t>
      </w:r>
    </w:p>
    <w:p w14:paraId="330969D1" w14:textId="77777777" w:rsidR="00C2015A" w:rsidRPr="00C50CD3" w:rsidRDefault="00C2015A" w:rsidP="00C2015A">
      <w:pPr>
        <w:pStyle w:val="TOCHeading"/>
        <w:ind w:left="233"/>
      </w:pPr>
      <w:r w:rsidRPr="00C50CD3">
        <w:t>2</w:t>
      </w:r>
      <w:r w:rsidRPr="00C50CD3">
        <w:rPr>
          <w:spacing w:val="1"/>
        </w:rPr>
        <w:t xml:space="preserve"> </w:t>
      </w:r>
      <w:r w:rsidRPr="00C50CD3">
        <w:rPr>
          <w:spacing w:val="-2"/>
        </w:rPr>
        <w:t>i</w:t>
      </w:r>
      <w:r w:rsidRPr="00C50CD3">
        <w:t>f</w:t>
      </w:r>
      <w:r w:rsidRPr="00C50CD3">
        <w:rPr>
          <w:spacing w:val="4"/>
        </w:rPr>
        <w:t xml:space="preserve"> </w:t>
      </w:r>
      <w:r w:rsidRPr="00C50CD3">
        <w:t>le</w:t>
      </w:r>
      <w:r w:rsidRPr="00C50CD3">
        <w:rPr>
          <w:spacing w:val="-1"/>
        </w:rPr>
        <w:t>a</w:t>
      </w:r>
      <w:r w:rsidRPr="00C50CD3">
        <w:t>d</w:t>
      </w:r>
      <w:r w:rsidRPr="00C50CD3">
        <w:rPr>
          <w:spacing w:val="1"/>
        </w:rPr>
        <w:t xml:space="preserve"> </w:t>
      </w:r>
      <w:r w:rsidRPr="00C50CD3">
        <w:rPr>
          <w:spacing w:val="-1"/>
        </w:rPr>
        <w:t>a</w:t>
      </w:r>
      <w:r w:rsidRPr="00C50CD3">
        <w:rPr>
          <w:spacing w:val="1"/>
        </w:rPr>
        <w:t>na</w:t>
      </w:r>
      <w:r w:rsidRPr="00C50CD3">
        <w:t>l</w:t>
      </w:r>
      <w:r w:rsidRPr="00C50CD3">
        <w:rPr>
          <w:spacing w:val="-3"/>
        </w:rPr>
        <w:t>y</w:t>
      </w:r>
      <w:r w:rsidRPr="00C50CD3">
        <w:t>st</w:t>
      </w:r>
      <w:r w:rsidRPr="00C50CD3">
        <w:rPr>
          <w:spacing w:val="2"/>
        </w:rPr>
        <w:t xml:space="preserve"> </w:t>
      </w:r>
      <w:r w:rsidRPr="00C50CD3">
        <w:rPr>
          <w:spacing w:val="1"/>
        </w:rPr>
        <w:t>ha</w:t>
      </w:r>
      <w:r w:rsidRPr="00C50CD3">
        <w:t>s</w:t>
      </w:r>
      <w:r w:rsidRPr="00C50CD3">
        <w:rPr>
          <w:spacing w:val="1"/>
        </w:rPr>
        <w:t xml:space="preserve"> </w:t>
      </w:r>
      <w:r w:rsidRPr="00C50CD3">
        <w:rPr>
          <w:spacing w:val="-2"/>
        </w:rPr>
        <w:t>O</w:t>
      </w:r>
      <w:r w:rsidRPr="00C50CD3">
        <w:t>O</w:t>
      </w:r>
      <w:r w:rsidRPr="00C50CD3">
        <w:rPr>
          <w:spacing w:val="1"/>
        </w:rPr>
        <w:t xml:space="preserve"> e</w:t>
      </w:r>
      <w:r w:rsidRPr="00C50CD3">
        <w:rPr>
          <w:spacing w:val="-2"/>
        </w:rPr>
        <w:t>x</w:t>
      </w:r>
      <w:r w:rsidRPr="00C50CD3">
        <w:rPr>
          <w:spacing w:val="1"/>
        </w:rPr>
        <w:t>pe</w:t>
      </w:r>
      <w:r w:rsidRPr="00C50CD3">
        <w:t>r</w:t>
      </w:r>
      <w:r w:rsidRPr="00C50CD3">
        <w:rPr>
          <w:spacing w:val="-1"/>
        </w:rPr>
        <w:t>i</w:t>
      </w:r>
      <w:r w:rsidRPr="00C50CD3">
        <w:rPr>
          <w:spacing w:val="1"/>
        </w:rPr>
        <w:t>en</w:t>
      </w:r>
      <w:r w:rsidRPr="00C50CD3">
        <w:t>ce</w:t>
      </w:r>
      <w:r w:rsidRPr="00C50CD3">
        <w:rPr>
          <w:spacing w:val="1"/>
        </w:rPr>
        <w:t xml:space="preserve"> a</w:t>
      </w:r>
      <w:r w:rsidRPr="00C50CD3">
        <w:rPr>
          <w:spacing w:val="-1"/>
        </w:rPr>
        <w:t>n</w:t>
      </w:r>
      <w:r w:rsidRPr="00C50CD3">
        <w:t>d</w:t>
      </w:r>
      <w:r w:rsidRPr="00C50CD3">
        <w:rPr>
          <w:spacing w:val="2"/>
        </w:rPr>
        <w:t xml:space="preserve"> </w:t>
      </w:r>
      <w:r w:rsidRPr="00C50CD3">
        <w:t>k</w:t>
      </w:r>
      <w:r w:rsidRPr="00C50CD3">
        <w:rPr>
          <w:spacing w:val="-1"/>
        </w:rPr>
        <w:t>no</w:t>
      </w:r>
      <w:r w:rsidRPr="00C50CD3">
        <w:rPr>
          <w:spacing w:val="-3"/>
        </w:rPr>
        <w:t>w</w:t>
      </w:r>
      <w:r w:rsidRPr="00C50CD3">
        <w:t>le</w:t>
      </w:r>
      <w:r w:rsidRPr="00C50CD3">
        <w:rPr>
          <w:spacing w:val="1"/>
        </w:rPr>
        <w:t>d</w:t>
      </w:r>
      <w:r w:rsidRPr="00C50CD3">
        <w:rPr>
          <w:spacing w:val="-1"/>
        </w:rPr>
        <w:t>g</w:t>
      </w:r>
      <w:r w:rsidRPr="00C50CD3">
        <w:t>e</w:t>
      </w:r>
      <w:r w:rsidRPr="00C50CD3">
        <w:rPr>
          <w:spacing w:val="2"/>
        </w:rPr>
        <w:t xml:space="preserve"> </w:t>
      </w:r>
      <w:r w:rsidRPr="00C50CD3">
        <w:rPr>
          <w:spacing w:val="1"/>
        </w:rPr>
        <w:t>o</w:t>
      </w:r>
      <w:r w:rsidRPr="00C50CD3">
        <w:t>f</w:t>
      </w:r>
      <w:r w:rsidRPr="00C50CD3">
        <w:rPr>
          <w:spacing w:val="3"/>
        </w:rPr>
        <w:t xml:space="preserve"> </w:t>
      </w:r>
      <w:r w:rsidRPr="00C50CD3">
        <w:t>U</w:t>
      </w:r>
      <w:r w:rsidRPr="00C50CD3">
        <w:rPr>
          <w:spacing w:val="-1"/>
        </w:rPr>
        <w:t>M</w:t>
      </w:r>
      <w:r w:rsidRPr="00C50CD3">
        <w:t>L</w:t>
      </w:r>
      <w:r w:rsidRPr="00C50CD3">
        <w:rPr>
          <w:spacing w:val="-1"/>
        </w:rPr>
        <w:t xml:space="preserve"> </w:t>
      </w:r>
      <w:r w:rsidRPr="00C50CD3">
        <w:rPr>
          <w:spacing w:val="1"/>
        </w:rPr>
        <w:t>m</w:t>
      </w:r>
      <w:r w:rsidRPr="00C50CD3">
        <w:rPr>
          <w:spacing w:val="-1"/>
        </w:rPr>
        <w:t>o</w:t>
      </w:r>
      <w:r w:rsidRPr="00C50CD3">
        <w:rPr>
          <w:spacing w:val="1"/>
        </w:rPr>
        <w:t>de</w:t>
      </w:r>
      <w:r w:rsidRPr="00C50CD3">
        <w:t>l</w:t>
      </w:r>
      <w:r w:rsidRPr="00C50CD3">
        <w:rPr>
          <w:spacing w:val="-1"/>
        </w:rPr>
        <w:t>l</w:t>
      </w:r>
      <w:r w:rsidRPr="00C50CD3">
        <w:t>ing</w:t>
      </w:r>
    </w:p>
    <w:p w14:paraId="0B2D40E2" w14:textId="77777777" w:rsidR="00C2015A" w:rsidRPr="00C50CD3" w:rsidRDefault="00C2015A" w:rsidP="00C2015A">
      <w:pPr>
        <w:ind w:left="233"/>
      </w:pPr>
      <w:r w:rsidRPr="00C50CD3">
        <w:t>3</w:t>
      </w:r>
      <w:r w:rsidRPr="00C50CD3">
        <w:rPr>
          <w:spacing w:val="1"/>
        </w:rPr>
        <w:t xml:space="preserve"> </w:t>
      </w:r>
      <w:r w:rsidRPr="00C50CD3">
        <w:rPr>
          <w:spacing w:val="-2"/>
        </w:rPr>
        <w:t>i</w:t>
      </w:r>
      <w:r w:rsidRPr="00C50CD3">
        <w:t>f</w:t>
      </w:r>
      <w:r w:rsidRPr="00C50CD3">
        <w:rPr>
          <w:spacing w:val="4"/>
        </w:rPr>
        <w:t xml:space="preserve"> </w:t>
      </w:r>
      <w:r w:rsidRPr="00C50CD3">
        <w:t>le</w:t>
      </w:r>
      <w:r w:rsidRPr="00C50CD3">
        <w:rPr>
          <w:spacing w:val="-1"/>
        </w:rPr>
        <w:t>a</w:t>
      </w:r>
      <w:r w:rsidRPr="00C50CD3">
        <w:t>d</w:t>
      </w:r>
      <w:r w:rsidRPr="00C50CD3">
        <w:rPr>
          <w:spacing w:val="1"/>
        </w:rPr>
        <w:t xml:space="preserve"> </w:t>
      </w:r>
      <w:r w:rsidRPr="00C50CD3">
        <w:rPr>
          <w:spacing w:val="-1"/>
        </w:rPr>
        <w:t>a</w:t>
      </w:r>
      <w:r w:rsidRPr="00C50CD3">
        <w:rPr>
          <w:spacing w:val="1"/>
        </w:rPr>
        <w:t>na</w:t>
      </w:r>
      <w:r w:rsidRPr="00C50CD3">
        <w:t>l</w:t>
      </w:r>
      <w:r w:rsidRPr="00C50CD3">
        <w:rPr>
          <w:spacing w:val="-3"/>
        </w:rPr>
        <w:t>y</w:t>
      </w:r>
      <w:r w:rsidRPr="00C50CD3">
        <w:t>st</w:t>
      </w:r>
      <w:r w:rsidRPr="00C50CD3">
        <w:rPr>
          <w:spacing w:val="2"/>
        </w:rPr>
        <w:t xml:space="preserve"> </w:t>
      </w:r>
      <w:r w:rsidRPr="00C50CD3">
        <w:rPr>
          <w:spacing w:val="1"/>
        </w:rPr>
        <w:t>ha</w:t>
      </w:r>
      <w:r w:rsidRPr="00C50CD3">
        <w:t>s</w:t>
      </w:r>
      <w:r w:rsidRPr="00C50CD3">
        <w:rPr>
          <w:spacing w:val="1"/>
        </w:rPr>
        <w:t xml:space="preserve"> </w:t>
      </w:r>
      <w:r w:rsidRPr="00C50CD3">
        <w:rPr>
          <w:spacing w:val="-2"/>
        </w:rPr>
        <w:t>O</w:t>
      </w:r>
      <w:r w:rsidRPr="00C50CD3">
        <w:t>O</w:t>
      </w:r>
      <w:r w:rsidRPr="00C50CD3">
        <w:rPr>
          <w:spacing w:val="1"/>
        </w:rPr>
        <w:t xml:space="preserve"> e</w:t>
      </w:r>
      <w:r w:rsidRPr="00C50CD3">
        <w:rPr>
          <w:spacing w:val="-2"/>
        </w:rPr>
        <w:t>x</w:t>
      </w:r>
      <w:r w:rsidRPr="00C50CD3">
        <w:rPr>
          <w:spacing w:val="1"/>
        </w:rPr>
        <w:t>pe</w:t>
      </w:r>
      <w:r w:rsidRPr="00C50CD3">
        <w:t>r</w:t>
      </w:r>
      <w:r w:rsidRPr="00C50CD3">
        <w:rPr>
          <w:spacing w:val="-1"/>
        </w:rPr>
        <w:t>i</w:t>
      </w:r>
      <w:r w:rsidRPr="00C50CD3">
        <w:rPr>
          <w:spacing w:val="1"/>
        </w:rPr>
        <w:t>en</w:t>
      </w:r>
      <w:r w:rsidRPr="00C50CD3">
        <w:t>ce</w:t>
      </w:r>
      <w:r w:rsidRPr="00C50CD3">
        <w:rPr>
          <w:spacing w:val="-1"/>
        </w:rPr>
        <w:t xml:space="preserve"> </w:t>
      </w:r>
      <w:r w:rsidRPr="00C50CD3">
        <w:rPr>
          <w:spacing w:val="1"/>
        </w:rPr>
        <w:t>a</w:t>
      </w:r>
      <w:r w:rsidRPr="00C50CD3">
        <w:rPr>
          <w:spacing w:val="-1"/>
        </w:rPr>
        <w:t>n</w:t>
      </w:r>
      <w:r w:rsidRPr="00C50CD3">
        <w:t>d</w:t>
      </w:r>
      <w:r w:rsidRPr="00C50CD3">
        <w:rPr>
          <w:spacing w:val="1"/>
        </w:rPr>
        <w:t xml:space="preserve"> </w:t>
      </w:r>
      <w:r w:rsidRPr="00C50CD3">
        <w:t>a</w:t>
      </w:r>
      <w:r w:rsidRPr="00C50CD3">
        <w:rPr>
          <w:spacing w:val="1"/>
        </w:rPr>
        <w:t xml:space="preserve"> </w:t>
      </w:r>
      <w:r w:rsidRPr="00C50CD3">
        <w:rPr>
          <w:spacing w:val="-2"/>
        </w:rPr>
        <w:t>s</w:t>
      </w:r>
      <w:r w:rsidRPr="00C50CD3">
        <w:rPr>
          <w:spacing w:val="-1"/>
        </w:rPr>
        <w:t>o</w:t>
      </w:r>
      <w:r w:rsidRPr="00C50CD3">
        <w:rPr>
          <w:spacing w:val="1"/>
        </w:rPr>
        <w:t>un</w:t>
      </w:r>
      <w:r w:rsidRPr="00C50CD3">
        <w:t>d</w:t>
      </w:r>
      <w:r w:rsidRPr="00C50CD3">
        <w:rPr>
          <w:spacing w:val="1"/>
        </w:rPr>
        <w:t xml:space="preserve"> </w:t>
      </w:r>
      <w:r w:rsidRPr="00C50CD3">
        <w:rPr>
          <w:spacing w:val="-2"/>
        </w:rPr>
        <w:t>k</w:t>
      </w:r>
      <w:r w:rsidRPr="00C50CD3">
        <w:rPr>
          <w:spacing w:val="1"/>
        </w:rPr>
        <w:t>no</w:t>
      </w:r>
      <w:r w:rsidRPr="00C50CD3">
        <w:rPr>
          <w:spacing w:val="-3"/>
        </w:rPr>
        <w:t>w</w:t>
      </w:r>
      <w:r w:rsidRPr="00C50CD3">
        <w:t>le</w:t>
      </w:r>
      <w:r w:rsidRPr="00C50CD3">
        <w:rPr>
          <w:spacing w:val="1"/>
        </w:rPr>
        <w:t>d</w:t>
      </w:r>
      <w:r w:rsidRPr="00C50CD3">
        <w:rPr>
          <w:spacing w:val="-1"/>
        </w:rPr>
        <w:t>g</w:t>
      </w:r>
      <w:r w:rsidRPr="00C50CD3">
        <w:t>e</w:t>
      </w:r>
      <w:r w:rsidRPr="00C50CD3">
        <w:rPr>
          <w:spacing w:val="1"/>
        </w:rPr>
        <w:t xml:space="preserve"> </w:t>
      </w:r>
      <w:r w:rsidRPr="00C50CD3">
        <w:rPr>
          <w:spacing w:val="-1"/>
        </w:rPr>
        <w:t>o</w:t>
      </w:r>
      <w:r w:rsidRPr="00C50CD3">
        <w:t>f</w:t>
      </w:r>
      <w:r w:rsidRPr="00C50CD3">
        <w:rPr>
          <w:spacing w:val="3"/>
        </w:rPr>
        <w:t xml:space="preserve"> </w:t>
      </w:r>
      <w:r w:rsidRPr="00C50CD3">
        <w:t>U</w:t>
      </w:r>
      <w:r w:rsidRPr="00C50CD3">
        <w:rPr>
          <w:spacing w:val="-1"/>
        </w:rPr>
        <w:t>ML</w:t>
      </w:r>
      <w:r w:rsidRPr="00C50CD3">
        <w:t>,</w:t>
      </w:r>
      <w:r w:rsidRPr="00C50CD3">
        <w:rPr>
          <w:spacing w:val="1"/>
        </w:rPr>
        <w:t xml:space="preserve"> </w:t>
      </w:r>
      <w:r w:rsidRPr="00C50CD3">
        <w:t>A</w:t>
      </w:r>
      <w:r w:rsidRPr="00C50CD3">
        <w:rPr>
          <w:spacing w:val="-1"/>
        </w:rPr>
        <w:t>g</w:t>
      </w:r>
      <w:r w:rsidRPr="00C50CD3">
        <w:t>i</w:t>
      </w:r>
      <w:r w:rsidRPr="00C50CD3">
        <w:rPr>
          <w:spacing w:val="-1"/>
        </w:rPr>
        <w:t>l</w:t>
      </w:r>
      <w:r w:rsidRPr="00C50CD3">
        <w:t>e</w:t>
      </w:r>
      <w:r w:rsidRPr="00C50CD3">
        <w:rPr>
          <w:spacing w:val="1"/>
        </w:rPr>
        <w:t xml:space="preserve"> </w:t>
      </w:r>
      <w:r w:rsidRPr="00C50CD3">
        <w:rPr>
          <w:spacing w:val="2"/>
        </w:rPr>
        <w:t>m</w:t>
      </w:r>
      <w:r w:rsidRPr="00C50CD3">
        <w:rPr>
          <w:spacing w:val="-1"/>
        </w:rPr>
        <w:t>o</w:t>
      </w:r>
      <w:r w:rsidRPr="00C50CD3">
        <w:rPr>
          <w:spacing w:val="1"/>
        </w:rPr>
        <w:t>de</w:t>
      </w:r>
      <w:r w:rsidRPr="00C50CD3">
        <w:t>l</w:t>
      </w:r>
      <w:r w:rsidRPr="00C50CD3">
        <w:rPr>
          <w:spacing w:val="-1"/>
        </w:rPr>
        <w:t>l</w:t>
      </w:r>
      <w:r w:rsidRPr="00C50CD3">
        <w:t>ing</w:t>
      </w:r>
      <w:r w:rsidRPr="00C50CD3">
        <w:rPr>
          <w:spacing w:val="-1"/>
        </w:rPr>
        <w:t xml:space="preserve"> </w:t>
      </w:r>
      <w:r w:rsidRPr="00C50CD3">
        <w:rPr>
          <w:spacing w:val="1"/>
        </w:rPr>
        <w:t>e</w:t>
      </w:r>
      <w:r w:rsidRPr="00C50CD3">
        <w:t>tc</w:t>
      </w:r>
      <w:r>
        <w:t>.</w:t>
      </w:r>
    </w:p>
    <w:p w14:paraId="621EDC4A" w14:textId="77777777" w:rsidR="00C2015A" w:rsidRPr="00C50CD3" w:rsidRDefault="00C2015A" w:rsidP="00C2015A">
      <w:pPr>
        <w:ind w:left="233"/>
        <w:rPr>
          <w:rFonts w:eastAsia="Arial" w:cs="Arial"/>
          <w:szCs w:val="24"/>
        </w:rPr>
      </w:pPr>
      <w:r w:rsidRPr="00C50CD3">
        <w:rPr>
          <w:rFonts w:eastAsia="Arial" w:cs="Arial"/>
          <w:szCs w:val="24"/>
        </w:rPr>
        <w:t>4</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4"/>
          <w:szCs w:val="24"/>
        </w:rPr>
        <w:t xml:space="preserve"> </w:t>
      </w:r>
      <w:r w:rsidRPr="00C50CD3">
        <w:rPr>
          <w:rFonts w:eastAsia="Arial" w:cs="Arial"/>
          <w:szCs w:val="24"/>
        </w:rPr>
        <w:t>le</w:t>
      </w:r>
      <w:r w:rsidRPr="00C50CD3">
        <w:rPr>
          <w:rFonts w:eastAsia="Arial" w:cs="Arial"/>
          <w:spacing w:val="-1"/>
          <w:szCs w:val="24"/>
        </w:rPr>
        <w:t>a</w:t>
      </w:r>
      <w:r w:rsidRPr="00C50CD3">
        <w:rPr>
          <w:rFonts w:eastAsia="Arial" w:cs="Arial"/>
          <w:szCs w:val="24"/>
        </w:rPr>
        <w:t>d</w:t>
      </w:r>
      <w:r w:rsidRPr="00C50CD3">
        <w:rPr>
          <w:rFonts w:eastAsia="Arial" w:cs="Arial"/>
          <w:spacing w:val="2"/>
          <w:szCs w:val="24"/>
        </w:rPr>
        <w:t xml:space="preserve"> </w:t>
      </w:r>
      <w:r w:rsidRPr="00C50CD3">
        <w:rPr>
          <w:rFonts w:eastAsia="Arial" w:cs="Arial"/>
          <w:spacing w:val="-1"/>
          <w:szCs w:val="24"/>
        </w:rPr>
        <w:t>a</w:t>
      </w:r>
      <w:r w:rsidRPr="00C50CD3">
        <w:rPr>
          <w:rFonts w:eastAsia="Arial" w:cs="Arial"/>
          <w:spacing w:val="1"/>
          <w:szCs w:val="24"/>
        </w:rPr>
        <w:t>na</w:t>
      </w:r>
      <w:r w:rsidRPr="00C50CD3">
        <w:rPr>
          <w:rFonts w:eastAsia="Arial" w:cs="Arial"/>
          <w:szCs w:val="24"/>
        </w:rPr>
        <w:t>l</w:t>
      </w:r>
      <w:r w:rsidRPr="00C50CD3">
        <w:rPr>
          <w:rFonts w:eastAsia="Arial" w:cs="Arial"/>
          <w:spacing w:val="-3"/>
          <w:szCs w:val="24"/>
        </w:rPr>
        <w:t>y</w:t>
      </w:r>
      <w:r w:rsidRPr="00C50CD3">
        <w:rPr>
          <w:rFonts w:eastAsia="Arial" w:cs="Arial"/>
          <w:szCs w:val="24"/>
        </w:rPr>
        <w:t>st</w:t>
      </w:r>
      <w:r w:rsidRPr="00C50CD3">
        <w:rPr>
          <w:rFonts w:eastAsia="Arial" w:cs="Arial"/>
          <w:spacing w:val="2"/>
          <w:szCs w:val="24"/>
        </w:rPr>
        <w:t xml:space="preserve">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t>
      </w:r>
      <w:r w:rsidRPr="00C50CD3">
        <w:rPr>
          <w:rFonts w:eastAsia="Arial" w:cs="Arial"/>
          <w:spacing w:val="1"/>
          <w:szCs w:val="24"/>
        </w:rPr>
        <w:t>e</w:t>
      </w:r>
      <w:r w:rsidRPr="00C50CD3">
        <w:rPr>
          <w:rFonts w:eastAsia="Arial" w:cs="Arial"/>
          <w:spacing w:val="-2"/>
          <w:szCs w:val="24"/>
        </w:rPr>
        <w:t>x</w:t>
      </w:r>
      <w:r w:rsidRPr="00C50CD3">
        <w:rPr>
          <w:rFonts w:eastAsia="Arial" w:cs="Arial"/>
          <w:spacing w:val="1"/>
          <w:szCs w:val="24"/>
        </w:rPr>
        <w:t>pe</w:t>
      </w:r>
      <w:r w:rsidRPr="00C50CD3">
        <w:rPr>
          <w:rFonts w:eastAsia="Arial" w:cs="Arial"/>
          <w:szCs w:val="24"/>
        </w:rPr>
        <w:t>r</w:t>
      </w:r>
      <w:r w:rsidRPr="00C50CD3">
        <w:rPr>
          <w:rFonts w:eastAsia="Arial" w:cs="Arial"/>
          <w:spacing w:val="-1"/>
          <w:szCs w:val="24"/>
        </w:rPr>
        <w:t>i</w:t>
      </w:r>
      <w:r w:rsidRPr="00C50CD3">
        <w:rPr>
          <w:rFonts w:eastAsia="Arial" w:cs="Arial"/>
          <w:spacing w:val="1"/>
          <w:szCs w:val="24"/>
        </w:rPr>
        <w:t>en</w:t>
      </w:r>
      <w:r w:rsidRPr="00C50CD3">
        <w:rPr>
          <w:rFonts w:eastAsia="Arial" w:cs="Arial"/>
          <w:szCs w:val="24"/>
        </w:rPr>
        <w:t>ce</w:t>
      </w:r>
      <w:r w:rsidRPr="00C50CD3">
        <w:rPr>
          <w:rFonts w:eastAsia="Arial" w:cs="Arial"/>
          <w:spacing w:val="2"/>
          <w:szCs w:val="24"/>
        </w:rPr>
        <w:t xml:space="preserve"> </w:t>
      </w:r>
      <w:r w:rsidRPr="00C50CD3">
        <w:rPr>
          <w:rFonts w:eastAsia="Arial" w:cs="Arial"/>
          <w:spacing w:val="-3"/>
          <w:szCs w:val="24"/>
        </w:rPr>
        <w:t>w</w:t>
      </w:r>
      <w:r w:rsidRPr="00C50CD3">
        <w:rPr>
          <w:rFonts w:eastAsia="Arial" w:cs="Arial"/>
          <w:szCs w:val="24"/>
        </w:rPr>
        <w:t>ith</w:t>
      </w:r>
      <w:r w:rsidRPr="00C50CD3">
        <w:rPr>
          <w:rFonts w:eastAsia="Arial" w:cs="Arial"/>
          <w:spacing w:val="1"/>
          <w:szCs w:val="24"/>
        </w:rPr>
        <w:t xml:space="preserve"> fu</w:t>
      </w:r>
      <w:r w:rsidRPr="00C50CD3">
        <w:rPr>
          <w:rFonts w:eastAsia="Arial" w:cs="Arial"/>
          <w:szCs w:val="24"/>
        </w:rPr>
        <w:t>ll</w:t>
      </w:r>
      <w:r w:rsidRPr="00C50CD3">
        <w:rPr>
          <w:rFonts w:eastAsia="Arial" w:cs="Arial"/>
          <w:spacing w:val="-1"/>
          <w:szCs w:val="24"/>
        </w:rPr>
        <w:t xml:space="preserve"> </w:t>
      </w:r>
      <w:r w:rsidRPr="00C50CD3">
        <w:rPr>
          <w:rFonts w:eastAsia="Arial" w:cs="Arial"/>
          <w:szCs w:val="24"/>
        </w:rPr>
        <w:t>3</w:t>
      </w:r>
      <w:r w:rsidRPr="00C50CD3">
        <w:rPr>
          <w:rFonts w:eastAsia="Arial" w:cs="Arial"/>
          <w:spacing w:val="1"/>
          <w:szCs w:val="24"/>
        </w:rPr>
        <w:t xml:space="preserve"> t</w:t>
      </w:r>
      <w:r w:rsidRPr="00C50CD3">
        <w:rPr>
          <w:rFonts w:eastAsia="Arial" w:cs="Arial"/>
          <w:szCs w:val="24"/>
        </w:rPr>
        <w:t>ier</w:t>
      </w:r>
      <w:r w:rsidRPr="00C50CD3">
        <w:rPr>
          <w:rFonts w:eastAsia="Arial" w:cs="Arial"/>
          <w:spacing w:val="-2"/>
          <w:szCs w:val="24"/>
        </w:rPr>
        <w:t xml:space="preserve"> </w:t>
      </w:r>
      <w:r w:rsidRPr="00C50CD3">
        <w:rPr>
          <w:rFonts w:eastAsia="Arial" w:cs="Arial"/>
          <w:spacing w:val="-3"/>
          <w:szCs w:val="24"/>
        </w:rPr>
        <w:t>w</w:t>
      </w:r>
      <w:r w:rsidRPr="00C50CD3">
        <w:rPr>
          <w:rFonts w:eastAsia="Arial" w:cs="Arial"/>
          <w:spacing w:val="1"/>
          <w:szCs w:val="24"/>
        </w:rPr>
        <w:t>e</w:t>
      </w:r>
      <w:r w:rsidRPr="00C50CD3">
        <w:rPr>
          <w:rFonts w:eastAsia="Arial" w:cs="Arial"/>
          <w:szCs w:val="24"/>
        </w:rPr>
        <w:t>b</w:t>
      </w:r>
      <w:r w:rsidRPr="00C50CD3">
        <w:rPr>
          <w:rFonts w:eastAsia="Arial" w:cs="Arial"/>
          <w:spacing w:val="1"/>
          <w:szCs w:val="24"/>
        </w:rPr>
        <w:t xml:space="preserve"> ba</w:t>
      </w:r>
      <w:r w:rsidRPr="00C50CD3">
        <w:rPr>
          <w:rFonts w:eastAsia="Arial" w:cs="Arial"/>
          <w:szCs w:val="24"/>
        </w:rPr>
        <w:t>s</w:t>
      </w:r>
      <w:r w:rsidRPr="00C50CD3">
        <w:rPr>
          <w:rFonts w:eastAsia="Arial" w:cs="Arial"/>
          <w:spacing w:val="1"/>
          <w:szCs w:val="24"/>
        </w:rPr>
        <w:t>e</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a</w:t>
      </w:r>
      <w:r w:rsidRPr="00C50CD3">
        <w:rPr>
          <w:rFonts w:eastAsia="Arial" w:cs="Arial"/>
          <w:spacing w:val="-1"/>
          <w:szCs w:val="24"/>
        </w:rPr>
        <w:t>p</w:t>
      </w:r>
      <w:r w:rsidRPr="00C50CD3">
        <w:rPr>
          <w:rFonts w:eastAsia="Arial" w:cs="Arial"/>
          <w:spacing w:val="1"/>
          <w:szCs w:val="24"/>
        </w:rPr>
        <w:t>p</w:t>
      </w:r>
      <w:r w:rsidRPr="00C50CD3">
        <w:rPr>
          <w:rFonts w:eastAsia="Arial" w:cs="Arial"/>
          <w:szCs w:val="24"/>
        </w:rPr>
        <w:t>s</w:t>
      </w:r>
    </w:p>
    <w:p w14:paraId="54F5F9F1" w14:textId="77777777" w:rsidR="00C2015A" w:rsidRPr="00C50CD3" w:rsidRDefault="00C2015A" w:rsidP="00C2015A">
      <w:pPr>
        <w:ind w:left="233"/>
        <w:rPr>
          <w:rFonts w:eastAsia="Arial" w:cs="Arial"/>
          <w:szCs w:val="24"/>
        </w:rPr>
      </w:pPr>
      <w:r w:rsidRPr="00C50CD3">
        <w:rPr>
          <w:rFonts w:eastAsia="Arial" w:cs="Arial"/>
          <w:szCs w:val="24"/>
        </w:rPr>
        <w:t>5</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4"/>
          <w:szCs w:val="24"/>
        </w:rPr>
        <w:t xml:space="preserve"> </w:t>
      </w:r>
      <w:r w:rsidRPr="00C50CD3">
        <w:rPr>
          <w:rFonts w:eastAsia="Arial" w:cs="Arial"/>
          <w:szCs w:val="24"/>
        </w:rPr>
        <w:t>le</w:t>
      </w:r>
      <w:r w:rsidRPr="00C50CD3">
        <w:rPr>
          <w:rFonts w:eastAsia="Arial" w:cs="Arial"/>
          <w:spacing w:val="-1"/>
          <w:szCs w:val="24"/>
        </w:rPr>
        <w:t>a</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a</w:t>
      </w:r>
      <w:r w:rsidRPr="00C50CD3">
        <w:rPr>
          <w:rFonts w:eastAsia="Arial" w:cs="Arial"/>
          <w:spacing w:val="1"/>
          <w:szCs w:val="24"/>
        </w:rPr>
        <w:t>na</w:t>
      </w:r>
      <w:r w:rsidRPr="00C50CD3">
        <w:rPr>
          <w:rFonts w:eastAsia="Arial" w:cs="Arial"/>
          <w:szCs w:val="24"/>
        </w:rPr>
        <w:t>l</w:t>
      </w:r>
      <w:r w:rsidRPr="00C50CD3">
        <w:rPr>
          <w:rFonts w:eastAsia="Arial" w:cs="Arial"/>
          <w:spacing w:val="-3"/>
          <w:szCs w:val="24"/>
        </w:rPr>
        <w:t>y</w:t>
      </w:r>
      <w:r w:rsidRPr="00C50CD3">
        <w:rPr>
          <w:rFonts w:eastAsia="Arial" w:cs="Arial"/>
          <w:szCs w:val="24"/>
        </w:rPr>
        <w:t>st</w:t>
      </w:r>
      <w:r w:rsidRPr="00C50CD3">
        <w:rPr>
          <w:rFonts w:eastAsia="Arial" w:cs="Arial"/>
          <w:spacing w:val="2"/>
          <w:szCs w:val="24"/>
        </w:rPr>
        <w:t xml:space="preserve"> </w:t>
      </w:r>
      <w:r w:rsidRPr="00C50CD3">
        <w:rPr>
          <w:rFonts w:eastAsia="Arial" w:cs="Arial"/>
          <w:spacing w:val="1"/>
          <w:szCs w:val="24"/>
        </w:rPr>
        <w:t>ha</w:t>
      </w:r>
      <w:r w:rsidRPr="00C50CD3">
        <w:rPr>
          <w:rFonts w:eastAsia="Arial" w:cs="Arial"/>
          <w:szCs w:val="24"/>
        </w:rPr>
        <w:t>s</w:t>
      </w:r>
      <w:r w:rsidRPr="00C50CD3">
        <w:rPr>
          <w:rFonts w:eastAsia="Arial" w:cs="Arial"/>
          <w:spacing w:val="-2"/>
          <w:szCs w:val="24"/>
        </w:rPr>
        <w:t xml:space="preserve"> </w:t>
      </w:r>
      <w:r w:rsidRPr="00C50CD3">
        <w:rPr>
          <w:rFonts w:eastAsia="Arial" w:cs="Arial"/>
          <w:spacing w:val="1"/>
          <w:szCs w:val="24"/>
        </w:rPr>
        <w:t>e</w:t>
      </w:r>
      <w:r w:rsidRPr="00C50CD3">
        <w:rPr>
          <w:rFonts w:eastAsia="Arial" w:cs="Arial"/>
          <w:spacing w:val="-2"/>
          <w:szCs w:val="24"/>
        </w:rPr>
        <w:t>x</w:t>
      </w:r>
      <w:r w:rsidRPr="00C50CD3">
        <w:rPr>
          <w:rFonts w:eastAsia="Arial" w:cs="Arial"/>
          <w:spacing w:val="1"/>
          <w:szCs w:val="24"/>
        </w:rPr>
        <w:t>pe</w:t>
      </w:r>
      <w:r w:rsidRPr="00C50CD3">
        <w:rPr>
          <w:rFonts w:eastAsia="Arial" w:cs="Arial"/>
          <w:szCs w:val="24"/>
        </w:rPr>
        <w:t>r</w:t>
      </w:r>
      <w:r w:rsidRPr="00C50CD3">
        <w:rPr>
          <w:rFonts w:eastAsia="Arial" w:cs="Arial"/>
          <w:spacing w:val="-1"/>
          <w:szCs w:val="24"/>
        </w:rPr>
        <w:t>i</w:t>
      </w:r>
      <w:r w:rsidRPr="00C50CD3">
        <w:rPr>
          <w:rFonts w:eastAsia="Arial" w:cs="Arial"/>
          <w:spacing w:val="1"/>
          <w:szCs w:val="24"/>
        </w:rPr>
        <w:t>en</w:t>
      </w:r>
      <w:r w:rsidRPr="00C50CD3">
        <w:rPr>
          <w:rFonts w:eastAsia="Arial" w:cs="Arial"/>
          <w:szCs w:val="24"/>
        </w:rPr>
        <w:t>ce</w:t>
      </w:r>
      <w:r w:rsidRPr="00C50CD3">
        <w:rPr>
          <w:rFonts w:eastAsia="Arial" w:cs="Arial"/>
          <w:spacing w:val="2"/>
          <w:szCs w:val="24"/>
        </w:rPr>
        <w:t xml:space="preserve"> </w:t>
      </w:r>
      <w:r w:rsidRPr="00C50CD3">
        <w:rPr>
          <w:rFonts w:eastAsia="Arial" w:cs="Arial"/>
          <w:spacing w:val="-3"/>
          <w:szCs w:val="24"/>
        </w:rPr>
        <w:t>w</w:t>
      </w:r>
      <w:r w:rsidRPr="00C50CD3">
        <w:rPr>
          <w:rFonts w:eastAsia="Arial" w:cs="Arial"/>
          <w:szCs w:val="24"/>
        </w:rPr>
        <w:t>ith</w:t>
      </w:r>
      <w:r w:rsidRPr="00C50CD3">
        <w:rPr>
          <w:rFonts w:eastAsia="Arial" w:cs="Arial"/>
          <w:spacing w:val="1"/>
          <w:szCs w:val="24"/>
        </w:rPr>
        <w:t xml:space="preserve"> </w:t>
      </w:r>
      <w:r w:rsidRPr="00C50CD3">
        <w:rPr>
          <w:rFonts w:eastAsia="Arial" w:cs="Arial"/>
          <w:szCs w:val="24"/>
        </w:rPr>
        <w:t>l</w:t>
      </w:r>
      <w:r w:rsidRPr="00C50CD3">
        <w:rPr>
          <w:rFonts w:eastAsia="Arial" w:cs="Arial"/>
          <w:spacing w:val="1"/>
          <w:szCs w:val="24"/>
        </w:rPr>
        <w:t>a</w:t>
      </w:r>
      <w:r w:rsidRPr="00C50CD3">
        <w:rPr>
          <w:rFonts w:eastAsia="Arial" w:cs="Arial"/>
          <w:szCs w:val="24"/>
        </w:rPr>
        <w:t>r</w:t>
      </w:r>
      <w:r w:rsidRPr="00C50CD3">
        <w:rPr>
          <w:rFonts w:eastAsia="Arial" w:cs="Arial"/>
          <w:spacing w:val="-2"/>
          <w:szCs w:val="24"/>
        </w:rPr>
        <w:t>g</w:t>
      </w:r>
      <w:r w:rsidRPr="00C50CD3">
        <w:rPr>
          <w:rFonts w:eastAsia="Arial" w:cs="Arial"/>
          <w:szCs w:val="24"/>
        </w:rPr>
        <w:t>e</w:t>
      </w:r>
      <w:r w:rsidRPr="00C50CD3">
        <w:rPr>
          <w:rFonts w:eastAsia="Arial" w:cs="Arial"/>
          <w:spacing w:val="1"/>
          <w:szCs w:val="24"/>
        </w:rPr>
        <w:t xml:space="preserve"> </w:t>
      </w:r>
      <w:r w:rsidRPr="00C50CD3">
        <w:rPr>
          <w:rFonts w:eastAsia="Arial" w:cs="Arial"/>
          <w:szCs w:val="24"/>
        </w:rPr>
        <w:t>i</w:t>
      </w:r>
      <w:r w:rsidRPr="00C50CD3">
        <w:rPr>
          <w:rFonts w:eastAsia="Arial" w:cs="Arial"/>
          <w:spacing w:val="1"/>
          <w:szCs w:val="24"/>
        </w:rPr>
        <w:t>n</w:t>
      </w:r>
      <w:r w:rsidRPr="00C50CD3">
        <w:rPr>
          <w:rFonts w:eastAsia="Arial" w:cs="Arial"/>
          <w:szCs w:val="24"/>
        </w:rPr>
        <w:t>t</w:t>
      </w:r>
      <w:r w:rsidRPr="00C50CD3">
        <w:rPr>
          <w:rFonts w:eastAsia="Arial" w:cs="Arial"/>
          <w:spacing w:val="1"/>
          <w:szCs w:val="24"/>
        </w:rPr>
        <w:t>e</w:t>
      </w:r>
      <w:r w:rsidRPr="00C50CD3">
        <w:rPr>
          <w:rFonts w:eastAsia="Arial" w:cs="Arial"/>
          <w:spacing w:val="-1"/>
          <w:szCs w:val="24"/>
        </w:rPr>
        <w:t>g</w:t>
      </w:r>
      <w:r w:rsidRPr="00C50CD3">
        <w:rPr>
          <w:rFonts w:eastAsia="Arial" w:cs="Arial"/>
          <w:szCs w:val="24"/>
        </w:rPr>
        <w:t>rat</w:t>
      </w:r>
      <w:r w:rsidRPr="00C50CD3">
        <w:rPr>
          <w:rFonts w:eastAsia="Arial" w:cs="Arial"/>
          <w:spacing w:val="1"/>
          <w:szCs w:val="24"/>
        </w:rPr>
        <w:t>e</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e</w:t>
      </w:r>
      <w:r w:rsidRPr="00C50CD3">
        <w:rPr>
          <w:rFonts w:eastAsia="Arial" w:cs="Arial"/>
          <w:spacing w:val="1"/>
          <w:szCs w:val="24"/>
        </w:rPr>
        <w:t>n</w:t>
      </w:r>
      <w:r w:rsidRPr="00C50CD3">
        <w:rPr>
          <w:rFonts w:eastAsia="Arial" w:cs="Arial"/>
          <w:szCs w:val="24"/>
        </w:rPr>
        <w:t>t</w:t>
      </w:r>
      <w:r w:rsidRPr="00C50CD3">
        <w:rPr>
          <w:rFonts w:eastAsia="Arial" w:cs="Arial"/>
          <w:spacing w:val="1"/>
          <w:szCs w:val="24"/>
        </w:rPr>
        <w:t>e</w:t>
      </w:r>
      <w:r w:rsidRPr="00C50CD3">
        <w:rPr>
          <w:rFonts w:eastAsia="Arial" w:cs="Arial"/>
          <w:szCs w:val="24"/>
        </w:rPr>
        <w:t>rpr</w:t>
      </w:r>
      <w:r w:rsidRPr="00C50CD3">
        <w:rPr>
          <w:rFonts w:eastAsia="Arial" w:cs="Arial"/>
          <w:spacing w:val="-1"/>
          <w:szCs w:val="24"/>
        </w:rPr>
        <w:t>i</w:t>
      </w:r>
      <w:r w:rsidRPr="00C50CD3">
        <w:rPr>
          <w:rFonts w:eastAsia="Arial" w:cs="Arial"/>
          <w:szCs w:val="24"/>
        </w:rPr>
        <w:t>se</w:t>
      </w:r>
      <w:r w:rsidRPr="00C50CD3">
        <w:rPr>
          <w:rFonts w:eastAsia="Arial" w:cs="Arial"/>
          <w:spacing w:val="-1"/>
          <w:szCs w:val="24"/>
        </w:rPr>
        <w:t xml:space="preserve"> </w:t>
      </w:r>
      <w:r w:rsidRPr="00C50CD3">
        <w:rPr>
          <w:rFonts w:eastAsia="Arial" w:cs="Arial"/>
          <w:spacing w:val="1"/>
          <w:szCs w:val="24"/>
        </w:rPr>
        <w:t>a</w:t>
      </w:r>
      <w:r w:rsidRPr="00C50CD3">
        <w:rPr>
          <w:rFonts w:eastAsia="Arial" w:cs="Arial"/>
          <w:spacing w:val="-1"/>
          <w:szCs w:val="24"/>
        </w:rPr>
        <w:t>pp</w:t>
      </w:r>
      <w:r w:rsidRPr="00C50CD3">
        <w:rPr>
          <w:rFonts w:eastAsia="Arial" w:cs="Arial"/>
          <w:szCs w:val="24"/>
        </w:rPr>
        <w:t>l</w:t>
      </w:r>
      <w:r w:rsidRPr="00C50CD3">
        <w:rPr>
          <w:rFonts w:eastAsia="Arial" w:cs="Arial"/>
          <w:spacing w:val="-1"/>
          <w:szCs w:val="24"/>
        </w:rPr>
        <w:t>i</w:t>
      </w:r>
      <w:r w:rsidRPr="00C50CD3">
        <w:rPr>
          <w:rFonts w:eastAsia="Arial" w:cs="Arial"/>
          <w:szCs w:val="24"/>
        </w:rPr>
        <w:t>c</w:t>
      </w:r>
      <w:r w:rsidRPr="00C50CD3">
        <w:rPr>
          <w:rFonts w:eastAsia="Arial" w:cs="Arial"/>
          <w:spacing w:val="1"/>
          <w:szCs w:val="24"/>
        </w:rPr>
        <w:t>a</w:t>
      </w:r>
      <w:r w:rsidRPr="00C50CD3">
        <w:rPr>
          <w:rFonts w:eastAsia="Arial" w:cs="Arial"/>
          <w:szCs w:val="24"/>
        </w:rPr>
        <w:t>ti</w:t>
      </w:r>
      <w:r w:rsidRPr="00C50CD3">
        <w:rPr>
          <w:rFonts w:eastAsia="Arial" w:cs="Arial"/>
          <w:spacing w:val="1"/>
          <w:szCs w:val="24"/>
        </w:rPr>
        <w:t>on</w:t>
      </w:r>
      <w:r w:rsidRPr="00C50CD3">
        <w:rPr>
          <w:rFonts w:eastAsia="Arial" w:cs="Arial"/>
          <w:szCs w:val="24"/>
        </w:rPr>
        <w:t>s</w:t>
      </w:r>
    </w:p>
    <w:p w14:paraId="7B828470" w14:textId="77777777" w:rsidR="00C2015A" w:rsidRPr="00C50CD3" w:rsidRDefault="00C2015A" w:rsidP="00C2015A">
      <w:pPr>
        <w:spacing w:before="9" w:line="10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50CD3" w14:paraId="5831F2C0" w14:textId="77777777" w:rsidTr="00C2015A">
        <w:trPr>
          <w:trHeight w:hRule="exact" w:val="640"/>
        </w:trPr>
        <w:tc>
          <w:tcPr>
            <w:tcW w:w="1244" w:type="dxa"/>
            <w:tcBorders>
              <w:top w:val="single" w:sz="5" w:space="0" w:color="000000"/>
              <w:left w:val="single" w:sz="5" w:space="0" w:color="000000"/>
              <w:bottom w:val="single" w:sz="5" w:space="0" w:color="000000"/>
              <w:right w:val="single" w:sz="5" w:space="0" w:color="000000"/>
            </w:tcBorders>
          </w:tcPr>
          <w:p w14:paraId="591FC07C" w14:textId="77777777" w:rsidR="00C2015A" w:rsidRPr="00C50CD3" w:rsidRDefault="00C2015A" w:rsidP="00C2015A">
            <w:pPr>
              <w:spacing w:line="260" w:lineRule="exact"/>
              <w:ind w:left="102"/>
              <w:rPr>
                <w:rFonts w:eastAsia="Arial" w:cs="Arial"/>
                <w:szCs w:val="24"/>
              </w:rPr>
            </w:pPr>
            <w:r w:rsidRPr="00C50CD3">
              <w:rPr>
                <w:rFonts w:eastAsia="Arial" w:cs="Arial"/>
                <w:b/>
                <w:szCs w:val="24"/>
              </w:rPr>
              <w:t>Re</w:t>
            </w:r>
            <w:r w:rsidRPr="00C50CD3">
              <w:rPr>
                <w:rFonts w:eastAsia="Arial" w:cs="Arial"/>
                <w:b/>
                <w:spacing w:val="1"/>
                <w:szCs w:val="24"/>
              </w:rPr>
              <w:t>as</w:t>
            </w:r>
            <w:r w:rsidRPr="00C50CD3">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3228425E" w14:textId="77777777" w:rsidR="00C2015A" w:rsidRPr="00C50CD3" w:rsidRDefault="00C2015A" w:rsidP="00C2015A">
            <w:pPr>
              <w:rPr>
                <w:szCs w:val="24"/>
              </w:rPr>
            </w:pPr>
            <w:r>
              <w:rPr>
                <w:szCs w:val="24"/>
              </w:rPr>
              <w:t xml:space="preserve">These skills have been obtained through the courses at UCT. </w:t>
            </w:r>
          </w:p>
        </w:tc>
        <w:tc>
          <w:tcPr>
            <w:tcW w:w="1134" w:type="dxa"/>
            <w:tcBorders>
              <w:top w:val="single" w:sz="5" w:space="0" w:color="000000"/>
              <w:left w:val="single" w:sz="5" w:space="0" w:color="000000"/>
              <w:bottom w:val="single" w:sz="5" w:space="0" w:color="000000"/>
              <w:right w:val="single" w:sz="5" w:space="0" w:color="000000"/>
            </w:tcBorders>
          </w:tcPr>
          <w:p w14:paraId="4D86EA83" w14:textId="77777777" w:rsidR="00C2015A" w:rsidRPr="00C50CD3" w:rsidRDefault="00C2015A" w:rsidP="00C2015A">
            <w:pPr>
              <w:spacing w:line="260" w:lineRule="exact"/>
              <w:ind w:left="103"/>
              <w:rPr>
                <w:rFonts w:eastAsia="Arial" w:cs="Arial"/>
                <w:szCs w:val="24"/>
              </w:rPr>
            </w:pPr>
            <w:r w:rsidRPr="00C50CD3">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4BDF7FAD" w14:textId="77777777" w:rsidR="00C2015A" w:rsidRPr="00C50CD3" w:rsidRDefault="00C2015A" w:rsidP="00C2015A">
            <w:pPr>
              <w:rPr>
                <w:szCs w:val="24"/>
              </w:rPr>
            </w:pPr>
            <w:r>
              <w:rPr>
                <w:szCs w:val="24"/>
              </w:rPr>
              <w:t>2</w:t>
            </w:r>
          </w:p>
        </w:tc>
      </w:tr>
    </w:tbl>
    <w:p w14:paraId="0F3AA6F7" w14:textId="77777777" w:rsidR="00C2015A" w:rsidRPr="00C50CD3" w:rsidRDefault="00C2015A" w:rsidP="00C2015A">
      <w:pPr>
        <w:rPr>
          <w:szCs w:val="24"/>
        </w:rPr>
      </w:pPr>
    </w:p>
    <w:p w14:paraId="582404D5" w14:textId="77777777" w:rsidR="00C2015A" w:rsidRPr="00C50CD3" w:rsidRDefault="00C2015A" w:rsidP="00C2015A">
      <w:pPr>
        <w:spacing w:before="29"/>
        <w:ind w:left="233"/>
        <w:rPr>
          <w:rFonts w:eastAsia="Arial" w:cs="Arial"/>
          <w:szCs w:val="24"/>
        </w:rPr>
      </w:pPr>
      <w:r w:rsidRPr="00C50CD3">
        <w:rPr>
          <w:rFonts w:eastAsia="Arial" w:cs="Arial"/>
          <w:b/>
          <w:szCs w:val="24"/>
        </w:rPr>
        <w:t xml:space="preserve">E5  </w:t>
      </w:r>
      <w:r w:rsidRPr="00C50CD3">
        <w:rPr>
          <w:rFonts w:eastAsia="Arial" w:cs="Arial"/>
          <w:b/>
          <w:spacing w:val="2"/>
          <w:szCs w:val="24"/>
        </w:rPr>
        <w:t xml:space="preserve"> </w:t>
      </w:r>
      <w:r w:rsidRPr="00C50CD3">
        <w:rPr>
          <w:rFonts w:eastAsia="Arial" w:cs="Arial"/>
          <w:b/>
          <w:szCs w:val="24"/>
        </w:rPr>
        <w:t>Mo</w:t>
      </w:r>
      <w:r w:rsidRPr="00C50CD3">
        <w:rPr>
          <w:rFonts w:eastAsia="Arial" w:cs="Arial"/>
          <w:b/>
          <w:spacing w:val="-1"/>
          <w:szCs w:val="24"/>
        </w:rPr>
        <w:t>t</w:t>
      </w:r>
      <w:r w:rsidRPr="00C50CD3">
        <w:rPr>
          <w:rFonts w:eastAsia="Arial" w:cs="Arial"/>
          <w:b/>
          <w:szCs w:val="24"/>
        </w:rPr>
        <w:t>i</w:t>
      </w:r>
      <w:r w:rsidRPr="00C50CD3">
        <w:rPr>
          <w:rFonts w:eastAsia="Arial" w:cs="Arial"/>
          <w:b/>
          <w:spacing w:val="-3"/>
          <w:szCs w:val="24"/>
        </w:rPr>
        <w:t>v</w:t>
      </w:r>
      <w:r w:rsidRPr="00C50CD3">
        <w:rPr>
          <w:rFonts w:eastAsia="Arial" w:cs="Arial"/>
          <w:b/>
          <w:spacing w:val="1"/>
          <w:szCs w:val="24"/>
        </w:rPr>
        <w:t>a</w:t>
      </w:r>
      <w:r w:rsidRPr="00C50CD3">
        <w:rPr>
          <w:rFonts w:eastAsia="Arial" w:cs="Arial"/>
          <w:b/>
          <w:szCs w:val="24"/>
        </w:rPr>
        <w:t>tion</w:t>
      </w:r>
      <w:r w:rsidRPr="00C50CD3">
        <w:rPr>
          <w:rFonts w:eastAsia="Arial" w:cs="Arial"/>
          <w:b/>
          <w:spacing w:val="1"/>
          <w:szCs w:val="24"/>
        </w:rPr>
        <w:t xml:space="preserve"> </w:t>
      </w:r>
      <w:r w:rsidRPr="00C50CD3">
        <w:rPr>
          <w:rFonts w:eastAsia="Arial" w:cs="Arial"/>
          <w:b/>
          <w:szCs w:val="24"/>
        </w:rPr>
        <w:t>–</w:t>
      </w:r>
      <w:r w:rsidRPr="00C50CD3">
        <w:rPr>
          <w:rFonts w:eastAsia="Arial" w:cs="Arial"/>
          <w:b/>
          <w:spacing w:val="2"/>
          <w:szCs w:val="24"/>
        </w:rPr>
        <w:t xml:space="preserve"> </w:t>
      </w:r>
      <w:r w:rsidRPr="00C50CD3">
        <w:rPr>
          <w:rFonts w:eastAsia="Arial" w:cs="Arial"/>
          <w:b/>
          <w:szCs w:val="24"/>
        </w:rPr>
        <w:t>te</w:t>
      </w:r>
      <w:r w:rsidRPr="00C50CD3">
        <w:rPr>
          <w:rFonts w:eastAsia="Arial" w:cs="Arial"/>
          <w:b/>
          <w:spacing w:val="-1"/>
          <w:szCs w:val="24"/>
        </w:rPr>
        <w:t>a</w:t>
      </w:r>
      <w:r w:rsidRPr="00C50CD3">
        <w:rPr>
          <w:rFonts w:eastAsia="Arial" w:cs="Arial"/>
          <w:b/>
          <w:szCs w:val="24"/>
        </w:rPr>
        <w:t xml:space="preserve">m </w:t>
      </w:r>
      <w:r w:rsidRPr="00C50CD3">
        <w:rPr>
          <w:rFonts w:eastAsia="Arial" w:cs="Arial"/>
          <w:b/>
          <w:spacing w:val="1"/>
          <w:szCs w:val="24"/>
        </w:rPr>
        <w:t>m</w:t>
      </w:r>
      <w:r w:rsidRPr="00C50CD3">
        <w:rPr>
          <w:rFonts w:eastAsia="Arial" w:cs="Arial"/>
          <w:b/>
          <w:szCs w:val="24"/>
        </w:rPr>
        <w:t>o</w:t>
      </w:r>
      <w:r w:rsidRPr="00C50CD3">
        <w:rPr>
          <w:rFonts w:eastAsia="Arial" w:cs="Arial"/>
          <w:b/>
          <w:spacing w:val="-1"/>
          <w:szCs w:val="24"/>
        </w:rPr>
        <w:t>t</w:t>
      </w:r>
      <w:r w:rsidRPr="00C50CD3">
        <w:rPr>
          <w:rFonts w:eastAsia="Arial" w:cs="Arial"/>
          <w:b/>
          <w:szCs w:val="24"/>
        </w:rPr>
        <w:t>i</w:t>
      </w:r>
      <w:r w:rsidRPr="00C50CD3">
        <w:rPr>
          <w:rFonts w:eastAsia="Arial" w:cs="Arial"/>
          <w:b/>
          <w:spacing w:val="-3"/>
          <w:szCs w:val="24"/>
        </w:rPr>
        <w:t>v</w:t>
      </w:r>
      <w:r w:rsidRPr="00C50CD3">
        <w:rPr>
          <w:rFonts w:eastAsia="Arial" w:cs="Arial"/>
          <w:b/>
          <w:spacing w:val="1"/>
          <w:szCs w:val="24"/>
        </w:rPr>
        <w:t>a</w:t>
      </w:r>
      <w:r w:rsidRPr="00C50CD3">
        <w:rPr>
          <w:rFonts w:eastAsia="Arial" w:cs="Arial"/>
          <w:b/>
          <w:szCs w:val="24"/>
        </w:rPr>
        <w:t>tion</w:t>
      </w:r>
    </w:p>
    <w:p w14:paraId="78DA3492" w14:textId="77777777" w:rsidR="00C2015A" w:rsidRPr="00C50CD3" w:rsidRDefault="00C2015A" w:rsidP="00C2015A">
      <w:pPr>
        <w:ind w:left="233"/>
        <w:rPr>
          <w:rFonts w:eastAsia="Arial" w:cs="Arial"/>
          <w:szCs w:val="24"/>
        </w:rPr>
      </w:pPr>
      <w:r w:rsidRPr="00C50CD3">
        <w:rPr>
          <w:rFonts w:eastAsia="Arial" w:cs="Arial"/>
          <w:szCs w:val="24"/>
        </w:rPr>
        <w:t>0</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h</w:t>
      </w:r>
      <w:r w:rsidRPr="00C50CD3">
        <w:rPr>
          <w:rFonts w:eastAsia="Arial" w:cs="Arial"/>
          <w:szCs w:val="24"/>
        </w:rPr>
        <w:t>i</w:t>
      </w:r>
      <w:r w:rsidRPr="00C50CD3">
        <w:rPr>
          <w:rFonts w:eastAsia="Arial" w:cs="Arial"/>
          <w:spacing w:val="-2"/>
          <w:szCs w:val="24"/>
        </w:rPr>
        <w:t>g</w:t>
      </w:r>
      <w:r w:rsidRPr="00C50CD3">
        <w:rPr>
          <w:rFonts w:eastAsia="Arial" w:cs="Arial"/>
          <w:szCs w:val="24"/>
        </w:rPr>
        <w:t>h</w:t>
      </w:r>
      <w:r w:rsidRPr="00C50CD3">
        <w:rPr>
          <w:rFonts w:eastAsia="Arial" w:cs="Arial"/>
          <w:spacing w:val="1"/>
          <w:szCs w:val="24"/>
        </w:rPr>
        <w:t xml:space="preserve"> </w:t>
      </w:r>
      <w:r w:rsidRPr="00C50CD3">
        <w:rPr>
          <w:rFonts w:eastAsia="Arial" w:cs="Arial"/>
          <w:spacing w:val="-1"/>
          <w:szCs w:val="24"/>
        </w:rPr>
        <w:t>a</w:t>
      </w:r>
      <w:r w:rsidRPr="00C50CD3">
        <w:rPr>
          <w:rFonts w:eastAsia="Arial" w:cs="Arial"/>
          <w:spacing w:val="1"/>
          <w:szCs w:val="24"/>
        </w:rPr>
        <w:t>b</w:t>
      </w:r>
      <w:r w:rsidRPr="00C50CD3">
        <w:rPr>
          <w:rFonts w:eastAsia="Arial" w:cs="Arial"/>
          <w:szCs w:val="24"/>
        </w:rPr>
        <w:t>s</w:t>
      </w:r>
      <w:r w:rsidRPr="00C50CD3">
        <w:rPr>
          <w:rFonts w:eastAsia="Arial" w:cs="Arial"/>
          <w:spacing w:val="1"/>
          <w:szCs w:val="24"/>
        </w:rPr>
        <w:t>e</w:t>
      </w:r>
      <w:r w:rsidRPr="00C50CD3">
        <w:rPr>
          <w:rFonts w:eastAsia="Arial" w:cs="Arial"/>
          <w:spacing w:val="-1"/>
          <w:szCs w:val="24"/>
        </w:rPr>
        <w:t>n</w:t>
      </w:r>
      <w:r w:rsidRPr="00C50CD3">
        <w:rPr>
          <w:rFonts w:eastAsia="Arial" w:cs="Arial"/>
          <w:szCs w:val="24"/>
        </w:rPr>
        <w:t>t</w:t>
      </w:r>
      <w:r w:rsidRPr="00C50CD3">
        <w:rPr>
          <w:rFonts w:eastAsia="Arial" w:cs="Arial"/>
          <w:spacing w:val="1"/>
          <w:szCs w:val="24"/>
        </w:rPr>
        <w:t>ee</w:t>
      </w:r>
      <w:r w:rsidRPr="00C50CD3">
        <w:rPr>
          <w:rFonts w:eastAsia="Arial" w:cs="Arial"/>
          <w:szCs w:val="24"/>
        </w:rPr>
        <w:t>i</w:t>
      </w:r>
      <w:r w:rsidRPr="00C50CD3">
        <w:rPr>
          <w:rFonts w:eastAsia="Arial" w:cs="Arial"/>
          <w:spacing w:val="-3"/>
          <w:szCs w:val="24"/>
        </w:rPr>
        <w:t>s</w:t>
      </w:r>
      <w:r w:rsidRPr="00C50CD3">
        <w:rPr>
          <w:rFonts w:eastAsia="Arial" w:cs="Arial"/>
          <w:szCs w:val="24"/>
        </w:rPr>
        <w:t>m</w:t>
      </w:r>
      <w:r w:rsidRPr="00C50CD3">
        <w:rPr>
          <w:rFonts w:eastAsia="Arial" w:cs="Arial"/>
          <w:spacing w:val="2"/>
          <w:szCs w:val="24"/>
        </w:rPr>
        <w:t xml:space="preserve"> </w:t>
      </w:r>
      <w:r w:rsidRPr="00C50CD3">
        <w:rPr>
          <w:rFonts w:eastAsia="Arial" w:cs="Arial"/>
          <w:spacing w:val="-3"/>
          <w:szCs w:val="24"/>
        </w:rPr>
        <w:t>(</w:t>
      </w:r>
      <w:r w:rsidRPr="00C50CD3">
        <w:rPr>
          <w:rFonts w:eastAsia="Arial" w:cs="Arial"/>
          <w:spacing w:val="1"/>
          <w:szCs w:val="24"/>
        </w:rPr>
        <w:t>mo</w:t>
      </w:r>
      <w:r w:rsidRPr="00C50CD3">
        <w:rPr>
          <w:rFonts w:eastAsia="Arial" w:cs="Arial"/>
          <w:szCs w:val="24"/>
        </w:rPr>
        <w:t>re</w:t>
      </w:r>
      <w:r w:rsidRPr="00C50CD3">
        <w:rPr>
          <w:rFonts w:eastAsia="Arial" w:cs="Arial"/>
          <w:spacing w:val="-1"/>
          <w:szCs w:val="24"/>
        </w:rPr>
        <w:t xml:space="preserve"> </w:t>
      </w:r>
      <w:r w:rsidRPr="00C50CD3">
        <w:rPr>
          <w:rFonts w:eastAsia="Arial" w:cs="Arial"/>
          <w:szCs w:val="24"/>
        </w:rPr>
        <w:t>t</w:t>
      </w:r>
      <w:r w:rsidRPr="00C50CD3">
        <w:rPr>
          <w:rFonts w:eastAsia="Arial" w:cs="Arial"/>
          <w:spacing w:val="1"/>
          <w:szCs w:val="24"/>
        </w:rPr>
        <w:t>h</w:t>
      </w:r>
      <w:r w:rsidRPr="00C50CD3">
        <w:rPr>
          <w:rFonts w:eastAsia="Arial" w:cs="Arial"/>
          <w:spacing w:val="-1"/>
          <w:szCs w:val="24"/>
        </w:rPr>
        <w:t>a</w:t>
      </w:r>
      <w:r w:rsidRPr="00C50CD3">
        <w:rPr>
          <w:rFonts w:eastAsia="Arial" w:cs="Arial"/>
          <w:szCs w:val="24"/>
        </w:rPr>
        <w:t>n</w:t>
      </w:r>
      <w:r w:rsidRPr="00C50CD3">
        <w:rPr>
          <w:rFonts w:eastAsia="Arial" w:cs="Arial"/>
          <w:spacing w:val="1"/>
          <w:szCs w:val="24"/>
        </w:rPr>
        <w:t xml:space="preserve"> </w:t>
      </w:r>
      <w:r w:rsidRPr="00C50CD3">
        <w:rPr>
          <w:rFonts w:eastAsia="Arial" w:cs="Arial"/>
          <w:szCs w:val="24"/>
        </w:rPr>
        <w:t>1</w:t>
      </w:r>
      <w:r w:rsidRPr="00C50CD3">
        <w:rPr>
          <w:rFonts w:eastAsia="Arial" w:cs="Arial"/>
          <w:spacing w:val="-1"/>
          <w:szCs w:val="24"/>
        </w:rPr>
        <w:t xml:space="preserve"> </w:t>
      </w:r>
      <w:r w:rsidRPr="00C50CD3">
        <w:rPr>
          <w:rFonts w:eastAsia="Arial" w:cs="Arial"/>
          <w:spacing w:val="1"/>
          <w:szCs w:val="24"/>
        </w:rPr>
        <w:t>da</w:t>
      </w:r>
      <w:r w:rsidRPr="00C50CD3">
        <w:rPr>
          <w:rFonts w:eastAsia="Arial" w:cs="Arial"/>
          <w:szCs w:val="24"/>
        </w:rPr>
        <w:t>y</w:t>
      </w:r>
      <w:r w:rsidRPr="00C50CD3">
        <w:rPr>
          <w:rFonts w:eastAsia="Arial" w:cs="Arial"/>
          <w:spacing w:val="-2"/>
          <w:szCs w:val="24"/>
        </w:rPr>
        <w:t xml:space="preserve"> </w:t>
      </w:r>
      <w:r w:rsidRPr="00C50CD3">
        <w:rPr>
          <w:rFonts w:eastAsia="Arial" w:cs="Arial"/>
          <w:spacing w:val="1"/>
          <w:szCs w:val="24"/>
        </w:rPr>
        <w:t>pe</w:t>
      </w:r>
      <w:r w:rsidRPr="00C50CD3">
        <w:rPr>
          <w:rFonts w:eastAsia="Arial" w:cs="Arial"/>
          <w:szCs w:val="24"/>
        </w:rPr>
        <w:t>r</w:t>
      </w:r>
      <w:r w:rsidRPr="00C50CD3">
        <w:rPr>
          <w:rFonts w:eastAsia="Arial" w:cs="Arial"/>
          <w:spacing w:val="-2"/>
          <w:szCs w:val="24"/>
        </w:rPr>
        <w:t xml:space="preserve"> </w:t>
      </w:r>
      <w:r w:rsidRPr="00C50CD3">
        <w:rPr>
          <w:rFonts w:eastAsia="Arial" w:cs="Arial"/>
          <w:spacing w:val="-1"/>
          <w:szCs w:val="24"/>
        </w:rPr>
        <w:t>p</w:t>
      </w:r>
      <w:r w:rsidRPr="00C50CD3">
        <w:rPr>
          <w:rFonts w:eastAsia="Arial" w:cs="Arial"/>
          <w:spacing w:val="1"/>
          <w:szCs w:val="24"/>
        </w:rPr>
        <w:t>e</w:t>
      </w:r>
      <w:r w:rsidRPr="00C50CD3">
        <w:rPr>
          <w:rFonts w:eastAsia="Arial" w:cs="Arial"/>
          <w:szCs w:val="24"/>
        </w:rPr>
        <w:t>rson</w:t>
      </w:r>
      <w:r w:rsidRPr="00C50CD3">
        <w:rPr>
          <w:rFonts w:eastAsia="Arial" w:cs="Arial"/>
          <w:spacing w:val="1"/>
          <w:szCs w:val="24"/>
        </w:rPr>
        <w:t xml:space="preserve"> </w:t>
      </w:r>
      <w:r w:rsidRPr="00C50CD3">
        <w:rPr>
          <w:rFonts w:eastAsia="Arial" w:cs="Arial"/>
          <w:spacing w:val="-1"/>
          <w:szCs w:val="24"/>
        </w:rPr>
        <w:t>p</w:t>
      </w:r>
      <w:r w:rsidRPr="00C50CD3">
        <w:rPr>
          <w:rFonts w:eastAsia="Arial" w:cs="Arial"/>
          <w:spacing w:val="1"/>
          <w:szCs w:val="24"/>
        </w:rPr>
        <w:t>e</w:t>
      </w:r>
      <w:r w:rsidRPr="00C50CD3">
        <w:rPr>
          <w:rFonts w:eastAsia="Arial" w:cs="Arial"/>
          <w:szCs w:val="24"/>
        </w:rPr>
        <w:t xml:space="preserve">r </w:t>
      </w:r>
      <w:r w:rsidRPr="00C50CD3">
        <w:rPr>
          <w:rFonts w:eastAsia="Arial" w:cs="Arial"/>
          <w:spacing w:val="-1"/>
          <w:szCs w:val="24"/>
        </w:rPr>
        <w:t>m</w:t>
      </w:r>
      <w:r w:rsidRPr="00C50CD3">
        <w:rPr>
          <w:rFonts w:eastAsia="Arial" w:cs="Arial"/>
          <w:spacing w:val="1"/>
          <w:szCs w:val="24"/>
        </w:rPr>
        <w:t>on</w:t>
      </w:r>
      <w:r w:rsidRPr="00C50CD3">
        <w:rPr>
          <w:rFonts w:eastAsia="Arial" w:cs="Arial"/>
          <w:spacing w:val="-2"/>
          <w:szCs w:val="24"/>
        </w:rPr>
        <w:t>t</w:t>
      </w:r>
      <w:r w:rsidRPr="00C50CD3">
        <w:rPr>
          <w:rFonts w:eastAsia="Arial" w:cs="Arial"/>
          <w:spacing w:val="1"/>
          <w:szCs w:val="24"/>
        </w:rPr>
        <w:t>h</w:t>
      </w:r>
      <w:r w:rsidRPr="00C50CD3">
        <w:rPr>
          <w:rFonts w:eastAsia="Arial" w:cs="Arial"/>
          <w:szCs w:val="24"/>
        </w:rPr>
        <w:t>)</w:t>
      </w:r>
    </w:p>
    <w:p w14:paraId="661FB308" w14:textId="77777777" w:rsidR="00C2015A" w:rsidRPr="00C50CD3" w:rsidRDefault="00C2015A" w:rsidP="00C2015A">
      <w:pPr>
        <w:ind w:left="233"/>
        <w:rPr>
          <w:rFonts w:eastAsia="Arial" w:cs="Arial"/>
          <w:szCs w:val="24"/>
        </w:rPr>
      </w:pPr>
      <w:r w:rsidRPr="00C50CD3">
        <w:rPr>
          <w:rFonts w:eastAsia="Arial" w:cs="Arial"/>
          <w:szCs w:val="24"/>
        </w:rPr>
        <w:t>1</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zCs w:val="24"/>
        </w:rPr>
        <w:t>mo</w:t>
      </w:r>
      <w:r w:rsidRPr="00C50CD3">
        <w:rPr>
          <w:rFonts w:eastAsia="Arial" w:cs="Arial"/>
          <w:spacing w:val="-1"/>
          <w:szCs w:val="24"/>
        </w:rPr>
        <w:t>d</w:t>
      </w:r>
      <w:r w:rsidRPr="00C50CD3">
        <w:rPr>
          <w:rFonts w:eastAsia="Arial" w:cs="Arial"/>
          <w:spacing w:val="1"/>
          <w:szCs w:val="24"/>
        </w:rPr>
        <w:t>e</w:t>
      </w:r>
      <w:r w:rsidRPr="00C50CD3">
        <w:rPr>
          <w:rFonts w:eastAsia="Arial" w:cs="Arial"/>
          <w:szCs w:val="24"/>
        </w:rPr>
        <w:t xml:space="preserve">rate </w:t>
      </w:r>
      <w:r w:rsidRPr="00C50CD3">
        <w:rPr>
          <w:rFonts w:eastAsia="Arial" w:cs="Arial"/>
          <w:spacing w:val="1"/>
          <w:szCs w:val="24"/>
        </w:rPr>
        <w:t>ab</w:t>
      </w:r>
      <w:r w:rsidRPr="00C50CD3">
        <w:rPr>
          <w:rFonts w:eastAsia="Arial" w:cs="Arial"/>
          <w:spacing w:val="-2"/>
          <w:szCs w:val="24"/>
        </w:rPr>
        <w:t>s</w:t>
      </w:r>
      <w:r w:rsidRPr="00C50CD3">
        <w:rPr>
          <w:rFonts w:eastAsia="Arial" w:cs="Arial"/>
          <w:spacing w:val="1"/>
          <w:szCs w:val="24"/>
        </w:rPr>
        <w:t>en</w:t>
      </w:r>
      <w:r w:rsidRPr="00C50CD3">
        <w:rPr>
          <w:rFonts w:eastAsia="Arial" w:cs="Arial"/>
          <w:spacing w:val="-2"/>
          <w:szCs w:val="24"/>
        </w:rPr>
        <w:t>t</w:t>
      </w:r>
      <w:r w:rsidRPr="00C50CD3">
        <w:rPr>
          <w:rFonts w:eastAsia="Arial" w:cs="Arial"/>
          <w:spacing w:val="1"/>
          <w:szCs w:val="24"/>
        </w:rPr>
        <w:t>e</w:t>
      </w:r>
      <w:r w:rsidRPr="00C50CD3">
        <w:rPr>
          <w:rFonts w:eastAsia="Arial" w:cs="Arial"/>
          <w:spacing w:val="-1"/>
          <w:szCs w:val="24"/>
        </w:rPr>
        <w:t>e</w:t>
      </w:r>
      <w:r w:rsidRPr="00C50CD3">
        <w:rPr>
          <w:rFonts w:eastAsia="Arial" w:cs="Arial"/>
          <w:szCs w:val="24"/>
        </w:rPr>
        <w:t>ism</w:t>
      </w:r>
      <w:r w:rsidRPr="00C50CD3">
        <w:rPr>
          <w:rFonts w:eastAsia="Arial" w:cs="Arial"/>
          <w:spacing w:val="1"/>
          <w:szCs w:val="24"/>
        </w:rPr>
        <w:t xml:space="preserve"> </w:t>
      </w:r>
      <w:r w:rsidRPr="00C50CD3">
        <w:rPr>
          <w:rFonts w:eastAsia="Arial" w:cs="Arial"/>
          <w:szCs w:val="24"/>
        </w:rPr>
        <w:t>(</w:t>
      </w:r>
      <w:r w:rsidRPr="00C50CD3">
        <w:rPr>
          <w:rFonts w:eastAsia="Arial" w:cs="Arial"/>
          <w:spacing w:val="1"/>
          <w:szCs w:val="24"/>
        </w:rPr>
        <w:t>m</w:t>
      </w:r>
      <w:r w:rsidRPr="00C50CD3">
        <w:rPr>
          <w:rFonts w:eastAsia="Arial" w:cs="Arial"/>
          <w:spacing w:val="-1"/>
          <w:szCs w:val="24"/>
        </w:rPr>
        <w:t>em</w:t>
      </w:r>
      <w:r w:rsidRPr="00C50CD3">
        <w:rPr>
          <w:rFonts w:eastAsia="Arial" w:cs="Arial"/>
          <w:spacing w:val="1"/>
          <w:szCs w:val="24"/>
        </w:rPr>
        <w:t>be</w:t>
      </w:r>
      <w:r w:rsidRPr="00C50CD3">
        <w:rPr>
          <w:rFonts w:eastAsia="Arial" w:cs="Arial"/>
          <w:szCs w:val="24"/>
        </w:rPr>
        <w:t>rs</w:t>
      </w:r>
      <w:r w:rsidRPr="00C50CD3">
        <w:rPr>
          <w:rFonts w:eastAsia="Arial" w:cs="Arial"/>
          <w:spacing w:val="-2"/>
          <w:szCs w:val="24"/>
        </w:rPr>
        <w:t xml:space="preserve"> </w:t>
      </w:r>
      <w:r w:rsidRPr="00C50CD3">
        <w:rPr>
          <w:rFonts w:eastAsia="Arial" w:cs="Arial"/>
          <w:spacing w:val="1"/>
          <w:szCs w:val="24"/>
        </w:rPr>
        <w:t>m</w:t>
      </w:r>
      <w:r w:rsidRPr="00C50CD3">
        <w:rPr>
          <w:rFonts w:eastAsia="Arial" w:cs="Arial"/>
          <w:szCs w:val="24"/>
        </w:rPr>
        <w:t xml:space="preserve">iss </w:t>
      </w:r>
      <w:r w:rsidRPr="00C50CD3">
        <w:rPr>
          <w:rFonts w:eastAsia="Arial" w:cs="Arial"/>
          <w:spacing w:val="-1"/>
          <w:szCs w:val="24"/>
        </w:rPr>
        <w:t>m</w:t>
      </w:r>
      <w:r w:rsidRPr="00C50CD3">
        <w:rPr>
          <w:rFonts w:eastAsia="Arial" w:cs="Arial"/>
          <w:spacing w:val="1"/>
          <w:szCs w:val="24"/>
        </w:rPr>
        <w:t>ee</w:t>
      </w:r>
      <w:r w:rsidRPr="00C50CD3">
        <w:rPr>
          <w:rFonts w:eastAsia="Arial" w:cs="Arial"/>
          <w:szCs w:val="24"/>
        </w:rPr>
        <w:t>ti</w:t>
      </w:r>
      <w:r w:rsidRPr="00C50CD3">
        <w:rPr>
          <w:rFonts w:eastAsia="Arial" w:cs="Arial"/>
          <w:spacing w:val="1"/>
          <w:szCs w:val="24"/>
        </w:rPr>
        <w:t>n</w:t>
      </w:r>
      <w:r w:rsidRPr="00C50CD3">
        <w:rPr>
          <w:rFonts w:eastAsia="Arial" w:cs="Arial"/>
          <w:spacing w:val="-1"/>
          <w:szCs w:val="24"/>
        </w:rPr>
        <w:t>g</w:t>
      </w:r>
      <w:r w:rsidRPr="00C50CD3">
        <w:rPr>
          <w:rFonts w:eastAsia="Arial" w:cs="Arial"/>
          <w:szCs w:val="24"/>
        </w:rPr>
        <w:t>s)</w:t>
      </w:r>
    </w:p>
    <w:p w14:paraId="69242C9F" w14:textId="77777777" w:rsidR="00C2015A" w:rsidRPr="00C50CD3" w:rsidRDefault="00C2015A" w:rsidP="00C2015A">
      <w:pPr>
        <w:ind w:left="233"/>
        <w:rPr>
          <w:rFonts w:eastAsia="Arial" w:cs="Arial"/>
          <w:szCs w:val="24"/>
        </w:rPr>
      </w:pPr>
      <w:r w:rsidRPr="00C50CD3">
        <w:rPr>
          <w:rFonts w:eastAsia="Arial" w:cs="Arial"/>
          <w:szCs w:val="24"/>
        </w:rPr>
        <w:t>2</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zCs w:val="24"/>
        </w:rPr>
        <w:t>m</w:t>
      </w:r>
      <w:r w:rsidRPr="00C50CD3">
        <w:rPr>
          <w:rFonts w:eastAsia="Arial" w:cs="Arial"/>
          <w:spacing w:val="-2"/>
          <w:szCs w:val="24"/>
        </w:rPr>
        <w:t>e</w:t>
      </w:r>
      <w:r w:rsidRPr="00C50CD3">
        <w:rPr>
          <w:rFonts w:eastAsia="Arial" w:cs="Arial"/>
          <w:spacing w:val="1"/>
          <w:szCs w:val="24"/>
        </w:rPr>
        <w:t>mbe</w:t>
      </w:r>
      <w:r w:rsidRPr="00C50CD3">
        <w:rPr>
          <w:rFonts w:eastAsia="Arial" w:cs="Arial"/>
          <w:szCs w:val="24"/>
        </w:rPr>
        <w:t>rs</w:t>
      </w:r>
      <w:r w:rsidRPr="00C50CD3">
        <w:rPr>
          <w:rFonts w:eastAsia="Arial" w:cs="Arial"/>
          <w:spacing w:val="-2"/>
          <w:szCs w:val="24"/>
        </w:rPr>
        <w:t xml:space="preserve"> </w:t>
      </w:r>
      <w:r w:rsidRPr="00C50CD3">
        <w:rPr>
          <w:rFonts w:eastAsia="Arial" w:cs="Arial"/>
          <w:spacing w:val="1"/>
          <w:szCs w:val="24"/>
        </w:rPr>
        <w:t>a</w:t>
      </w:r>
      <w:r w:rsidRPr="00C50CD3">
        <w:rPr>
          <w:rFonts w:eastAsia="Arial" w:cs="Arial"/>
          <w:szCs w:val="24"/>
        </w:rPr>
        <w:t>r</w:t>
      </w:r>
      <w:r w:rsidRPr="00C50CD3">
        <w:rPr>
          <w:rFonts w:eastAsia="Arial" w:cs="Arial"/>
          <w:spacing w:val="-1"/>
          <w:szCs w:val="24"/>
        </w:rPr>
        <w:t>r</w:t>
      </w:r>
      <w:r w:rsidRPr="00C50CD3">
        <w:rPr>
          <w:rFonts w:eastAsia="Arial" w:cs="Arial"/>
          <w:szCs w:val="24"/>
        </w:rPr>
        <w:t>i</w:t>
      </w:r>
      <w:r w:rsidRPr="00C50CD3">
        <w:rPr>
          <w:rFonts w:eastAsia="Arial" w:cs="Arial"/>
          <w:spacing w:val="-3"/>
          <w:szCs w:val="24"/>
        </w:rPr>
        <w:t>v</w:t>
      </w:r>
      <w:r w:rsidRPr="00C50CD3">
        <w:rPr>
          <w:rFonts w:eastAsia="Arial" w:cs="Arial"/>
          <w:szCs w:val="24"/>
        </w:rPr>
        <w:t>e</w:t>
      </w:r>
      <w:r w:rsidRPr="00C50CD3">
        <w:rPr>
          <w:rFonts w:eastAsia="Arial" w:cs="Arial"/>
          <w:spacing w:val="1"/>
          <w:szCs w:val="24"/>
        </w:rPr>
        <w:t xml:space="preserve"> </w:t>
      </w:r>
      <w:r w:rsidRPr="00C50CD3">
        <w:rPr>
          <w:rFonts w:eastAsia="Arial" w:cs="Arial"/>
          <w:szCs w:val="24"/>
        </w:rPr>
        <w:t>l</w:t>
      </w:r>
      <w:r w:rsidRPr="00C50CD3">
        <w:rPr>
          <w:rFonts w:eastAsia="Arial" w:cs="Arial"/>
          <w:spacing w:val="1"/>
          <w:szCs w:val="24"/>
        </w:rPr>
        <w:t>a</w:t>
      </w:r>
      <w:r w:rsidRPr="00C50CD3">
        <w:rPr>
          <w:rFonts w:eastAsia="Arial" w:cs="Arial"/>
          <w:szCs w:val="24"/>
        </w:rPr>
        <w:t xml:space="preserve">te </w:t>
      </w:r>
      <w:r w:rsidRPr="00C50CD3">
        <w:rPr>
          <w:rFonts w:eastAsia="Arial" w:cs="Arial"/>
          <w:spacing w:val="3"/>
          <w:szCs w:val="24"/>
        </w:rPr>
        <w:t>f</w:t>
      </w:r>
      <w:r w:rsidRPr="00C50CD3">
        <w:rPr>
          <w:rFonts w:eastAsia="Arial" w:cs="Arial"/>
          <w:spacing w:val="1"/>
          <w:szCs w:val="24"/>
        </w:rPr>
        <w:t>o</w:t>
      </w:r>
      <w:r w:rsidRPr="00C50CD3">
        <w:rPr>
          <w:rFonts w:eastAsia="Arial" w:cs="Arial"/>
          <w:szCs w:val="24"/>
        </w:rPr>
        <w:t xml:space="preserve">r </w:t>
      </w:r>
      <w:r w:rsidRPr="00C50CD3">
        <w:rPr>
          <w:rFonts w:eastAsia="Arial" w:cs="Arial"/>
          <w:spacing w:val="1"/>
          <w:szCs w:val="24"/>
        </w:rPr>
        <w:t>m</w:t>
      </w:r>
      <w:r w:rsidRPr="00C50CD3">
        <w:rPr>
          <w:rFonts w:eastAsia="Arial" w:cs="Arial"/>
          <w:spacing w:val="-1"/>
          <w:szCs w:val="24"/>
        </w:rPr>
        <w:t>e</w:t>
      </w:r>
      <w:r w:rsidRPr="00C50CD3">
        <w:rPr>
          <w:rFonts w:eastAsia="Arial" w:cs="Arial"/>
          <w:spacing w:val="1"/>
          <w:szCs w:val="24"/>
        </w:rPr>
        <w:t>e</w:t>
      </w:r>
      <w:r w:rsidRPr="00C50CD3">
        <w:rPr>
          <w:rFonts w:eastAsia="Arial" w:cs="Arial"/>
          <w:szCs w:val="24"/>
        </w:rPr>
        <w:t>ti</w:t>
      </w:r>
      <w:r w:rsidRPr="00C50CD3">
        <w:rPr>
          <w:rFonts w:eastAsia="Arial" w:cs="Arial"/>
          <w:spacing w:val="1"/>
          <w:szCs w:val="24"/>
        </w:rPr>
        <w:t>n</w:t>
      </w:r>
      <w:r w:rsidRPr="00C50CD3">
        <w:rPr>
          <w:rFonts w:eastAsia="Arial" w:cs="Arial"/>
          <w:spacing w:val="-1"/>
          <w:szCs w:val="24"/>
        </w:rPr>
        <w:t>g</w:t>
      </w:r>
      <w:r w:rsidRPr="00C50CD3">
        <w:rPr>
          <w:rFonts w:eastAsia="Arial" w:cs="Arial"/>
          <w:szCs w:val="24"/>
        </w:rPr>
        <w:t>s</w:t>
      </w:r>
      <w:r w:rsidRPr="00C50CD3">
        <w:rPr>
          <w:rFonts w:eastAsia="Arial" w:cs="Arial"/>
          <w:spacing w:val="1"/>
          <w:szCs w:val="24"/>
        </w:rPr>
        <w:t xml:space="preserve"> ha</w:t>
      </w:r>
      <w:r w:rsidRPr="00C50CD3">
        <w:rPr>
          <w:rFonts w:eastAsia="Arial" w:cs="Arial"/>
          <w:spacing w:val="-2"/>
          <w:szCs w:val="24"/>
        </w:rPr>
        <w:t>v</w:t>
      </w:r>
      <w:r w:rsidRPr="00C50CD3">
        <w:rPr>
          <w:rFonts w:eastAsia="Arial" w:cs="Arial"/>
          <w:szCs w:val="24"/>
        </w:rPr>
        <w:t>e</w:t>
      </w:r>
      <w:r w:rsidRPr="00C50CD3">
        <w:rPr>
          <w:rFonts w:eastAsia="Arial" w:cs="Arial"/>
          <w:spacing w:val="1"/>
          <w:szCs w:val="24"/>
        </w:rPr>
        <w:t xml:space="preserve"> t</w:t>
      </w:r>
      <w:r w:rsidRPr="00C50CD3">
        <w:rPr>
          <w:rFonts w:eastAsia="Arial" w:cs="Arial"/>
          <w:szCs w:val="24"/>
        </w:rPr>
        <w:t>o</w:t>
      </w:r>
      <w:r w:rsidRPr="00C50CD3">
        <w:rPr>
          <w:rFonts w:eastAsia="Arial" w:cs="Arial"/>
          <w:spacing w:val="-3"/>
          <w:szCs w:val="24"/>
        </w:rPr>
        <w:t xml:space="preserve"> </w:t>
      </w:r>
      <w:r w:rsidRPr="00C50CD3">
        <w:rPr>
          <w:rFonts w:eastAsia="Arial" w:cs="Arial"/>
          <w:spacing w:val="1"/>
          <w:szCs w:val="24"/>
        </w:rPr>
        <w:t>b</w:t>
      </w:r>
      <w:r w:rsidRPr="00C50CD3">
        <w:rPr>
          <w:rFonts w:eastAsia="Arial" w:cs="Arial"/>
          <w:szCs w:val="24"/>
        </w:rPr>
        <w:t>e</w:t>
      </w:r>
      <w:r w:rsidRPr="00C50CD3">
        <w:rPr>
          <w:rFonts w:eastAsia="Arial" w:cs="Arial"/>
          <w:spacing w:val="1"/>
          <w:szCs w:val="24"/>
        </w:rPr>
        <w:t xml:space="preserve"> </w:t>
      </w:r>
      <w:r w:rsidRPr="00C50CD3">
        <w:rPr>
          <w:rFonts w:eastAsia="Arial" w:cs="Arial"/>
          <w:spacing w:val="-1"/>
          <w:szCs w:val="24"/>
        </w:rPr>
        <w:t>p</w:t>
      </w:r>
      <w:r w:rsidRPr="00C50CD3">
        <w:rPr>
          <w:rFonts w:eastAsia="Arial" w:cs="Arial"/>
          <w:spacing w:val="1"/>
          <w:szCs w:val="24"/>
        </w:rPr>
        <w:t>u</w:t>
      </w:r>
      <w:r w:rsidRPr="00C50CD3">
        <w:rPr>
          <w:rFonts w:eastAsia="Arial" w:cs="Arial"/>
          <w:szCs w:val="24"/>
        </w:rPr>
        <w:t>s</w:t>
      </w:r>
      <w:r w:rsidRPr="00C50CD3">
        <w:rPr>
          <w:rFonts w:eastAsia="Arial" w:cs="Arial"/>
          <w:spacing w:val="1"/>
          <w:szCs w:val="24"/>
        </w:rPr>
        <w:t>h</w:t>
      </w:r>
      <w:r w:rsidRPr="00C50CD3">
        <w:rPr>
          <w:rFonts w:eastAsia="Arial" w:cs="Arial"/>
          <w:spacing w:val="-1"/>
          <w:szCs w:val="24"/>
        </w:rPr>
        <w:t>e</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t</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ta</w:t>
      </w:r>
      <w:r w:rsidRPr="00C50CD3">
        <w:rPr>
          <w:rFonts w:eastAsia="Arial" w:cs="Arial"/>
          <w:szCs w:val="24"/>
        </w:rPr>
        <w:t>rt</w:t>
      </w:r>
      <w:r w:rsidRPr="00C50CD3">
        <w:rPr>
          <w:rFonts w:eastAsia="Arial" w:cs="Arial"/>
          <w:spacing w:val="-2"/>
          <w:szCs w:val="24"/>
        </w:rPr>
        <w:t xml:space="preserve"> w</w:t>
      </w:r>
      <w:r w:rsidRPr="00C50CD3">
        <w:rPr>
          <w:rFonts w:eastAsia="Arial" w:cs="Arial"/>
          <w:spacing w:val="1"/>
          <w:szCs w:val="24"/>
        </w:rPr>
        <w:t>or</w:t>
      </w:r>
      <w:r w:rsidRPr="00C50CD3">
        <w:rPr>
          <w:rFonts w:eastAsia="Arial" w:cs="Arial"/>
          <w:szCs w:val="24"/>
        </w:rPr>
        <w:t>k</w:t>
      </w:r>
    </w:p>
    <w:p w14:paraId="2BD0AD20" w14:textId="77777777" w:rsidR="00C2015A" w:rsidRPr="00C50CD3" w:rsidRDefault="00C2015A" w:rsidP="00C2015A">
      <w:pPr>
        <w:ind w:left="233"/>
        <w:rPr>
          <w:rFonts w:eastAsia="Arial" w:cs="Arial"/>
          <w:szCs w:val="24"/>
        </w:rPr>
      </w:pPr>
      <w:r w:rsidRPr="00C50CD3">
        <w:rPr>
          <w:rFonts w:eastAsia="Arial" w:cs="Arial"/>
          <w:szCs w:val="24"/>
        </w:rPr>
        <w:t>3</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zCs w:val="24"/>
        </w:rPr>
        <w:t>m</w:t>
      </w:r>
      <w:r w:rsidRPr="00C50CD3">
        <w:rPr>
          <w:rFonts w:eastAsia="Arial" w:cs="Arial"/>
          <w:spacing w:val="-2"/>
          <w:szCs w:val="24"/>
        </w:rPr>
        <w:t>e</w:t>
      </w:r>
      <w:r w:rsidRPr="00C50CD3">
        <w:rPr>
          <w:rFonts w:eastAsia="Arial" w:cs="Arial"/>
          <w:spacing w:val="1"/>
          <w:szCs w:val="24"/>
        </w:rPr>
        <w:t>mbe</w:t>
      </w:r>
      <w:r w:rsidRPr="00C50CD3">
        <w:rPr>
          <w:rFonts w:eastAsia="Arial" w:cs="Arial"/>
          <w:szCs w:val="24"/>
        </w:rPr>
        <w:t>rs</w:t>
      </w:r>
      <w:r w:rsidRPr="00C50CD3">
        <w:rPr>
          <w:rFonts w:eastAsia="Arial" w:cs="Arial"/>
          <w:spacing w:val="-2"/>
          <w:szCs w:val="24"/>
        </w:rPr>
        <w:t xml:space="preserve"> </w:t>
      </w:r>
      <w:r w:rsidRPr="00C50CD3">
        <w:rPr>
          <w:rFonts w:eastAsia="Arial" w:cs="Arial"/>
          <w:spacing w:val="1"/>
          <w:szCs w:val="24"/>
        </w:rPr>
        <w:t>mo</w:t>
      </w:r>
      <w:r w:rsidRPr="00C50CD3">
        <w:rPr>
          <w:rFonts w:eastAsia="Arial" w:cs="Arial"/>
          <w:spacing w:val="-2"/>
          <w:szCs w:val="24"/>
        </w:rPr>
        <w:t>s</w:t>
      </w:r>
      <w:r w:rsidRPr="00C50CD3">
        <w:rPr>
          <w:rFonts w:eastAsia="Arial" w:cs="Arial"/>
          <w:szCs w:val="24"/>
        </w:rPr>
        <w:t>tly</w:t>
      </w:r>
      <w:r w:rsidRPr="00C50CD3">
        <w:rPr>
          <w:rFonts w:eastAsia="Arial" w:cs="Arial"/>
          <w:spacing w:val="-2"/>
          <w:szCs w:val="24"/>
        </w:rPr>
        <w:t xml:space="preserve"> </w:t>
      </w:r>
      <w:r w:rsidRPr="00C50CD3">
        <w:rPr>
          <w:rFonts w:eastAsia="Arial" w:cs="Arial"/>
          <w:spacing w:val="1"/>
          <w:szCs w:val="24"/>
        </w:rPr>
        <w:t>o</w:t>
      </w:r>
      <w:r w:rsidRPr="00C50CD3">
        <w:rPr>
          <w:rFonts w:eastAsia="Arial" w:cs="Arial"/>
          <w:szCs w:val="24"/>
        </w:rPr>
        <w:t>n</w:t>
      </w:r>
      <w:r w:rsidRPr="00C50CD3">
        <w:rPr>
          <w:rFonts w:eastAsia="Arial" w:cs="Arial"/>
          <w:spacing w:val="1"/>
          <w:szCs w:val="24"/>
        </w:rPr>
        <w:t xml:space="preserve"> t</w:t>
      </w:r>
      <w:r w:rsidRPr="00C50CD3">
        <w:rPr>
          <w:rFonts w:eastAsia="Arial" w:cs="Arial"/>
          <w:szCs w:val="24"/>
        </w:rPr>
        <w:t>i</w:t>
      </w:r>
      <w:r w:rsidRPr="00C50CD3">
        <w:rPr>
          <w:rFonts w:eastAsia="Arial" w:cs="Arial"/>
          <w:spacing w:val="-1"/>
          <w:szCs w:val="24"/>
        </w:rPr>
        <w:t>m</w:t>
      </w:r>
      <w:r w:rsidRPr="00C50CD3">
        <w:rPr>
          <w:rFonts w:eastAsia="Arial" w:cs="Arial"/>
          <w:spacing w:val="1"/>
          <w:szCs w:val="24"/>
        </w:rPr>
        <w:t>e</w:t>
      </w:r>
      <w:r w:rsidRPr="00C50CD3">
        <w:rPr>
          <w:rFonts w:eastAsia="Arial" w:cs="Arial"/>
          <w:szCs w:val="24"/>
        </w:rPr>
        <w:t>,</w:t>
      </w:r>
      <w:r w:rsidRPr="00C50CD3">
        <w:rPr>
          <w:rFonts w:eastAsia="Arial" w:cs="Arial"/>
          <w:spacing w:val="1"/>
          <w:szCs w:val="24"/>
        </w:rPr>
        <w:t xml:space="preserve"> u</w:t>
      </w:r>
      <w:r w:rsidRPr="00C50CD3">
        <w:rPr>
          <w:rFonts w:eastAsia="Arial" w:cs="Arial"/>
          <w:spacing w:val="-2"/>
          <w:szCs w:val="24"/>
        </w:rPr>
        <w:t>s</w:t>
      </w:r>
      <w:r w:rsidRPr="00C50CD3">
        <w:rPr>
          <w:rFonts w:eastAsia="Arial" w:cs="Arial"/>
          <w:spacing w:val="1"/>
          <w:szCs w:val="24"/>
        </w:rPr>
        <w:t>ua</w:t>
      </w:r>
      <w:r w:rsidRPr="00C50CD3">
        <w:rPr>
          <w:rFonts w:eastAsia="Arial" w:cs="Arial"/>
          <w:szCs w:val="24"/>
        </w:rPr>
        <w:t>l</w:t>
      </w:r>
      <w:r w:rsidRPr="00C50CD3">
        <w:rPr>
          <w:rFonts w:eastAsia="Arial" w:cs="Arial"/>
          <w:spacing w:val="-1"/>
          <w:szCs w:val="24"/>
        </w:rPr>
        <w:t>l</w:t>
      </w:r>
      <w:r w:rsidRPr="00C50CD3">
        <w:rPr>
          <w:rFonts w:eastAsia="Arial" w:cs="Arial"/>
          <w:szCs w:val="24"/>
        </w:rPr>
        <w:t>y</w:t>
      </w:r>
      <w:r w:rsidRPr="00C50CD3">
        <w:rPr>
          <w:rFonts w:eastAsia="Arial" w:cs="Arial"/>
          <w:spacing w:val="-2"/>
          <w:szCs w:val="24"/>
        </w:rPr>
        <w:t xml:space="preserve"> </w:t>
      </w:r>
      <w:r w:rsidRPr="00C50CD3">
        <w:rPr>
          <w:rFonts w:eastAsia="Arial" w:cs="Arial"/>
          <w:szCs w:val="24"/>
        </w:rPr>
        <w:t>s</w:t>
      </w:r>
      <w:r w:rsidRPr="00C50CD3">
        <w:rPr>
          <w:rFonts w:eastAsia="Arial" w:cs="Arial"/>
          <w:spacing w:val="1"/>
          <w:szCs w:val="24"/>
        </w:rPr>
        <w:t>ta</w:t>
      </w:r>
      <w:r w:rsidRPr="00C50CD3">
        <w:rPr>
          <w:rFonts w:eastAsia="Arial" w:cs="Arial"/>
          <w:szCs w:val="24"/>
        </w:rPr>
        <w:t xml:space="preserve">rt </w:t>
      </w:r>
      <w:r w:rsidRPr="00C50CD3">
        <w:rPr>
          <w:rFonts w:eastAsia="Arial" w:cs="Arial"/>
          <w:spacing w:val="-3"/>
          <w:szCs w:val="24"/>
        </w:rPr>
        <w:t>w</w:t>
      </w:r>
      <w:r w:rsidRPr="00C50CD3">
        <w:rPr>
          <w:rFonts w:eastAsia="Arial" w:cs="Arial"/>
          <w:spacing w:val="1"/>
          <w:szCs w:val="24"/>
        </w:rPr>
        <w:t>o</w:t>
      </w:r>
      <w:r w:rsidRPr="00C50CD3">
        <w:rPr>
          <w:rFonts w:eastAsia="Arial" w:cs="Arial"/>
          <w:szCs w:val="24"/>
        </w:rPr>
        <w:t>rk on</w:t>
      </w:r>
      <w:r w:rsidRPr="00C50CD3">
        <w:rPr>
          <w:rFonts w:eastAsia="Arial" w:cs="Arial"/>
          <w:spacing w:val="1"/>
          <w:szCs w:val="24"/>
        </w:rPr>
        <w:t xml:space="preserve"> o</w:t>
      </w:r>
      <w:r w:rsidRPr="00C50CD3">
        <w:rPr>
          <w:rFonts w:eastAsia="Arial" w:cs="Arial"/>
          <w:spacing w:val="-3"/>
          <w:szCs w:val="24"/>
        </w:rPr>
        <w:t>w</w:t>
      </w:r>
      <w:r w:rsidRPr="00C50CD3">
        <w:rPr>
          <w:rFonts w:eastAsia="Arial" w:cs="Arial"/>
          <w:spacing w:val="1"/>
          <w:szCs w:val="24"/>
        </w:rPr>
        <w:t>n</w:t>
      </w:r>
      <w:r w:rsidRPr="00C50CD3">
        <w:rPr>
          <w:rFonts w:eastAsia="Arial" w:cs="Arial"/>
          <w:szCs w:val="24"/>
        </w:rPr>
        <w:t>,</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o</w:t>
      </w:r>
      <w:r w:rsidRPr="00C50CD3">
        <w:rPr>
          <w:rFonts w:eastAsia="Arial" w:cs="Arial"/>
          <w:spacing w:val="1"/>
          <w:szCs w:val="24"/>
        </w:rPr>
        <w:t>m</w:t>
      </w:r>
      <w:r w:rsidRPr="00C50CD3">
        <w:rPr>
          <w:rFonts w:eastAsia="Arial" w:cs="Arial"/>
          <w:spacing w:val="-1"/>
          <w:szCs w:val="24"/>
        </w:rPr>
        <w:t>e</w:t>
      </w:r>
      <w:r w:rsidRPr="00C50CD3">
        <w:rPr>
          <w:rFonts w:eastAsia="Arial" w:cs="Arial"/>
          <w:szCs w:val="24"/>
        </w:rPr>
        <w:t>ti</w:t>
      </w:r>
      <w:r w:rsidRPr="00C50CD3">
        <w:rPr>
          <w:rFonts w:eastAsia="Arial" w:cs="Arial"/>
          <w:spacing w:val="1"/>
          <w:szCs w:val="24"/>
        </w:rPr>
        <w:t>me</w:t>
      </w:r>
      <w:r w:rsidRPr="00C50CD3">
        <w:rPr>
          <w:rFonts w:eastAsia="Arial" w:cs="Arial"/>
          <w:szCs w:val="24"/>
        </w:rPr>
        <w:t>s</w:t>
      </w:r>
      <w:r w:rsidRPr="00C50CD3">
        <w:rPr>
          <w:rFonts w:eastAsia="Arial" w:cs="Arial"/>
          <w:spacing w:val="-2"/>
          <w:szCs w:val="24"/>
        </w:rPr>
        <w:t xml:space="preserve"> </w:t>
      </w:r>
      <w:r w:rsidRPr="00C50CD3">
        <w:rPr>
          <w:rFonts w:eastAsia="Arial" w:cs="Arial"/>
          <w:szCs w:val="24"/>
        </w:rPr>
        <w:t>l</w:t>
      </w:r>
      <w:r w:rsidRPr="00C50CD3">
        <w:rPr>
          <w:rFonts w:eastAsia="Arial" w:cs="Arial"/>
          <w:spacing w:val="1"/>
          <w:szCs w:val="24"/>
        </w:rPr>
        <w:t>oo</w:t>
      </w:r>
      <w:r w:rsidRPr="00C50CD3">
        <w:rPr>
          <w:rFonts w:eastAsia="Arial" w:cs="Arial"/>
          <w:szCs w:val="24"/>
        </w:rPr>
        <w:t>k</w:t>
      </w:r>
      <w:r w:rsidRPr="00C50CD3">
        <w:rPr>
          <w:rFonts w:eastAsia="Arial" w:cs="Arial"/>
          <w:spacing w:val="-2"/>
          <w:szCs w:val="24"/>
        </w:rPr>
        <w:t xml:space="preserve"> </w:t>
      </w:r>
      <w:r w:rsidRPr="00C50CD3">
        <w:rPr>
          <w:rFonts w:eastAsia="Arial" w:cs="Arial"/>
          <w:szCs w:val="24"/>
        </w:rPr>
        <w:t>f</w:t>
      </w:r>
      <w:r w:rsidRPr="00C50CD3">
        <w:rPr>
          <w:rFonts w:eastAsia="Arial" w:cs="Arial"/>
          <w:spacing w:val="1"/>
          <w:szCs w:val="24"/>
        </w:rPr>
        <w:t>o</w:t>
      </w:r>
      <w:r w:rsidRPr="00C50CD3">
        <w:rPr>
          <w:rFonts w:eastAsia="Arial" w:cs="Arial"/>
          <w:szCs w:val="24"/>
        </w:rPr>
        <w:t>r e</w:t>
      </w:r>
      <w:r w:rsidRPr="00C50CD3">
        <w:rPr>
          <w:rFonts w:eastAsia="Arial" w:cs="Arial"/>
          <w:spacing w:val="-2"/>
          <w:szCs w:val="24"/>
        </w:rPr>
        <w:t>x</w:t>
      </w:r>
      <w:r w:rsidRPr="00C50CD3">
        <w:rPr>
          <w:rFonts w:eastAsia="Arial" w:cs="Arial"/>
          <w:szCs w:val="24"/>
        </w:rPr>
        <w:t>tra</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pacing w:val="1"/>
          <w:szCs w:val="24"/>
        </w:rPr>
        <w:t>o</w:t>
      </w:r>
      <w:r w:rsidRPr="00C50CD3">
        <w:rPr>
          <w:rFonts w:eastAsia="Arial" w:cs="Arial"/>
          <w:szCs w:val="24"/>
        </w:rPr>
        <w:t>rk</w:t>
      </w:r>
    </w:p>
    <w:p w14:paraId="7F8E6489" w14:textId="77777777" w:rsidR="00C2015A" w:rsidRPr="00C50CD3" w:rsidRDefault="00C2015A" w:rsidP="00C2015A">
      <w:pPr>
        <w:ind w:left="233"/>
        <w:rPr>
          <w:rFonts w:eastAsia="Arial" w:cs="Arial"/>
          <w:szCs w:val="24"/>
        </w:rPr>
      </w:pPr>
      <w:r w:rsidRPr="00C50CD3">
        <w:rPr>
          <w:rFonts w:eastAsia="Arial" w:cs="Arial"/>
          <w:szCs w:val="24"/>
        </w:rPr>
        <w:t>4</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zCs w:val="24"/>
        </w:rPr>
        <w:t>m</w:t>
      </w:r>
      <w:r w:rsidRPr="00C50CD3">
        <w:rPr>
          <w:rFonts w:eastAsia="Arial" w:cs="Arial"/>
          <w:spacing w:val="-2"/>
          <w:szCs w:val="24"/>
        </w:rPr>
        <w:t>e</w:t>
      </w:r>
      <w:r w:rsidRPr="00C50CD3">
        <w:rPr>
          <w:rFonts w:eastAsia="Arial" w:cs="Arial"/>
          <w:spacing w:val="1"/>
          <w:szCs w:val="24"/>
        </w:rPr>
        <w:t>mbe</w:t>
      </w:r>
      <w:r w:rsidRPr="00C50CD3">
        <w:rPr>
          <w:rFonts w:eastAsia="Arial" w:cs="Arial"/>
          <w:szCs w:val="24"/>
        </w:rPr>
        <w:t>rs</w:t>
      </w:r>
      <w:r w:rsidRPr="00C50CD3">
        <w:rPr>
          <w:rFonts w:eastAsia="Arial" w:cs="Arial"/>
          <w:spacing w:val="-2"/>
          <w:szCs w:val="24"/>
        </w:rPr>
        <w:t xml:space="preserve"> </w:t>
      </w:r>
      <w:r w:rsidRPr="00C50CD3">
        <w:rPr>
          <w:rFonts w:eastAsia="Arial" w:cs="Arial"/>
          <w:spacing w:val="1"/>
          <w:szCs w:val="24"/>
        </w:rPr>
        <w:t>a</w:t>
      </w:r>
      <w:r w:rsidRPr="00C50CD3">
        <w:rPr>
          <w:rFonts w:eastAsia="Arial" w:cs="Arial"/>
          <w:szCs w:val="24"/>
        </w:rPr>
        <w:t>l</w:t>
      </w:r>
      <w:r w:rsidRPr="00C50CD3">
        <w:rPr>
          <w:rFonts w:eastAsia="Arial" w:cs="Arial"/>
          <w:spacing w:val="-3"/>
          <w:szCs w:val="24"/>
        </w:rPr>
        <w:t>w</w:t>
      </w:r>
      <w:r w:rsidRPr="00C50CD3">
        <w:rPr>
          <w:rFonts w:eastAsia="Arial" w:cs="Arial"/>
          <w:spacing w:val="1"/>
          <w:szCs w:val="24"/>
        </w:rPr>
        <w:t>a</w:t>
      </w:r>
      <w:r w:rsidRPr="00C50CD3">
        <w:rPr>
          <w:rFonts w:eastAsia="Arial" w:cs="Arial"/>
          <w:spacing w:val="-2"/>
          <w:szCs w:val="24"/>
        </w:rPr>
        <w:t>y</w:t>
      </w:r>
      <w:r w:rsidRPr="00C50CD3">
        <w:rPr>
          <w:rFonts w:eastAsia="Arial" w:cs="Arial"/>
          <w:szCs w:val="24"/>
        </w:rPr>
        <w:t xml:space="preserve">s </w:t>
      </w:r>
      <w:r w:rsidRPr="00C50CD3">
        <w:rPr>
          <w:rFonts w:eastAsia="Arial" w:cs="Arial"/>
          <w:spacing w:val="4"/>
          <w:szCs w:val="24"/>
        </w:rPr>
        <w:t>o</w:t>
      </w:r>
      <w:r w:rsidRPr="00C50CD3">
        <w:rPr>
          <w:rFonts w:eastAsia="Arial" w:cs="Arial"/>
          <w:szCs w:val="24"/>
        </w:rPr>
        <w:t>n</w:t>
      </w:r>
      <w:r w:rsidRPr="00C50CD3">
        <w:rPr>
          <w:rFonts w:eastAsia="Arial" w:cs="Arial"/>
          <w:spacing w:val="1"/>
          <w:szCs w:val="24"/>
        </w:rPr>
        <w:t xml:space="preserve"> t</w:t>
      </w:r>
      <w:r w:rsidRPr="00C50CD3">
        <w:rPr>
          <w:rFonts w:eastAsia="Arial" w:cs="Arial"/>
          <w:szCs w:val="24"/>
        </w:rPr>
        <w:t>i</w:t>
      </w:r>
      <w:r w:rsidRPr="00C50CD3">
        <w:rPr>
          <w:rFonts w:eastAsia="Arial" w:cs="Arial"/>
          <w:spacing w:val="-1"/>
          <w:szCs w:val="24"/>
        </w:rPr>
        <w:t>m</w:t>
      </w:r>
      <w:r w:rsidRPr="00C50CD3">
        <w:rPr>
          <w:rFonts w:eastAsia="Arial" w:cs="Arial"/>
          <w:spacing w:val="1"/>
          <w:szCs w:val="24"/>
        </w:rPr>
        <w:t>e</w:t>
      </w:r>
      <w:r w:rsidRPr="00C50CD3">
        <w:rPr>
          <w:rFonts w:eastAsia="Arial" w:cs="Arial"/>
          <w:szCs w:val="24"/>
        </w:rPr>
        <w:t>,</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e</w:t>
      </w:r>
      <w:r w:rsidRPr="00C50CD3">
        <w:rPr>
          <w:rFonts w:eastAsia="Arial" w:cs="Arial"/>
          <w:spacing w:val="-3"/>
          <w:szCs w:val="24"/>
        </w:rPr>
        <w:t>l</w:t>
      </w:r>
      <w:r w:rsidRPr="00C50CD3">
        <w:rPr>
          <w:rFonts w:eastAsia="Arial" w:cs="Arial"/>
          <w:szCs w:val="24"/>
        </w:rPr>
        <w:t>f</w:t>
      </w:r>
      <w:r w:rsidRPr="00C50CD3">
        <w:rPr>
          <w:rFonts w:eastAsia="Arial" w:cs="Arial"/>
          <w:spacing w:val="1"/>
          <w:szCs w:val="24"/>
        </w:rPr>
        <w:t>-</w:t>
      </w:r>
      <w:r w:rsidRPr="00C50CD3">
        <w:rPr>
          <w:rFonts w:eastAsia="Arial" w:cs="Arial"/>
          <w:szCs w:val="24"/>
        </w:rPr>
        <w:t>st</w:t>
      </w:r>
      <w:r w:rsidRPr="00C50CD3">
        <w:rPr>
          <w:rFonts w:eastAsia="Arial" w:cs="Arial"/>
          <w:spacing w:val="1"/>
          <w:szCs w:val="24"/>
        </w:rPr>
        <w:t>a</w:t>
      </w:r>
      <w:r w:rsidRPr="00C50CD3">
        <w:rPr>
          <w:rFonts w:eastAsia="Arial" w:cs="Arial"/>
          <w:szCs w:val="24"/>
        </w:rPr>
        <w:t xml:space="preserve">rt </w:t>
      </w:r>
      <w:r w:rsidRPr="00C50CD3">
        <w:rPr>
          <w:rFonts w:eastAsia="Arial" w:cs="Arial"/>
          <w:spacing w:val="-3"/>
          <w:szCs w:val="24"/>
        </w:rPr>
        <w:t>w</w:t>
      </w:r>
      <w:r w:rsidRPr="00C50CD3">
        <w:rPr>
          <w:rFonts w:eastAsia="Arial" w:cs="Arial"/>
          <w:spacing w:val="1"/>
          <w:szCs w:val="24"/>
        </w:rPr>
        <w:t>o</w:t>
      </w:r>
      <w:r w:rsidRPr="00C50CD3">
        <w:rPr>
          <w:rFonts w:eastAsia="Arial" w:cs="Arial"/>
          <w:szCs w:val="24"/>
        </w:rPr>
        <w:t>rk,</w:t>
      </w:r>
      <w:r w:rsidRPr="00C50CD3">
        <w:rPr>
          <w:rFonts w:eastAsia="Arial" w:cs="Arial"/>
          <w:spacing w:val="-2"/>
          <w:szCs w:val="24"/>
        </w:rPr>
        <w:t xml:space="preserve"> </w:t>
      </w:r>
      <w:r w:rsidRPr="00C50CD3">
        <w:rPr>
          <w:rFonts w:eastAsia="Arial" w:cs="Arial"/>
          <w:spacing w:val="1"/>
          <w:szCs w:val="24"/>
        </w:rPr>
        <w:t>a</w:t>
      </w:r>
      <w:r w:rsidRPr="00C50CD3">
        <w:rPr>
          <w:rFonts w:eastAsia="Arial" w:cs="Arial"/>
          <w:szCs w:val="24"/>
        </w:rPr>
        <w:t>l</w:t>
      </w:r>
      <w:r w:rsidRPr="00C50CD3">
        <w:rPr>
          <w:rFonts w:eastAsia="Arial" w:cs="Arial"/>
          <w:spacing w:val="-3"/>
          <w:szCs w:val="24"/>
        </w:rPr>
        <w:t>w</w:t>
      </w:r>
      <w:r w:rsidRPr="00C50CD3">
        <w:rPr>
          <w:rFonts w:eastAsia="Arial" w:cs="Arial"/>
          <w:spacing w:val="3"/>
          <w:szCs w:val="24"/>
        </w:rPr>
        <w:t>a</w:t>
      </w:r>
      <w:r w:rsidRPr="00C50CD3">
        <w:rPr>
          <w:rFonts w:eastAsia="Arial" w:cs="Arial"/>
          <w:spacing w:val="2"/>
          <w:szCs w:val="24"/>
        </w:rPr>
        <w:t>y</w:t>
      </w:r>
      <w:r w:rsidRPr="00C50CD3">
        <w:rPr>
          <w:rFonts w:eastAsia="Arial" w:cs="Arial"/>
          <w:szCs w:val="24"/>
        </w:rPr>
        <w:t>s l</w:t>
      </w:r>
      <w:r w:rsidRPr="00C50CD3">
        <w:rPr>
          <w:rFonts w:eastAsia="Arial" w:cs="Arial"/>
          <w:spacing w:val="1"/>
          <w:szCs w:val="24"/>
        </w:rPr>
        <w:t>oo</w:t>
      </w:r>
      <w:r w:rsidRPr="00C50CD3">
        <w:rPr>
          <w:rFonts w:eastAsia="Arial" w:cs="Arial"/>
          <w:szCs w:val="24"/>
        </w:rPr>
        <w:t>king</w:t>
      </w:r>
      <w:r w:rsidRPr="00C50CD3">
        <w:rPr>
          <w:rFonts w:eastAsia="Arial" w:cs="Arial"/>
          <w:spacing w:val="-1"/>
          <w:szCs w:val="24"/>
        </w:rPr>
        <w:t xml:space="preserve"> </w:t>
      </w:r>
      <w:r w:rsidRPr="00C50CD3">
        <w:rPr>
          <w:rFonts w:eastAsia="Arial" w:cs="Arial"/>
          <w:spacing w:val="3"/>
          <w:szCs w:val="24"/>
        </w:rPr>
        <w:t>f</w:t>
      </w:r>
      <w:r w:rsidRPr="00C50CD3">
        <w:rPr>
          <w:rFonts w:eastAsia="Arial" w:cs="Arial"/>
          <w:spacing w:val="1"/>
          <w:szCs w:val="24"/>
        </w:rPr>
        <w:t>o</w:t>
      </w:r>
      <w:r w:rsidRPr="00C50CD3">
        <w:rPr>
          <w:rFonts w:eastAsia="Arial" w:cs="Arial"/>
          <w:szCs w:val="24"/>
        </w:rPr>
        <w:t>r</w:t>
      </w:r>
      <w:r w:rsidRPr="00C50CD3">
        <w:rPr>
          <w:rFonts w:eastAsia="Arial" w:cs="Arial"/>
          <w:spacing w:val="-2"/>
          <w:szCs w:val="24"/>
        </w:rPr>
        <w:t xml:space="preserve"> </w:t>
      </w:r>
      <w:r w:rsidRPr="00C50CD3">
        <w:rPr>
          <w:rFonts w:eastAsia="Arial" w:cs="Arial"/>
          <w:spacing w:val="1"/>
          <w:szCs w:val="24"/>
        </w:rPr>
        <w:t>e</w:t>
      </w:r>
      <w:r w:rsidRPr="00C50CD3">
        <w:rPr>
          <w:rFonts w:eastAsia="Arial" w:cs="Arial"/>
          <w:spacing w:val="-2"/>
          <w:szCs w:val="24"/>
        </w:rPr>
        <w:t>x</w:t>
      </w:r>
      <w:r w:rsidRPr="00C50CD3">
        <w:rPr>
          <w:rFonts w:eastAsia="Arial" w:cs="Arial"/>
          <w:szCs w:val="24"/>
        </w:rPr>
        <w:t>tra</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pacing w:val="1"/>
          <w:szCs w:val="24"/>
        </w:rPr>
        <w:t>o</w:t>
      </w:r>
      <w:r w:rsidRPr="00C50CD3">
        <w:rPr>
          <w:rFonts w:eastAsia="Arial" w:cs="Arial"/>
          <w:szCs w:val="24"/>
        </w:rPr>
        <w:t>r</w:t>
      </w:r>
      <w:r w:rsidRPr="00C50CD3">
        <w:rPr>
          <w:rFonts w:eastAsia="Arial" w:cs="Arial"/>
          <w:spacing w:val="1"/>
          <w:szCs w:val="24"/>
        </w:rPr>
        <w:t>k</w:t>
      </w:r>
      <w:r w:rsidRPr="00C50CD3">
        <w:rPr>
          <w:rFonts w:eastAsia="Arial" w:cs="Arial"/>
          <w:szCs w:val="24"/>
        </w:rPr>
        <w:t>,</w:t>
      </w:r>
      <w:r w:rsidRPr="00C50CD3">
        <w:rPr>
          <w:rFonts w:eastAsia="Arial" w:cs="Arial"/>
          <w:spacing w:val="1"/>
          <w:szCs w:val="24"/>
        </w:rPr>
        <w:t xml:space="preserve"> </w:t>
      </w:r>
      <w:r w:rsidRPr="00C50CD3">
        <w:rPr>
          <w:rFonts w:eastAsia="Arial" w:cs="Arial"/>
          <w:szCs w:val="24"/>
        </w:rPr>
        <w:t>c</w:t>
      </w:r>
      <w:r w:rsidRPr="00C50CD3">
        <w:rPr>
          <w:rFonts w:eastAsia="Arial" w:cs="Arial"/>
          <w:spacing w:val="1"/>
          <w:szCs w:val="24"/>
        </w:rPr>
        <w:t>o</w:t>
      </w:r>
      <w:r w:rsidRPr="00C50CD3">
        <w:rPr>
          <w:rFonts w:eastAsia="Arial" w:cs="Arial"/>
          <w:spacing w:val="-1"/>
          <w:szCs w:val="24"/>
        </w:rPr>
        <w:t>m</w:t>
      </w:r>
      <w:r w:rsidRPr="00C50CD3">
        <w:rPr>
          <w:rFonts w:eastAsia="Arial" w:cs="Arial"/>
          <w:spacing w:val="1"/>
          <w:szCs w:val="24"/>
        </w:rPr>
        <w:t>m</w:t>
      </w:r>
      <w:r w:rsidRPr="00C50CD3">
        <w:rPr>
          <w:rFonts w:eastAsia="Arial" w:cs="Arial"/>
          <w:szCs w:val="24"/>
        </w:rPr>
        <w:t>it</w:t>
      </w:r>
      <w:r w:rsidRPr="00C50CD3">
        <w:rPr>
          <w:rFonts w:eastAsia="Arial" w:cs="Arial"/>
          <w:spacing w:val="-1"/>
          <w:szCs w:val="24"/>
        </w:rPr>
        <w:t>m</w:t>
      </w:r>
      <w:r w:rsidRPr="00C50CD3">
        <w:rPr>
          <w:rFonts w:eastAsia="Arial" w:cs="Arial"/>
          <w:spacing w:val="1"/>
          <w:szCs w:val="24"/>
        </w:rPr>
        <w:t>en</w:t>
      </w:r>
      <w:r w:rsidRPr="00C50CD3">
        <w:rPr>
          <w:rFonts w:eastAsia="Arial" w:cs="Arial"/>
          <w:szCs w:val="24"/>
        </w:rPr>
        <w:t>t</w:t>
      </w:r>
    </w:p>
    <w:p w14:paraId="14B3D9A7" w14:textId="2E244A6A" w:rsidR="00C2015A" w:rsidRPr="00C50CD3" w:rsidRDefault="00C2015A" w:rsidP="00C2015A">
      <w:pPr>
        <w:shd w:val="clear" w:color="auto" w:fill="DAC6FE"/>
        <w:ind w:left="233" w:right="426"/>
        <w:rPr>
          <w:rFonts w:eastAsia="Arial" w:cs="Arial"/>
          <w:szCs w:val="24"/>
        </w:rPr>
      </w:pPr>
      <w:r w:rsidRPr="00C50CD3">
        <w:rPr>
          <w:rFonts w:eastAsia="Arial" w:cs="Arial"/>
          <w:szCs w:val="24"/>
        </w:rPr>
        <w:t>5</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 xml:space="preserve">m </w:t>
      </w:r>
      <w:r w:rsidRPr="00C50CD3">
        <w:rPr>
          <w:rFonts w:eastAsia="Arial" w:cs="Arial"/>
          <w:spacing w:val="1"/>
          <w:szCs w:val="24"/>
        </w:rPr>
        <w:t>ab</w:t>
      </w:r>
      <w:r w:rsidRPr="00C50CD3">
        <w:rPr>
          <w:rFonts w:eastAsia="Arial" w:cs="Arial"/>
          <w:spacing w:val="-2"/>
          <w:szCs w:val="24"/>
        </w:rPr>
        <w:t>s</w:t>
      </w:r>
      <w:r w:rsidRPr="00C50CD3">
        <w:rPr>
          <w:rFonts w:eastAsia="Arial" w:cs="Arial"/>
          <w:spacing w:val="1"/>
          <w:szCs w:val="24"/>
        </w:rPr>
        <w:t>en</w:t>
      </w:r>
      <w:r w:rsidRPr="00C50CD3">
        <w:rPr>
          <w:rFonts w:eastAsia="Arial" w:cs="Arial"/>
          <w:spacing w:val="-2"/>
          <w:szCs w:val="24"/>
        </w:rPr>
        <w:t>t</w:t>
      </w:r>
      <w:r w:rsidRPr="00C50CD3">
        <w:rPr>
          <w:rFonts w:eastAsia="Arial" w:cs="Arial"/>
          <w:spacing w:val="1"/>
          <w:szCs w:val="24"/>
        </w:rPr>
        <w:t>ee</w:t>
      </w:r>
      <w:r w:rsidRPr="00C50CD3">
        <w:rPr>
          <w:rFonts w:eastAsia="Arial" w:cs="Arial"/>
          <w:szCs w:val="24"/>
        </w:rPr>
        <w:t>i</w:t>
      </w:r>
      <w:r w:rsidRPr="00C50CD3">
        <w:rPr>
          <w:rFonts w:eastAsia="Arial" w:cs="Arial"/>
          <w:spacing w:val="-3"/>
          <w:szCs w:val="24"/>
        </w:rPr>
        <w:t>s</w:t>
      </w:r>
      <w:r w:rsidRPr="00C50CD3">
        <w:rPr>
          <w:rFonts w:eastAsia="Arial" w:cs="Arial"/>
          <w:szCs w:val="24"/>
        </w:rPr>
        <w:t>m is lo</w:t>
      </w:r>
      <w:r w:rsidRPr="00C50CD3">
        <w:rPr>
          <w:rFonts w:eastAsia="Arial" w:cs="Arial"/>
          <w:spacing w:val="-2"/>
          <w:szCs w:val="24"/>
        </w:rPr>
        <w:t>w</w:t>
      </w:r>
      <w:r w:rsidRPr="00C50CD3">
        <w:rPr>
          <w:rFonts w:eastAsia="Arial" w:cs="Arial"/>
          <w:szCs w:val="24"/>
        </w:rPr>
        <w:t>,</w:t>
      </w:r>
      <w:r w:rsidRPr="00C50CD3">
        <w:rPr>
          <w:rFonts w:eastAsia="Arial" w:cs="Arial"/>
          <w:spacing w:val="1"/>
          <w:szCs w:val="24"/>
        </w:rPr>
        <w:t xml:space="preserve"> </w:t>
      </w:r>
      <w:r w:rsidRPr="00C50CD3">
        <w:rPr>
          <w:rFonts w:eastAsia="Arial" w:cs="Arial"/>
          <w:szCs w:val="24"/>
        </w:rPr>
        <w:t>t</w:t>
      </w:r>
      <w:r w:rsidRPr="00C50CD3">
        <w:rPr>
          <w:rFonts w:eastAsia="Arial" w:cs="Arial"/>
          <w:spacing w:val="2"/>
          <w:szCs w:val="24"/>
        </w:rPr>
        <w:t>r</w:t>
      </w:r>
      <w:r w:rsidRPr="00C50CD3">
        <w:rPr>
          <w:rFonts w:eastAsia="Arial" w:cs="Arial"/>
          <w:szCs w:val="24"/>
        </w:rPr>
        <w:t>y</w:t>
      </w:r>
      <w:r w:rsidRPr="00C50CD3">
        <w:rPr>
          <w:rFonts w:eastAsia="Arial" w:cs="Arial"/>
          <w:spacing w:val="-2"/>
          <w:szCs w:val="24"/>
        </w:rPr>
        <w:t xml:space="preserve"> </w:t>
      </w:r>
      <w:r w:rsidRPr="00C50CD3">
        <w:rPr>
          <w:rFonts w:eastAsia="Arial" w:cs="Arial"/>
          <w:spacing w:val="1"/>
          <w:szCs w:val="24"/>
        </w:rPr>
        <w:t>t</w:t>
      </w:r>
      <w:r w:rsidRPr="00C50CD3">
        <w:rPr>
          <w:rFonts w:eastAsia="Arial" w:cs="Arial"/>
          <w:szCs w:val="24"/>
        </w:rPr>
        <w:t>o</w:t>
      </w:r>
      <w:r w:rsidRPr="00C50CD3">
        <w:rPr>
          <w:rFonts w:eastAsia="Arial" w:cs="Arial"/>
          <w:spacing w:val="5"/>
          <w:szCs w:val="24"/>
        </w:rPr>
        <w:t xml:space="preserve"> </w:t>
      </w:r>
      <w:r w:rsidRPr="00C50CD3">
        <w:rPr>
          <w:rFonts w:eastAsia="Arial" w:cs="Arial"/>
          <w:spacing w:val="1"/>
          <w:szCs w:val="24"/>
        </w:rPr>
        <w:t>a</w:t>
      </w:r>
      <w:r w:rsidRPr="00C50CD3">
        <w:rPr>
          <w:rFonts w:eastAsia="Arial" w:cs="Arial"/>
          <w:szCs w:val="24"/>
        </w:rPr>
        <w:t>cc</w:t>
      </w:r>
      <w:r w:rsidRPr="00C50CD3">
        <w:rPr>
          <w:rFonts w:eastAsia="Arial" w:cs="Arial"/>
          <w:spacing w:val="-1"/>
          <w:szCs w:val="24"/>
        </w:rPr>
        <w:t>o</w:t>
      </w:r>
      <w:r w:rsidRPr="00C50CD3">
        <w:rPr>
          <w:rFonts w:eastAsia="Arial" w:cs="Arial"/>
          <w:spacing w:val="1"/>
          <w:szCs w:val="24"/>
        </w:rPr>
        <w:t>mp</w:t>
      </w:r>
      <w:r w:rsidRPr="00C50CD3">
        <w:rPr>
          <w:rFonts w:eastAsia="Arial" w:cs="Arial"/>
          <w:szCs w:val="24"/>
        </w:rPr>
        <w:t>l</w:t>
      </w:r>
      <w:r w:rsidRPr="00C50CD3">
        <w:rPr>
          <w:rFonts w:eastAsia="Arial" w:cs="Arial"/>
          <w:spacing w:val="-1"/>
          <w:szCs w:val="24"/>
        </w:rPr>
        <w:t>i</w:t>
      </w:r>
      <w:r w:rsidRPr="00C50CD3">
        <w:rPr>
          <w:rFonts w:eastAsia="Arial" w:cs="Arial"/>
          <w:spacing w:val="-2"/>
          <w:szCs w:val="24"/>
        </w:rPr>
        <w:t>s</w:t>
      </w:r>
      <w:r w:rsidRPr="00C50CD3">
        <w:rPr>
          <w:rFonts w:eastAsia="Arial" w:cs="Arial"/>
          <w:szCs w:val="24"/>
        </w:rPr>
        <w:t>h</w:t>
      </w:r>
      <w:r w:rsidRPr="00C50CD3">
        <w:rPr>
          <w:rFonts w:eastAsia="Arial" w:cs="Arial"/>
          <w:spacing w:val="1"/>
          <w:szCs w:val="24"/>
        </w:rPr>
        <w:t xml:space="preserve"> </w:t>
      </w:r>
      <w:r w:rsidRPr="00C50CD3">
        <w:rPr>
          <w:rFonts w:eastAsia="Arial" w:cs="Arial"/>
          <w:szCs w:val="24"/>
        </w:rPr>
        <w:t>me</w:t>
      </w:r>
      <w:r w:rsidRPr="00C50CD3">
        <w:rPr>
          <w:rFonts w:eastAsia="Arial" w:cs="Arial"/>
          <w:spacing w:val="1"/>
          <w:szCs w:val="24"/>
        </w:rPr>
        <w:t>an</w:t>
      </w:r>
      <w:r w:rsidRPr="00C50CD3">
        <w:rPr>
          <w:rFonts w:eastAsia="Arial" w:cs="Arial"/>
          <w:spacing w:val="-3"/>
          <w:szCs w:val="24"/>
        </w:rPr>
        <w:t>i</w:t>
      </w:r>
      <w:r w:rsidRPr="00C50CD3">
        <w:rPr>
          <w:rFonts w:eastAsia="Arial" w:cs="Arial"/>
          <w:spacing w:val="1"/>
          <w:szCs w:val="24"/>
        </w:rPr>
        <w:t>n</w:t>
      </w:r>
      <w:r w:rsidRPr="00C50CD3">
        <w:rPr>
          <w:rFonts w:eastAsia="Arial" w:cs="Arial"/>
          <w:spacing w:val="-1"/>
          <w:szCs w:val="24"/>
        </w:rPr>
        <w:t>g</w:t>
      </w:r>
      <w:r w:rsidRPr="00C50CD3">
        <w:rPr>
          <w:rFonts w:eastAsia="Arial" w:cs="Arial"/>
          <w:szCs w:val="24"/>
        </w:rPr>
        <w:t>f</w:t>
      </w:r>
      <w:r w:rsidRPr="00C50CD3">
        <w:rPr>
          <w:rFonts w:eastAsia="Arial" w:cs="Arial"/>
          <w:spacing w:val="1"/>
          <w:szCs w:val="24"/>
        </w:rPr>
        <w:t>u</w:t>
      </w:r>
      <w:r w:rsidRPr="00C50CD3">
        <w:rPr>
          <w:rFonts w:eastAsia="Arial" w:cs="Arial"/>
          <w:szCs w:val="24"/>
        </w:rPr>
        <w:t xml:space="preserve">l </w:t>
      </w:r>
      <w:r w:rsidRPr="00C50CD3">
        <w:rPr>
          <w:rFonts w:eastAsia="Arial" w:cs="Arial"/>
          <w:spacing w:val="-1"/>
          <w:szCs w:val="24"/>
        </w:rPr>
        <w:t>g</w:t>
      </w:r>
      <w:r w:rsidRPr="00C50CD3">
        <w:rPr>
          <w:rFonts w:eastAsia="Arial" w:cs="Arial"/>
          <w:spacing w:val="1"/>
          <w:szCs w:val="24"/>
        </w:rPr>
        <w:t>oa</w:t>
      </w:r>
      <w:r w:rsidRPr="00C50CD3">
        <w:rPr>
          <w:rFonts w:eastAsia="Arial" w:cs="Arial"/>
          <w:szCs w:val="24"/>
        </w:rPr>
        <w:t>l</w:t>
      </w:r>
      <w:r w:rsidRPr="00C50CD3">
        <w:rPr>
          <w:rFonts w:eastAsia="Arial" w:cs="Arial"/>
          <w:spacing w:val="3"/>
          <w:szCs w:val="24"/>
        </w:rPr>
        <w:t>s</w:t>
      </w:r>
      <w:r w:rsidRPr="00C50CD3">
        <w:rPr>
          <w:rFonts w:eastAsia="Arial" w:cs="Arial"/>
          <w:szCs w:val="24"/>
        </w:rPr>
        <w:t>,</w:t>
      </w:r>
      <w:r w:rsidRPr="00C50CD3">
        <w:rPr>
          <w:rFonts w:eastAsia="Arial" w:cs="Arial"/>
          <w:spacing w:val="1"/>
          <w:szCs w:val="24"/>
        </w:rPr>
        <w:t xml:space="preserve"> a</w:t>
      </w:r>
      <w:r w:rsidRPr="00C50CD3">
        <w:rPr>
          <w:rFonts w:eastAsia="Arial" w:cs="Arial"/>
          <w:spacing w:val="-3"/>
          <w:szCs w:val="24"/>
        </w:rPr>
        <w:t>lw</w:t>
      </w:r>
      <w:r w:rsidRPr="00C50CD3">
        <w:rPr>
          <w:rFonts w:eastAsia="Arial" w:cs="Arial"/>
          <w:spacing w:val="3"/>
          <w:szCs w:val="24"/>
        </w:rPr>
        <w:t>a</w:t>
      </w:r>
      <w:r w:rsidRPr="00C50CD3">
        <w:rPr>
          <w:rFonts w:eastAsia="Arial" w:cs="Arial"/>
          <w:spacing w:val="-2"/>
          <w:szCs w:val="24"/>
        </w:rPr>
        <w:t>y</w:t>
      </w:r>
      <w:r w:rsidRPr="00C50CD3">
        <w:rPr>
          <w:rFonts w:eastAsia="Arial" w:cs="Arial"/>
          <w:szCs w:val="24"/>
        </w:rPr>
        <w:t>s</w:t>
      </w:r>
      <w:r w:rsidRPr="00C50CD3">
        <w:rPr>
          <w:rFonts w:eastAsia="Arial" w:cs="Arial"/>
          <w:spacing w:val="1"/>
          <w:szCs w:val="24"/>
        </w:rPr>
        <w:t xml:space="preserve"> </w:t>
      </w:r>
      <w:r w:rsidRPr="00C50CD3">
        <w:rPr>
          <w:rFonts w:eastAsia="Arial" w:cs="Arial"/>
          <w:szCs w:val="24"/>
        </w:rPr>
        <w:t>t</w:t>
      </w:r>
      <w:r w:rsidRPr="00C50CD3">
        <w:rPr>
          <w:rFonts w:eastAsia="Arial" w:cs="Arial"/>
          <w:spacing w:val="2"/>
          <w:szCs w:val="24"/>
        </w:rPr>
        <w:t>r</w:t>
      </w:r>
      <w:r w:rsidRPr="00C50CD3">
        <w:rPr>
          <w:rFonts w:eastAsia="Arial" w:cs="Arial"/>
          <w:spacing w:val="-2"/>
          <w:szCs w:val="24"/>
        </w:rPr>
        <w:t>y</w:t>
      </w:r>
      <w:r w:rsidRPr="00C50CD3">
        <w:rPr>
          <w:rFonts w:eastAsia="Arial" w:cs="Arial"/>
          <w:szCs w:val="24"/>
        </w:rPr>
        <w:t>ing</w:t>
      </w:r>
      <w:r w:rsidRPr="00C50CD3">
        <w:rPr>
          <w:rFonts w:eastAsia="Arial" w:cs="Arial"/>
          <w:spacing w:val="-1"/>
          <w:szCs w:val="24"/>
        </w:rPr>
        <w:t xml:space="preserve"> </w:t>
      </w:r>
      <w:r w:rsidRPr="00C50CD3">
        <w:rPr>
          <w:rFonts w:eastAsia="Arial" w:cs="Arial"/>
          <w:spacing w:val="1"/>
          <w:szCs w:val="24"/>
        </w:rPr>
        <w:t>t</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i</w:t>
      </w:r>
      <w:r w:rsidRPr="00C50CD3">
        <w:rPr>
          <w:rFonts w:eastAsia="Arial" w:cs="Arial"/>
          <w:spacing w:val="1"/>
          <w:szCs w:val="24"/>
        </w:rPr>
        <w:t>mp</w:t>
      </w:r>
      <w:r w:rsidRPr="00C50CD3">
        <w:rPr>
          <w:rFonts w:eastAsia="Arial" w:cs="Arial"/>
          <w:szCs w:val="24"/>
        </w:rPr>
        <w:t>ro</w:t>
      </w:r>
      <w:r w:rsidRPr="00C50CD3">
        <w:rPr>
          <w:rFonts w:eastAsia="Arial" w:cs="Arial"/>
          <w:spacing w:val="-2"/>
          <w:szCs w:val="24"/>
        </w:rPr>
        <w:t>v</w:t>
      </w:r>
      <w:r w:rsidRPr="00C50CD3">
        <w:rPr>
          <w:rFonts w:eastAsia="Arial" w:cs="Arial"/>
          <w:spacing w:val="3"/>
          <w:szCs w:val="24"/>
        </w:rPr>
        <w:t>e</w:t>
      </w:r>
      <w:r w:rsidRPr="00C50CD3">
        <w:rPr>
          <w:rFonts w:eastAsia="Arial" w:cs="Arial"/>
          <w:szCs w:val="24"/>
        </w:rPr>
        <w:t xml:space="preserve">, </w:t>
      </w:r>
      <w:r w:rsidRPr="00C50CD3">
        <w:rPr>
          <w:rFonts w:eastAsia="Arial" w:cs="Arial"/>
          <w:spacing w:val="1"/>
          <w:szCs w:val="24"/>
        </w:rPr>
        <w:t>a</w:t>
      </w:r>
      <w:r w:rsidRPr="00C50CD3">
        <w:rPr>
          <w:rFonts w:eastAsia="Arial" w:cs="Arial"/>
          <w:szCs w:val="24"/>
        </w:rPr>
        <w:t>l</w:t>
      </w:r>
      <w:r w:rsidRPr="00C50CD3">
        <w:rPr>
          <w:rFonts w:eastAsia="Arial" w:cs="Arial"/>
          <w:spacing w:val="-3"/>
          <w:szCs w:val="24"/>
        </w:rPr>
        <w:t>w</w:t>
      </w:r>
      <w:r w:rsidRPr="00C50CD3">
        <w:rPr>
          <w:rFonts w:eastAsia="Arial" w:cs="Arial"/>
          <w:spacing w:val="3"/>
          <w:szCs w:val="24"/>
        </w:rPr>
        <w:t>a</w:t>
      </w:r>
      <w:r w:rsidRPr="00C50CD3">
        <w:rPr>
          <w:rFonts w:eastAsia="Arial" w:cs="Arial"/>
          <w:spacing w:val="-2"/>
          <w:szCs w:val="24"/>
        </w:rPr>
        <w:t>y</w:t>
      </w:r>
      <w:r w:rsidRPr="00C50CD3">
        <w:rPr>
          <w:rFonts w:eastAsia="Arial" w:cs="Arial"/>
          <w:szCs w:val="24"/>
        </w:rPr>
        <w:t xml:space="preserve">s </w:t>
      </w:r>
      <w:r w:rsidRPr="00C50CD3">
        <w:rPr>
          <w:rFonts w:eastAsia="Arial" w:cs="Arial"/>
          <w:spacing w:val="1"/>
          <w:szCs w:val="24"/>
        </w:rPr>
        <w:t>tr</w:t>
      </w:r>
      <w:r w:rsidRPr="00C50CD3">
        <w:rPr>
          <w:rFonts w:eastAsia="Arial" w:cs="Arial"/>
          <w:spacing w:val="-2"/>
          <w:szCs w:val="24"/>
        </w:rPr>
        <w:t>y</w:t>
      </w:r>
      <w:r w:rsidRPr="00C50CD3">
        <w:rPr>
          <w:rFonts w:eastAsia="Arial" w:cs="Arial"/>
          <w:szCs w:val="24"/>
        </w:rPr>
        <w:t>ing</w:t>
      </w:r>
      <w:r w:rsidRPr="00C50CD3">
        <w:rPr>
          <w:rFonts w:eastAsia="Arial" w:cs="Arial"/>
          <w:spacing w:val="-1"/>
          <w:szCs w:val="24"/>
        </w:rPr>
        <w:t xml:space="preserve"> </w:t>
      </w:r>
      <w:r w:rsidRPr="00C50CD3">
        <w:rPr>
          <w:rFonts w:eastAsia="Arial" w:cs="Arial"/>
          <w:spacing w:val="1"/>
          <w:szCs w:val="24"/>
        </w:rPr>
        <w:t>t</w:t>
      </w:r>
      <w:r w:rsidRPr="00C50CD3">
        <w:rPr>
          <w:rFonts w:eastAsia="Arial" w:cs="Arial"/>
          <w:szCs w:val="24"/>
        </w:rPr>
        <w:t>o</w:t>
      </w:r>
      <w:r w:rsidRPr="00C50CD3">
        <w:rPr>
          <w:rFonts w:eastAsia="Arial" w:cs="Arial"/>
          <w:spacing w:val="1"/>
          <w:szCs w:val="24"/>
        </w:rPr>
        <w:t xml:space="preserve"> he</w:t>
      </w:r>
      <w:r w:rsidRPr="00C50CD3">
        <w:rPr>
          <w:rFonts w:eastAsia="Arial" w:cs="Arial"/>
          <w:szCs w:val="24"/>
        </w:rPr>
        <w:t>lp</w:t>
      </w:r>
      <w:r w:rsidRPr="00C50CD3">
        <w:rPr>
          <w:rFonts w:eastAsia="Arial" w:cs="Arial"/>
          <w:spacing w:val="-1"/>
          <w:szCs w:val="24"/>
        </w:rPr>
        <w:t xml:space="preserve"> e</w:t>
      </w:r>
      <w:r w:rsidRPr="00C50CD3">
        <w:rPr>
          <w:rFonts w:eastAsia="Arial" w:cs="Arial"/>
          <w:spacing w:val="1"/>
          <w:szCs w:val="24"/>
        </w:rPr>
        <w:t>a</w:t>
      </w:r>
      <w:r w:rsidRPr="00C50CD3">
        <w:rPr>
          <w:rFonts w:eastAsia="Arial" w:cs="Arial"/>
          <w:szCs w:val="24"/>
        </w:rPr>
        <w:t>ch</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t</w:t>
      </w:r>
      <w:r w:rsidRPr="00C50CD3">
        <w:rPr>
          <w:rFonts w:eastAsia="Arial" w:cs="Arial"/>
          <w:spacing w:val="1"/>
          <w:szCs w:val="24"/>
        </w:rPr>
        <w:t>he</w:t>
      </w:r>
      <w:r w:rsidRPr="00C50CD3">
        <w:rPr>
          <w:rFonts w:eastAsia="Arial" w:cs="Arial"/>
          <w:spacing w:val="3"/>
          <w:szCs w:val="24"/>
        </w:rPr>
        <w:t>r</w:t>
      </w:r>
      <w:r w:rsidRPr="00C50CD3">
        <w:rPr>
          <w:rFonts w:eastAsia="Arial" w:cs="Arial"/>
          <w:szCs w:val="24"/>
        </w:rPr>
        <w:t>,</w:t>
      </w:r>
      <w:r w:rsidRPr="00C50CD3">
        <w:rPr>
          <w:rFonts w:eastAsia="Arial" w:cs="Arial"/>
          <w:spacing w:val="1"/>
          <w:szCs w:val="24"/>
        </w:rPr>
        <w:t xml:space="preserve"> </w:t>
      </w:r>
      <w:r w:rsidRPr="00C50CD3">
        <w:rPr>
          <w:rFonts w:eastAsia="Arial" w:cs="Arial"/>
          <w:spacing w:val="-2"/>
          <w:szCs w:val="24"/>
        </w:rPr>
        <w:t>c</w:t>
      </w:r>
      <w:r w:rsidRPr="00C50CD3">
        <w:rPr>
          <w:rFonts w:eastAsia="Arial" w:cs="Arial"/>
          <w:spacing w:val="1"/>
          <w:szCs w:val="24"/>
        </w:rPr>
        <w:t>a</w:t>
      </w:r>
      <w:r w:rsidRPr="00C50CD3">
        <w:rPr>
          <w:rFonts w:eastAsia="Arial" w:cs="Arial"/>
          <w:szCs w:val="24"/>
        </w:rPr>
        <w:t>n</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pacing w:val="1"/>
          <w:szCs w:val="24"/>
        </w:rPr>
        <w:t>o</w:t>
      </w:r>
      <w:r w:rsidRPr="00C50CD3">
        <w:rPr>
          <w:rFonts w:eastAsia="Arial" w:cs="Arial"/>
          <w:szCs w:val="24"/>
        </w:rPr>
        <w:t xml:space="preserve">rk </w:t>
      </w:r>
      <w:r w:rsidRPr="00C50CD3">
        <w:rPr>
          <w:rFonts w:eastAsia="Arial" w:cs="Arial"/>
          <w:spacing w:val="-1"/>
          <w:szCs w:val="24"/>
        </w:rPr>
        <w:t>in</w:t>
      </w:r>
      <w:r w:rsidRPr="00C50CD3">
        <w:rPr>
          <w:rFonts w:eastAsia="Arial" w:cs="Arial"/>
          <w:spacing w:val="1"/>
          <w:szCs w:val="24"/>
        </w:rPr>
        <w:t>de</w:t>
      </w:r>
      <w:r w:rsidRPr="00C50CD3">
        <w:rPr>
          <w:rFonts w:eastAsia="Arial" w:cs="Arial"/>
          <w:spacing w:val="-1"/>
          <w:szCs w:val="24"/>
        </w:rPr>
        <w:t>p</w:t>
      </w:r>
      <w:r w:rsidRPr="00C50CD3">
        <w:rPr>
          <w:rFonts w:eastAsia="Arial" w:cs="Arial"/>
          <w:spacing w:val="1"/>
          <w:szCs w:val="24"/>
        </w:rPr>
        <w:t>en</w:t>
      </w:r>
      <w:r w:rsidRPr="00C50CD3">
        <w:rPr>
          <w:rFonts w:eastAsia="Arial" w:cs="Arial"/>
          <w:spacing w:val="-1"/>
          <w:szCs w:val="24"/>
        </w:rPr>
        <w:t>d</w:t>
      </w:r>
      <w:r w:rsidRPr="00C50CD3">
        <w:rPr>
          <w:rFonts w:eastAsia="Arial" w:cs="Arial"/>
          <w:spacing w:val="1"/>
          <w:szCs w:val="24"/>
        </w:rPr>
        <w:t>en</w:t>
      </w:r>
      <w:r w:rsidRPr="00C50CD3">
        <w:rPr>
          <w:rFonts w:eastAsia="Arial" w:cs="Arial"/>
          <w:szCs w:val="24"/>
        </w:rPr>
        <w:t>tl</w:t>
      </w:r>
      <w:r w:rsidRPr="00C50CD3">
        <w:rPr>
          <w:rFonts w:eastAsia="Arial" w:cs="Arial"/>
          <w:spacing w:val="-2"/>
          <w:szCs w:val="24"/>
        </w:rPr>
        <w:t>y</w:t>
      </w:r>
      <w:r w:rsidRPr="00C50CD3">
        <w:rPr>
          <w:rFonts w:eastAsia="Arial" w:cs="Arial"/>
          <w:szCs w:val="24"/>
        </w:rPr>
        <w:t>,</w:t>
      </w:r>
      <w:r w:rsidRPr="00C50CD3">
        <w:rPr>
          <w:rFonts w:eastAsia="Arial" w:cs="Arial"/>
          <w:spacing w:val="1"/>
          <w:szCs w:val="24"/>
        </w:rPr>
        <w:t xml:space="preserve"> </w:t>
      </w:r>
      <w:r w:rsidR="001556EF" w:rsidRPr="00C50CD3">
        <w:rPr>
          <w:rFonts w:eastAsia="Arial" w:cs="Arial"/>
          <w:szCs w:val="24"/>
        </w:rPr>
        <w:t>and show</w:t>
      </w:r>
      <w:r w:rsidRPr="00C50CD3">
        <w:rPr>
          <w:rFonts w:eastAsia="Arial" w:cs="Arial"/>
          <w:spacing w:val="-3"/>
          <w:szCs w:val="24"/>
        </w:rPr>
        <w:t xml:space="preserve"> </w:t>
      </w:r>
      <w:r w:rsidRPr="00C50CD3">
        <w:rPr>
          <w:rFonts w:eastAsia="Arial" w:cs="Arial"/>
          <w:szCs w:val="24"/>
        </w:rPr>
        <w:t>c</w:t>
      </w:r>
      <w:r w:rsidRPr="00C50CD3">
        <w:rPr>
          <w:rFonts w:eastAsia="Arial" w:cs="Arial"/>
          <w:spacing w:val="-1"/>
          <w:szCs w:val="24"/>
        </w:rPr>
        <w:t>o</w:t>
      </w:r>
      <w:r w:rsidRPr="00C50CD3">
        <w:rPr>
          <w:rFonts w:eastAsia="Arial" w:cs="Arial"/>
          <w:spacing w:val="1"/>
          <w:szCs w:val="24"/>
        </w:rPr>
        <w:t>mm</w:t>
      </w:r>
      <w:r w:rsidRPr="00C50CD3">
        <w:rPr>
          <w:rFonts w:eastAsia="Arial" w:cs="Arial"/>
          <w:szCs w:val="24"/>
        </w:rPr>
        <w:t>i</w:t>
      </w:r>
      <w:r w:rsidRPr="00C50CD3">
        <w:rPr>
          <w:rFonts w:eastAsia="Arial" w:cs="Arial"/>
          <w:spacing w:val="-2"/>
          <w:szCs w:val="24"/>
        </w:rPr>
        <w:t>t</w:t>
      </w:r>
      <w:r w:rsidRPr="00C50CD3">
        <w:rPr>
          <w:rFonts w:eastAsia="Arial" w:cs="Arial"/>
          <w:spacing w:val="1"/>
          <w:szCs w:val="24"/>
        </w:rPr>
        <w:t>m</w:t>
      </w:r>
      <w:r w:rsidRPr="00C50CD3">
        <w:rPr>
          <w:rFonts w:eastAsia="Arial" w:cs="Arial"/>
          <w:spacing w:val="-1"/>
          <w:szCs w:val="24"/>
        </w:rPr>
        <w:t>e</w:t>
      </w:r>
      <w:r w:rsidRPr="00C50CD3">
        <w:rPr>
          <w:rFonts w:eastAsia="Arial" w:cs="Arial"/>
          <w:spacing w:val="1"/>
          <w:szCs w:val="24"/>
        </w:rPr>
        <w:t>n</w:t>
      </w:r>
      <w:r w:rsidRPr="00C50CD3">
        <w:rPr>
          <w:rFonts w:eastAsia="Arial" w:cs="Arial"/>
          <w:szCs w:val="24"/>
        </w:rPr>
        <w:t>t</w:t>
      </w:r>
    </w:p>
    <w:p w14:paraId="52B19523" w14:textId="77777777" w:rsidR="00C2015A" w:rsidRPr="00C50CD3" w:rsidRDefault="00C2015A" w:rsidP="00C2015A">
      <w:pPr>
        <w:spacing w:before="9" w:line="10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50CD3" w14:paraId="246A0739" w14:textId="77777777" w:rsidTr="00C2015A">
        <w:trPr>
          <w:trHeight w:hRule="exact" w:val="1314"/>
        </w:trPr>
        <w:tc>
          <w:tcPr>
            <w:tcW w:w="1244" w:type="dxa"/>
            <w:tcBorders>
              <w:top w:val="single" w:sz="5" w:space="0" w:color="000000"/>
              <w:left w:val="single" w:sz="5" w:space="0" w:color="000000"/>
              <w:bottom w:val="single" w:sz="5" w:space="0" w:color="000000"/>
              <w:right w:val="single" w:sz="5" w:space="0" w:color="000000"/>
            </w:tcBorders>
          </w:tcPr>
          <w:p w14:paraId="01B345C5" w14:textId="77777777" w:rsidR="00C2015A" w:rsidRPr="00C50CD3" w:rsidRDefault="00C2015A" w:rsidP="00C2015A">
            <w:pPr>
              <w:spacing w:line="260" w:lineRule="exact"/>
              <w:ind w:left="102"/>
              <w:rPr>
                <w:rFonts w:eastAsia="Arial" w:cs="Arial"/>
                <w:szCs w:val="24"/>
              </w:rPr>
            </w:pPr>
            <w:r w:rsidRPr="00C50CD3">
              <w:rPr>
                <w:rFonts w:eastAsia="Arial" w:cs="Arial"/>
                <w:b/>
                <w:szCs w:val="24"/>
              </w:rPr>
              <w:t>Re</w:t>
            </w:r>
            <w:r w:rsidRPr="00C50CD3">
              <w:rPr>
                <w:rFonts w:eastAsia="Arial" w:cs="Arial"/>
                <w:b/>
                <w:spacing w:val="1"/>
                <w:szCs w:val="24"/>
              </w:rPr>
              <w:t>as</w:t>
            </w:r>
            <w:r w:rsidRPr="00C50CD3">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5588592D" w14:textId="15D1B153" w:rsidR="00C2015A" w:rsidRPr="00C50CD3" w:rsidRDefault="00C2015A" w:rsidP="00C2015A">
            <w:pPr>
              <w:rPr>
                <w:szCs w:val="24"/>
              </w:rPr>
            </w:pPr>
            <w:r>
              <w:rPr>
                <w:szCs w:val="24"/>
              </w:rPr>
              <w:t xml:space="preserve">The entire </w:t>
            </w:r>
            <w:r w:rsidR="00120B72">
              <w:rPr>
                <w:szCs w:val="24"/>
              </w:rPr>
              <w:t xml:space="preserve">E-Bots </w:t>
            </w:r>
            <w:r>
              <w:rPr>
                <w:szCs w:val="24"/>
              </w:rPr>
              <w:t>team is dedicated to producing an excellent system. Time and work management are high priorities. Team members are prepared to help others when required and always finish work on time</w:t>
            </w:r>
          </w:p>
        </w:tc>
        <w:tc>
          <w:tcPr>
            <w:tcW w:w="1134" w:type="dxa"/>
            <w:tcBorders>
              <w:top w:val="single" w:sz="5" w:space="0" w:color="000000"/>
              <w:left w:val="single" w:sz="5" w:space="0" w:color="000000"/>
              <w:bottom w:val="single" w:sz="5" w:space="0" w:color="000000"/>
              <w:right w:val="single" w:sz="5" w:space="0" w:color="000000"/>
            </w:tcBorders>
          </w:tcPr>
          <w:p w14:paraId="6AD1FF8B" w14:textId="77777777" w:rsidR="00C2015A" w:rsidRPr="00C50CD3" w:rsidRDefault="00C2015A" w:rsidP="00C2015A">
            <w:pPr>
              <w:spacing w:line="260" w:lineRule="exact"/>
              <w:ind w:left="103"/>
              <w:rPr>
                <w:rFonts w:eastAsia="Arial" w:cs="Arial"/>
                <w:szCs w:val="24"/>
              </w:rPr>
            </w:pPr>
            <w:r w:rsidRPr="00C50CD3">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1545736E" w14:textId="77777777" w:rsidR="00C2015A" w:rsidRPr="00C50CD3" w:rsidRDefault="00C2015A" w:rsidP="00C2015A">
            <w:pPr>
              <w:rPr>
                <w:szCs w:val="24"/>
              </w:rPr>
            </w:pPr>
            <w:r>
              <w:rPr>
                <w:szCs w:val="24"/>
              </w:rPr>
              <w:t>5</w:t>
            </w:r>
          </w:p>
        </w:tc>
      </w:tr>
    </w:tbl>
    <w:p w14:paraId="12A3DB65" w14:textId="77777777" w:rsidR="00C2015A" w:rsidRPr="00C50CD3" w:rsidRDefault="00C2015A" w:rsidP="00C2015A">
      <w:pPr>
        <w:spacing w:before="17" w:line="220" w:lineRule="exact"/>
        <w:rPr>
          <w:szCs w:val="24"/>
        </w:rPr>
      </w:pPr>
    </w:p>
    <w:p w14:paraId="33246252" w14:textId="77777777" w:rsidR="00C2015A" w:rsidRPr="00C50CD3" w:rsidRDefault="00C2015A" w:rsidP="00C2015A">
      <w:pPr>
        <w:spacing w:before="29"/>
        <w:ind w:left="233"/>
        <w:rPr>
          <w:rFonts w:eastAsia="Arial" w:cs="Arial"/>
          <w:szCs w:val="24"/>
        </w:rPr>
      </w:pPr>
      <w:r w:rsidRPr="00C50CD3">
        <w:rPr>
          <w:rFonts w:eastAsia="Arial" w:cs="Arial"/>
          <w:b/>
          <w:szCs w:val="24"/>
        </w:rPr>
        <w:t xml:space="preserve">E6  </w:t>
      </w:r>
      <w:r w:rsidRPr="00C50CD3">
        <w:rPr>
          <w:rFonts w:eastAsia="Arial" w:cs="Arial"/>
          <w:b/>
          <w:spacing w:val="2"/>
          <w:szCs w:val="24"/>
        </w:rPr>
        <w:t xml:space="preserve"> </w:t>
      </w:r>
      <w:r w:rsidRPr="00C50CD3">
        <w:rPr>
          <w:rFonts w:eastAsia="Arial" w:cs="Arial"/>
          <w:b/>
          <w:szCs w:val="24"/>
        </w:rPr>
        <w:t>R</w:t>
      </w:r>
      <w:r w:rsidRPr="00C50CD3">
        <w:rPr>
          <w:rFonts w:eastAsia="Arial" w:cs="Arial"/>
          <w:b/>
          <w:spacing w:val="1"/>
          <w:szCs w:val="24"/>
        </w:rPr>
        <w:t>e</w:t>
      </w:r>
      <w:r w:rsidRPr="00C50CD3">
        <w:rPr>
          <w:rFonts w:eastAsia="Arial" w:cs="Arial"/>
          <w:b/>
          <w:szCs w:val="24"/>
        </w:rPr>
        <w:t>q</w:t>
      </w:r>
      <w:r w:rsidRPr="00C50CD3">
        <w:rPr>
          <w:rFonts w:eastAsia="Arial" w:cs="Arial"/>
          <w:b/>
          <w:spacing w:val="-3"/>
          <w:szCs w:val="24"/>
        </w:rPr>
        <w:t>u</w:t>
      </w:r>
      <w:r w:rsidRPr="00C50CD3">
        <w:rPr>
          <w:rFonts w:eastAsia="Arial" w:cs="Arial"/>
          <w:b/>
          <w:szCs w:val="24"/>
        </w:rPr>
        <w:t>ir</w:t>
      </w:r>
      <w:r w:rsidRPr="00C50CD3">
        <w:rPr>
          <w:rFonts w:eastAsia="Arial" w:cs="Arial"/>
          <w:b/>
          <w:spacing w:val="1"/>
          <w:szCs w:val="24"/>
        </w:rPr>
        <w:t>e</w:t>
      </w:r>
      <w:r w:rsidRPr="00C50CD3">
        <w:rPr>
          <w:rFonts w:eastAsia="Arial" w:cs="Arial"/>
          <w:b/>
          <w:szCs w:val="24"/>
        </w:rPr>
        <w:t>m</w:t>
      </w:r>
      <w:r w:rsidRPr="00C50CD3">
        <w:rPr>
          <w:rFonts w:eastAsia="Arial" w:cs="Arial"/>
          <w:b/>
          <w:spacing w:val="1"/>
          <w:szCs w:val="24"/>
        </w:rPr>
        <w:t>e</w:t>
      </w:r>
      <w:r w:rsidRPr="00C50CD3">
        <w:rPr>
          <w:rFonts w:eastAsia="Arial" w:cs="Arial"/>
          <w:b/>
          <w:szCs w:val="24"/>
        </w:rPr>
        <w:t>n</w:t>
      </w:r>
      <w:r w:rsidRPr="00C50CD3">
        <w:rPr>
          <w:rFonts w:eastAsia="Arial" w:cs="Arial"/>
          <w:b/>
          <w:spacing w:val="-1"/>
          <w:szCs w:val="24"/>
        </w:rPr>
        <w:t>t</w:t>
      </w:r>
      <w:r w:rsidRPr="00C50CD3">
        <w:rPr>
          <w:rFonts w:eastAsia="Arial" w:cs="Arial"/>
          <w:b/>
          <w:szCs w:val="24"/>
        </w:rPr>
        <w:t>s</w:t>
      </w:r>
      <w:r w:rsidRPr="00C50CD3">
        <w:rPr>
          <w:rFonts w:eastAsia="Arial" w:cs="Arial"/>
          <w:b/>
          <w:spacing w:val="-1"/>
          <w:szCs w:val="24"/>
        </w:rPr>
        <w:t xml:space="preserve"> </w:t>
      </w:r>
      <w:r w:rsidRPr="00C50CD3">
        <w:rPr>
          <w:rFonts w:eastAsia="Arial" w:cs="Arial"/>
          <w:b/>
          <w:spacing w:val="1"/>
          <w:szCs w:val="24"/>
        </w:rPr>
        <w:t>s</w:t>
      </w:r>
      <w:r w:rsidRPr="00C50CD3">
        <w:rPr>
          <w:rFonts w:eastAsia="Arial" w:cs="Arial"/>
          <w:b/>
          <w:spacing w:val="-3"/>
          <w:szCs w:val="24"/>
        </w:rPr>
        <w:t>t</w:t>
      </w:r>
      <w:r w:rsidRPr="00C50CD3">
        <w:rPr>
          <w:rFonts w:eastAsia="Arial" w:cs="Arial"/>
          <w:b/>
          <w:spacing w:val="1"/>
          <w:szCs w:val="24"/>
        </w:rPr>
        <w:t>a</w:t>
      </w:r>
      <w:r w:rsidRPr="00C50CD3">
        <w:rPr>
          <w:rFonts w:eastAsia="Arial" w:cs="Arial"/>
          <w:b/>
          <w:szCs w:val="24"/>
        </w:rPr>
        <w:t>bil</w:t>
      </w:r>
      <w:r w:rsidRPr="00C50CD3">
        <w:rPr>
          <w:rFonts w:eastAsia="Arial" w:cs="Arial"/>
          <w:b/>
          <w:spacing w:val="1"/>
          <w:szCs w:val="24"/>
        </w:rPr>
        <w:t>it</w:t>
      </w:r>
      <w:r w:rsidRPr="00C50CD3">
        <w:rPr>
          <w:rFonts w:eastAsia="Arial" w:cs="Arial"/>
          <w:b/>
          <w:szCs w:val="24"/>
        </w:rPr>
        <w:t>y</w:t>
      </w:r>
      <w:r w:rsidRPr="00C50CD3">
        <w:rPr>
          <w:rFonts w:eastAsia="Arial" w:cs="Arial"/>
          <w:b/>
          <w:spacing w:val="-2"/>
          <w:szCs w:val="24"/>
        </w:rPr>
        <w:t xml:space="preserve"> </w:t>
      </w:r>
      <w:r w:rsidRPr="00C50CD3">
        <w:rPr>
          <w:rFonts w:eastAsia="Arial" w:cs="Arial"/>
          <w:b/>
          <w:szCs w:val="24"/>
        </w:rPr>
        <w:t>–</w:t>
      </w:r>
      <w:r w:rsidRPr="00C50CD3">
        <w:rPr>
          <w:rFonts w:eastAsia="Arial" w:cs="Arial"/>
          <w:b/>
          <w:spacing w:val="2"/>
          <w:szCs w:val="24"/>
        </w:rPr>
        <w:t xml:space="preserve"> </w:t>
      </w:r>
      <w:r w:rsidRPr="00C50CD3">
        <w:rPr>
          <w:rFonts w:eastAsia="Arial" w:cs="Arial"/>
          <w:b/>
          <w:szCs w:val="24"/>
        </w:rPr>
        <w:t>is</w:t>
      </w:r>
      <w:r w:rsidRPr="00C50CD3">
        <w:rPr>
          <w:rFonts w:eastAsia="Arial" w:cs="Arial"/>
          <w:b/>
          <w:spacing w:val="1"/>
          <w:szCs w:val="24"/>
        </w:rPr>
        <w:t xml:space="preserve"> sc</w:t>
      </w:r>
      <w:r w:rsidRPr="00C50CD3">
        <w:rPr>
          <w:rFonts w:eastAsia="Arial" w:cs="Arial"/>
          <w:b/>
          <w:szCs w:val="24"/>
        </w:rPr>
        <w:t>o</w:t>
      </w:r>
      <w:r w:rsidRPr="00C50CD3">
        <w:rPr>
          <w:rFonts w:eastAsia="Arial" w:cs="Arial"/>
          <w:b/>
          <w:spacing w:val="-3"/>
          <w:szCs w:val="24"/>
        </w:rPr>
        <w:t>p</w:t>
      </w:r>
      <w:r w:rsidRPr="00C50CD3">
        <w:rPr>
          <w:rFonts w:eastAsia="Arial" w:cs="Arial"/>
          <w:b/>
          <w:szCs w:val="24"/>
        </w:rPr>
        <w:t>e</w:t>
      </w:r>
      <w:r w:rsidRPr="00C50CD3">
        <w:rPr>
          <w:rFonts w:eastAsia="Arial" w:cs="Arial"/>
          <w:b/>
          <w:spacing w:val="1"/>
          <w:szCs w:val="24"/>
        </w:rPr>
        <w:t xml:space="preserve"> c</w:t>
      </w:r>
      <w:r w:rsidRPr="00C50CD3">
        <w:rPr>
          <w:rFonts w:eastAsia="Arial" w:cs="Arial"/>
          <w:b/>
          <w:spacing w:val="-2"/>
          <w:szCs w:val="24"/>
        </w:rPr>
        <w:t>l</w:t>
      </w:r>
      <w:r w:rsidRPr="00C50CD3">
        <w:rPr>
          <w:rFonts w:eastAsia="Arial" w:cs="Arial"/>
          <w:b/>
          <w:spacing w:val="1"/>
          <w:szCs w:val="24"/>
        </w:rPr>
        <w:t>e</w:t>
      </w:r>
      <w:r w:rsidRPr="00C50CD3">
        <w:rPr>
          <w:rFonts w:eastAsia="Arial" w:cs="Arial"/>
          <w:b/>
          <w:spacing w:val="-1"/>
          <w:szCs w:val="24"/>
        </w:rPr>
        <w:t>a</w:t>
      </w:r>
      <w:r w:rsidRPr="00C50CD3">
        <w:rPr>
          <w:rFonts w:eastAsia="Arial" w:cs="Arial"/>
          <w:b/>
          <w:szCs w:val="24"/>
        </w:rPr>
        <w:t xml:space="preserve">r </w:t>
      </w:r>
      <w:r w:rsidRPr="00C50CD3">
        <w:rPr>
          <w:rFonts w:eastAsia="Arial" w:cs="Arial"/>
          <w:b/>
          <w:spacing w:val="1"/>
          <w:szCs w:val="24"/>
        </w:rPr>
        <w:t>a</w:t>
      </w:r>
      <w:r w:rsidRPr="00C50CD3">
        <w:rPr>
          <w:rFonts w:eastAsia="Arial" w:cs="Arial"/>
          <w:b/>
          <w:szCs w:val="24"/>
        </w:rPr>
        <w:t>nd</w:t>
      </w:r>
      <w:r w:rsidRPr="00C50CD3">
        <w:rPr>
          <w:rFonts w:eastAsia="Arial" w:cs="Arial"/>
          <w:b/>
          <w:spacing w:val="-2"/>
          <w:szCs w:val="24"/>
        </w:rPr>
        <w:t xml:space="preserve"> </w:t>
      </w:r>
      <w:r w:rsidRPr="00C50CD3">
        <w:rPr>
          <w:rFonts w:eastAsia="Arial" w:cs="Arial"/>
          <w:b/>
          <w:spacing w:val="3"/>
          <w:szCs w:val="24"/>
        </w:rPr>
        <w:t>w</w:t>
      </w:r>
      <w:r w:rsidRPr="00C50CD3">
        <w:rPr>
          <w:rFonts w:eastAsia="Arial" w:cs="Arial"/>
          <w:b/>
          <w:spacing w:val="-1"/>
          <w:szCs w:val="24"/>
        </w:rPr>
        <w:t>e</w:t>
      </w:r>
      <w:r w:rsidRPr="00C50CD3">
        <w:rPr>
          <w:rFonts w:eastAsia="Arial" w:cs="Arial"/>
          <w:b/>
          <w:szCs w:val="24"/>
        </w:rPr>
        <w:t>ll</w:t>
      </w:r>
      <w:r w:rsidRPr="00C50CD3">
        <w:rPr>
          <w:rFonts w:eastAsia="Arial" w:cs="Arial"/>
          <w:b/>
          <w:spacing w:val="1"/>
          <w:szCs w:val="24"/>
        </w:rPr>
        <w:t xml:space="preserve"> </w:t>
      </w:r>
      <w:r w:rsidRPr="00C50CD3">
        <w:rPr>
          <w:rFonts w:eastAsia="Arial" w:cs="Arial"/>
          <w:b/>
          <w:szCs w:val="24"/>
        </w:rPr>
        <w:t>d</w:t>
      </w:r>
      <w:r w:rsidRPr="00C50CD3">
        <w:rPr>
          <w:rFonts w:eastAsia="Arial" w:cs="Arial"/>
          <w:b/>
          <w:spacing w:val="1"/>
          <w:szCs w:val="24"/>
        </w:rPr>
        <w:t>e</w:t>
      </w:r>
      <w:r w:rsidRPr="00C50CD3">
        <w:rPr>
          <w:rFonts w:eastAsia="Arial" w:cs="Arial"/>
          <w:b/>
          <w:szCs w:val="24"/>
        </w:rPr>
        <w:t>fined</w:t>
      </w:r>
    </w:p>
    <w:p w14:paraId="15DCB936" w14:textId="77777777" w:rsidR="00C2015A" w:rsidRPr="00C50CD3" w:rsidRDefault="00C2015A" w:rsidP="00C2015A">
      <w:pPr>
        <w:ind w:left="233"/>
        <w:rPr>
          <w:rFonts w:eastAsia="Arial" w:cs="Arial"/>
          <w:szCs w:val="24"/>
        </w:rPr>
      </w:pPr>
      <w:r w:rsidRPr="00C50CD3">
        <w:rPr>
          <w:rFonts w:eastAsia="Arial" w:cs="Arial"/>
          <w:szCs w:val="24"/>
        </w:rPr>
        <w:t>0</w:t>
      </w:r>
      <w:r w:rsidRPr="00C50CD3">
        <w:rPr>
          <w:rFonts w:eastAsia="Arial" w:cs="Arial"/>
          <w:spacing w:val="2"/>
          <w:szCs w:val="24"/>
        </w:rPr>
        <w:t xml:space="preserve"> </w:t>
      </w:r>
      <w:r w:rsidRPr="00C50CD3">
        <w:rPr>
          <w:rFonts w:eastAsia="Arial" w:cs="Arial"/>
          <w:szCs w:val="24"/>
        </w:rPr>
        <w:t>Sc</w:t>
      </w:r>
      <w:r w:rsidRPr="00C50CD3">
        <w:rPr>
          <w:rFonts w:eastAsia="Arial" w:cs="Arial"/>
          <w:spacing w:val="-1"/>
          <w:szCs w:val="24"/>
        </w:rPr>
        <w:t>o</w:t>
      </w:r>
      <w:r w:rsidRPr="00C50CD3">
        <w:rPr>
          <w:rFonts w:eastAsia="Arial" w:cs="Arial"/>
          <w:spacing w:val="1"/>
          <w:szCs w:val="24"/>
        </w:rPr>
        <w:t>p</w:t>
      </w:r>
      <w:r w:rsidRPr="00C50CD3">
        <w:rPr>
          <w:rFonts w:eastAsia="Arial" w:cs="Arial"/>
          <w:szCs w:val="24"/>
        </w:rPr>
        <w:t>e</w:t>
      </w:r>
      <w:r w:rsidRPr="00C50CD3">
        <w:rPr>
          <w:rFonts w:eastAsia="Arial" w:cs="Arial"/>
          <w:spacing w:val="-1"/>
          <w:szCs w:val="24"/>
        </w:rPr>
        <w:t xml:space="preserve"> </w:t>
      </w:r>
      <w:r w:rsidRPr="00C50CD3">
        <w:rPr>
          <w:rFonts w:eastAsia="Arial" w:cs="Arial"/>
          <w:spacing w:val="1"/>
          <w:szCs w:val="24"/>
        </w:rPr>
        <w:t>no</w:t>
      </w:r>
      <w:r w:rsidRPr="00C50CD3">
        <w:rPr>
          <w:rFonts w:eastAsia="Arial" w:cs="Arial"/>
          <w:szCs w:val="24"/>
        </w:rPr>
        <w:t>t</w:t>
      </w:r>
      <w:r w:rsidRPr="00C50CD3">
        <w:rPr>
          <w:rFonts w:eastAsia="Arial" w:cs="Arial"/>
          <w:spacing w:val="1"/>
          <w:szCs w:val="24"/>
        </w:rPr>
        <w:t xml:space="preserve"> </w:t>
      </w:r>
      <w:r w:rsidRPr="00C50CD3">
        <w:rPr>
          <w:rFonts w:eastAsia="Arial" w:cs="Arial"/>
          <w:spacing w:val="-3"/>
          <w:szCs w:val="24"/>
        </w:rPr>
        <w:t>w</w:t>
      </w:r>
      <w:r w:rsidRPr="00C50CD3">
        <w:rPr>
          <w:rFonts w:eastAsia="Arial" w:cs="Arial"/>
          <w:spacing w:val="1"/>
          <w:szCs w:val="24"/>
        </w:rPr>
        <w:t>e</w:t>
      </w:r>
      <w:r w:rsidRPr="00C50CD3">
        <w:rPr>
          <w:rFonts w:eastAsia="Arial" w:cs="Arial"/>
          <w:szCs w:val="24"/>
        </w:rPr>
        <w:t>ll</w:t>
      </w:r>
      <w:r w:rsidRPr="00C50CD3">
        <w:rPr>
          <w:rFonts w:eastAsia="Arial" w:cs="Arial"/>
          <w:spacing w:val="-1"/>
          <w:szCs w:val="24"/>
        </w:rPr>
        <w:t xml:space="preserve"> </w:t>
      </w:r>
      <w:r w:rsidRPr="00C50CD3">
        <w:rPr>
          <w:rFonts w:eastAsia="Arial" w:cs="Arial"/>
          <w:spacing w:val="1"/>
          <w:szCs w:val="24"/>
        </w:rPr>
        <w:t>d</w:t>
      </w:r>
      <w:r w:rsidRPr="00C50CD3">
        <w:rPr>
          <w:rFonts w:eastAsia="Arial" w:cs="Arial"/>
          <w:spacing w:val="-1"/>
          <w:szCs w:val="24"/>
        </w:rPr>
        <w:t>e</w:t>
      </w:r>
      <w:r w:rsidRPr="00C50CD3">
        <w:rPr>
          <w:rFonts w:eastAsia="Arial" w:cs="Arial"/>
          <w:spacing w:val="3"/>
          <w:szCs w:val="24"/>
        </w:rPr>
        <w:t>f</w:t>
      </w:r>
      <w:r w:rsidRPr="00C50CD3">
        <w:rPr>
          <w:rFonts w:eastAsia="Arial" w:cs="Arial"/>
          <w:spacing w:val="-3"/>
          <w:szCs w:val="24"/>
        </w:rPr>
        <w:t>i</w:t>
      </w:r>
      <w:r w:rsidRPr="00C50CD3">
        <w:rPr>
          <w:rFonts w:eastAsia="Arial" w:cs="Arial"/>
          <w:spacing w:val="-1"/>
          <w:szCs w:val="24"/>
        </w:rPr>
        <w:t>n</w:t>
      </w:r>
      <w:r w:rsidRPr="00C50CD3">
        <w:rPr>
          <w:rFonts w:eastAsia="Arial" w:cs="Arial"/>
          <w:spacing w:val="1"/>
          <w:szCs w:val="24"/>
        </w:rPr>
        <w:t>e</w:t>
      </w:r>
      <w:r w:rsidRPr="00C50CD3">
        <w:rPr>
          <w:rFonts w:eastAsia="Arial" w:cs="Arial"/>
          <w:szCs w:val="24"/>
        </w:rPr>
        <w:t>d</w:t>
      </w:r>
    </w:p>
    <w:p w14:paraId="4FBA02CA" w14:textId="77777777" w:rsidR="00C2015A" w:rsidRPr="00C50CD3" w:rsidRDefault="00C2015A" w:rsidP="00C2015A">
      <w:pPr>
        <w:ind w:left="233"/>
        <w:rPr>
          <w:rFonts w:eastAsia="Arial" w:cs="Arial"/>
          <w:szCs w:val="24"/>
        </w:rPr>
      </w:pPr>
      <w:r w:rsidRPr="00C50CD3">
        <w:rPr>
          <w:rFonts w:eastAsia="Arial" w:cs="Arial"/>
          <w:szCs w:val="24"/>
        </w:rPr>
        <w:t>1</w:t>
      </w:r>
      <w:r w:rsidRPr="00C50CD3">
        <w:rPr>
          <w:rFonts w:eastAsia="Arial" w:cs="Arial"/>
          <w:spacing w:val="2"/>
          <w:szCs w:val="24"/>
        </w:rPr>
        <w:t xml:space="preserve"> </w:t>
      </w:r>
      <w:r w:rsidRPr="00C50CD3">
        <w:rPr>
          <w:rFonts w:eastAsia="Arial" w:cs="Arial"/>
          <w:szCs w:val="24"/>
        </w:rPr>
        <w:t>U</w:t>
      </w:r>
      <w:r w:rsidRPr="00C50CD3">
        <w:rPr>
          <w:rFonts w:eastAsia="Arial" w:cs="Arial"/>
          <w:spacing w:val="-1"/>
          <w:szCs w:val="24"/>
        </w:rPr>
        <w:t>R</w:t>
      </w:r>
      <w:r w:rsidRPr="00C50CD3">
        <w:rPr>
          <w:rFonts w:eastAsia="Arial" w:cs="Arial"/>
          <w:szCs w:val="24"/>
        </w:rPr>
        <w:t>S,</w:t>
      </w:r>
      <w:r w:rsidRPr="00C50CD3">
        <w:rPr>
          <w:rFonts w:eastAsia="Arial" w:cs="Arial"/>
          <w:spacing w:val="-3"/>
          <w:szCs w:val="24"/>
        </w:rPr>
        <w:t xml:space="preserve"> </w:t>
      </w:r>
      <w:r w:rsidRPr="00C50CD3">
        <w:rPr>
          <w:rFonts w:eastAsia="Arial" w:cs="Arial"/>
          <w:spacing w:val="6"/>
          <w:szCs w:val="24"/>
        </w:rPr>
        <w:t>W</w:t>
      </w:r>
      <w:r w:rsidRPr="00C50CD3">
        <w:rPr>
          <w:rFonts w:eastAsia="Arial" w:cs="Arial"/>
          <w:spacing w:val="-2"/>
          <w:szCs w:val="24"/>
        </w:rPr>
        <w:t>B</w:t>
      </w:r>
      <w:r w:rsidRPr="00C50CD3">
        <w:rPr>
          <w:rFonts w:eastAsia="Arial" w:cs="Arial"/>
          <w:szCs w:val="24"/>
        </w:rPr>
        <w:t>S</w:t>
      </w:r>
      <w:r w:rsidRPr="00C50CD3">
        <w:rPr>
          <w:rFonts w:eastAsia="Arial" w:cs="Arial"/>
          <w:spacing w:val="-1"/>
          <w:szCs w:val="24"/>
        </w:rPr>
        <w:t xml:space="preserve"> </w:t>
      </w:r>
      <w:r w:rsidRPr="00C50CD3">
        <w:rPr>
          <w:rFonts w:eastAsia="Arial" w:cs="Arial"/>
          <w:szCs w:val="24"/>
        </w:rPr>
        <w:t>&amp;</w:t>
      </w:r>
      <w:r w:rsidRPr="00C50CD3">
        <w:rPr>
          <w:rFonts w:eastAsia="Arial" w:cs="Arial"/>
          <w:spacing w:val="1"/>
          <w:szCs w:val="24"/>
        </w:rPr>
        <w:t xml:space="preserve"> P</w:t>
      </w:r>
      <w:r w:rsidRPr="00C50CD3">
        <w:rPr>
          <w:rFonts w:eastAsia="Arial" w:cs="Arial"/>
          <w:szCs w:val="24"/>
        </w:rPr>
        <w:t>BM</w:t>
      </w:r>
      <w:r w:rsidRPr="00C50CD3">
        <w:rPr>
          <w:rFonts w:eastAsia="Arial" w:cs="Arial"/>
          <w:spacing w:val="-2"/>
          <w:szCs w:val="24"/>
        </w:rPr>
        <w:t xml:space="preserve"> </w:t>
      </w:r>
      <w:r w:rsidRPr="00C50CD3">
        <w:rPr>
          <w:rFonts w:eastAsia="Arial" w:cs="Arial"/>
          <w:spacing w:val="-1"/>
          <w:szCs w:val="24"/>
        </w:rPr>
        <w:t>u</w:t>
      </w:r>
      <w:r w:rsidRPr="00C50CD3">
        <w:rPr>
          <w:rFonts w:eastAsia="Arial" w:cs="Arial"/>
          <w:spacing w:val="1"/>
          <w:szCs w:val="24"/>
        </w:rPr>
        <w:t>n</w:t>
      </w:r>
      <w:r w:rsidRPr="00C50CD3">
        <w:rPr>
          <w:rFonts w:eastAsia="Arial" w:cs="Arial"/>
          <w:szCs w:val="24"/>
        </w:rPr>
        <w:t>cle</w:t>
      </w:r>
      <w:r w:rsidRPr="00C50CD3">
        <w:rPr>
          <w:rFonts w:eastAsia="Arial" w:cs="Arial"/>
          <w:spacing w:val="1"/>
          <w:szCs w:val="24"/>
        </w:rPr>
        <w:t>a</w:t>
      </w:r>
      <w:r w:rsidRPr="00C50CD3">
        <w:rPr>
          <w:rFonts w:eastAsia="Arial" w:cs="Arial"/>
          <w:szCs w:val="24"/>
        </w:rPr>
        <w:t xml:space="preserve">r </w:t>
      </w:r>
      <w:r w:rsidRPr="00C50CD3">
        <w:rPr>
          <w:rFonts w:eastAsia="Arial" w:cs="Arial"/>
          <w:spacing w:val="-2"/>
          <w:szCs w:val="24"/>
        </w:rPr>
        <w:t>a</w:t>
      </w:r>
      <w:r w:rsidRPr="00C50CD3">
        <w:rPr>
          <w:rFonts w:eastAsia="Arial" w:cs="Arial"/>
          <w:spacing w:val="1"/>
          <w:szCs w:val="24"/>
        </w:rPr>
        <w:t>n</w:t>
      </w:r>
      <w:r w:rsidRPr="00C50CD3">
        <w:rPr>
          <w:rFonts w:eastAsia="Arial" w:cs="Arial"/>
          <w:szCs w:val="24"/>
        </w:rPr>
        <w:t>d</w:t>
      </w:r>
      <w:r w:rsidRPr="00C50CD3">
        <w:rPr>
          <w:rFonts w:eastAsia="Arial" w:cs="Arial"/>
          <w:spacing w:val="1"/>
          <w:szCs w:val="24"/>
        </w:rPr>
        <w:t xml:space="preserve"> </w:t>
      </w:r>
      <w:r w:rsidRPr="00C50CD3">
        <w:rPr>
          <w:rFonts w:eastAsia="Arial" w:cs="Arial"/>
          <w:szCs w:val="24"/>
        </w:rPr>
        <w:t>l</w:t>
      </w:r>
      <w:r w:rsidRPr="00C50CD3">
        <w:rPr>
          <w:rFonts w:eastAsia="Arial" w:cs="Arial"/>
          <w:spacing w:val="1"/>
          <w:szCs w:val="24"/>
        </w:rPr>
        <w:t>a</w:t>
      </w:r>
      <w:r w:rsidRPr="00C50CD3">
        <w:rPr>
          <w:rFonts w:eastAsia="Arial" w:cs="Arial"/>
          <w:szCs w:val="24"/>
        </w:rPr>
        <w:t>ck</w:t>
      </w:r>
      <w:r w:rsidRPr="00C50CD3">
        <w:rPr>
          <w:rFonts w:eastAsia="Arial" w:cs="Arial"/>
          <w:spacing w:val="-3"/>
          <w:szCs w:val="24"/>
        </w:rPr>
        <w:t>i</w:t>
      </w:r>
      <w:r w:rsidRPr="00C50CD3">
        <w:rPr>
          <w:rFonts w:eastAsia="Arial" w:cs="Arial"/>
          <w:spacing w:val="1"/>
          <w:szCs w:val="24"/>
        </w:rPr>
        <w:t>n</w:t>
      </w:r>
      <w:r w:rsidRPr="00C50CD3">
        <w:rPr>
          <w:rFonts w:eastAsia="Arial" w:cs="Arial"/>
          <w:szCs w:val="24"/>
        </w:rPr>
        <w:t>g</w:t>
      </w:r>
      <w:r w:rsidRPr="00C50CD3">
        <w:rPr>
          <w:rFonts w:eastAsia="Arial" w:cs="Arial"/>
          <w:spacing w:val="-1"/>
          <w:szCs w:val="24"/>
        </w:rPr>
        <w:t xml:space="preserve"> </w:t>
      </w:r>
      <w:r w:rsidRPr="00C50CD3">
        <w:rPr>
          <w:rFonts w:eastAsia="Arial" w:cs="Arial"/>
          <w:spacing w:val="1"/>
          <w:szCs w:val="24"/>
        </w:rPr>
        <w:t>de</w:t>
      </w:r>
      <w:r w:rsidRPr="00C50CD3">
        <w:rPr>
          <w:rFonts w:eastAsia="Arial" w:cs="Arial"/>
          <w:spacing w:val="-2"/>
          <w:szCs w:val="24"/>
        </w:rPr>
        <w:t>t</w:t>
      </w:r>
      <w:r w:rsidRPr="00C50CD3">
        <w:rPr>
          <w:rFonts w:eastAsia="Arial" w:cs="Arial"/>
          <w:spacing w:val="1"/>
          <w:szCs w:val="24"/>
        </w:rPr>
        <w:t>a</w:t>
      </w:r>
      <w:r w:rsidRPr="00C50CD3">
        <w:rPr>
          <w:rFonts w:eastAsia="Arial" w:cs="Arial"/>
          <w:szCs w:val="24"/>
        </w:rPr>
        <w:t>il</w:t>
      </w:r>
    </w:p>
    <w:p w14:paraId="2E09E5BC" w14:textId="77777777" w:rsidR="00C2015A" w:rsidRPr="00C50CD3" w:rsidRDefault="00C2015A" w:rsidP="00C2015A">
      <w:pPr>
        <w:ind w:left="233"/>
        <w:rPr>
          <w:rFonts w:eastAsia="Arial" w:cs="Arial"/>
          <w:szCs w:val="24"/>
        </w:rPr>
      </w:pPr>
      <w:r w:rsidRPr="00C50CD3">
        <w:rPr>
          <w:rFonts w:eastAsia="Arial" w:cs="Arial"/>
          <w:szCs w:val="24"/>
        </w:rPr>
        <w:t>2</w:t>
      </w:r>
      <w:r w:rsidRPr="00C50CD3">
        <w:rPr>
          <w:rFonts w:eastAsia="Arial" w:cs="Arial"/>
          <w:spacing w:val="2"/>
          <w:szCs w:val="24"/>
        </w:rPr>
        <w:t xml:space="preserve"> </w:t>
      </w:r>
      <w:r w:rsidRPr="00C50CD3">
        <w:rPr>
          <w:rFonts w:eastAsia="Arial" w:cs="Arial"/>
          <w:szCs w:val="24"/>
        </w:rPr>
        <w:t>U</w:t>
      </w:r>
      <w:r w:rsidRPr="00C50CD3">
        <w:rPr>
          <w:rFonts w:eastAsia="Arial" w:cs="Arial"/>
          <w:spacing w:val="-1"/>
          <w:szCs w:val="24"/>
        </w:rPr>
        <w:t>R</w:t>
      </w:r>
      <w:r w:rsidRPr="00C50CD3">
        <w:rPr>
          <w:rFonts w:eastAsia="Arial" w:cs="Arial"/>
          <w:szCs w:val="24"/>
        </w:rPr>
        <w:t>S,</w:t>
      </w:r>
      <w:r w:rsidRPr="00C50CD3">
        <w:rPr>
          <w:rFonts w:eastAsia="Arial" w:cs="Arial"/>
          <w:spacing w:val="-3"/>
          <w:szCs w:val="24"/>
        </w:rPr>
        <w:t xml:space="preserve"> </w:t>
      </w:r>
      <w:r w:rsidRPr="00C50CD3">
        <w:rPr>
          <w:rFonts w:eastAsia="Arial" w:cs="Arial"/>
          <w:spacing w:val="6"/>
          <w:szCs w:val="24"/>
        </w:rPr>
        <w:t>W</w:t>
      </w:r>
      <w:r w:rsidRPr="00C50CD3">
        <w:rPr>
          <w:rFonts w:eastAsia="Arial" w:cs="Arial"/>
          <w:spacing w:val="-2"/>
          <w:szCs w:val="24"/>
        </w:rPr>
        <w:t>B</w:t>
      </w:r>
      <w:r w:rsidRPr="00C50CD3">
        <w:rPr>
          <w:rFonts w:eastAsia="Arial" w:cs="Arial"/>
          <w:szCs w:val="24"/>
        </w:rPr>
        <w:t>S</w:t>
      </w:r>
      <w:r w:rsidRPr="00C50CD3">
        <w:rPr>
          <w:rFonts w:eastAsia="Arial" w:cs="Arial"/>
          <w:spacing w:val="-1"/>
          <w:szCs w:val="24"/>
        </w:rPr>
        <w:t xml:space="preserve"> </w:t>
      </w:r>
      <w:r w:rsidRPr="00C50CD3">
        <w:rPr>
          <w:rFonts w:eastAsia="Arial" w:cs="Arial"/>
          <w:szCs w:val="24"/>
        </w:rPr>
        <w:t>&amp;</w:t>
      </w:r>
      <w:r w:rsidRPr="00C50CD3">
        <w:rPr>
          <w:rFonts w:eastAsia="Arial" w:cs="Arial"/>
          <w:spacing w:val="1"/>
          <w:szCs w:val="24"/>
        </w:rPr>
        <w:t xml:space="preserve"> P</w:t>
      </w:r>
      <w:r w:rsidRPr="00C50CD3">
        <w:rPr>
          <w:rFonts w:eastAsia="Arial" w:cs="Arial"/>
          <w:szCs w:val="24"/>
        </w:rPr>
        <w:t>BM c</w:t>
      </w:r>
      <w:r w:rsidRPr="00C50CD3">
        <w:rPr>
          <w:rFonts w:eastAsia="Arial" w:cs="Arial"/>
          <w:spacing w:val="-2"/>
          <w:szCs w:val="24"/>
        </w:rPr>
        <w:t>l</w:t>
      </w:r>
      <w:r w:rsidRPr="00C50CD3">
        <w:rPr>
          <w:rFonts w:eastAsia="Arial" w:cs="Arial"/>
          <w:spacing w:val="1"/>
          <w:szCs w:val="24"/>
        </w:rPr>
        <w:t>ea</w:t>
      </w:r>
      <w:r w:rsidRPr="00C50CD3">
        <w:rPr>
          <w:rFonts w:eastAsia="Arial" w:cs="Arial"/>
          <w:szCs w:val="24"/>
        </w:rPr>
        <w:t>r a</w:t>
      </w:r>
      <w:r w:rsidRPr="00C50CD3">
        <w:rPr>
          <w:rFonts w:eastAsia="Arial" w:cs="Arial"/>
          <w:spacing w:val="-1"/>
          <w:szCs w:val="24"/>
        </w:rPr>
        <w:t>n</w:t>
      </w:r>
      <w:r w:rsidRPr="00C50CD3">
        <w:rPr>
          <w:rFonts w:eastAsia="Arial" w:cs="Arial"/>
          <w:szCs w:val="24"/>
        </w:rPr>
        <w:t>d</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pacing w:val="1"/>
          <w:szCs w:val="24"/>
        </w:rPr>
        <w:t>e</w:t>
      </w:r>
      <w:r w:rsidRPr="00C50CD3">
        <w:rPr>
          <w:rFonts w:eastAsia="Arial" w:cs="Arial"/>
          <w:szCs w:val="24"/>
        </w:rPr>
        <w:t>ll</w:t>
      </w:r>
      <w:r w:rsidRPr="00C50CD3">
        <w:rPr>
          <w:rFonts w:eastAsia="Arial" w:cs="Arial"/>
          <w:spacing w:val="-1"/>
          <w:szCs w:val="24"/>
        </w:rPr>
        <w:t xml:space="preserve"> </w:t>
      </w:r>
      <w:r w:rsidRPr="00C50CD3">
        <w:rPr>
          <w:rFonts w:eastAsia="Arial" w:cs="Arial"/>
          <w:spacing w:val="1"/>
          <w:szCs w:val="24"/>
        </w:rPr>
        <w:t>d</w:t>
      </w:r>
      <w:r w:rsidRPr="00C50CD3">
        <w:rPr>
          <w:rFonts w:eastAsia="Arial" w:cs="Arial"/>
          <w:spacing w:val="-1"/>
          <w:szCs w:val="24"/>
        </w:rPr>
        <w:t>e</w:t>
      </w:r>
      <w:r w:rsidRPr="00C50CD3">
        <w:rPr>
          <w:rFonts w:eastAsia="Arial" w:cs="Arial"/>
          <w:spacing w:val="3"/>
          <w:szCs w:val="24"/>
        </w:rPr>
        <w:t>f</w:t>
      </w:r>
      <w:r w:rsidRPr="00C50CD3">
        <w:rPr>
          <w:rFonts w:eastAsia="Arial" w:cs="Arial"/>
          <w:szCs w:val="24"/>
        </w:rPr>
        <w:t>in</w:t>
      </w:r>
      <w:r w:rsidRPr="00C50CD3">
        <w:rPr>
          <w:rFonts w:eastAsia="Arial" w:cs="Arial"/>
          <w:spacing w:val="-1"/>
          <w:szCs w:val="24"/>
        </w:rPr>
        <w:t>e</w:t>
      </w:r>
      <w:r w:rsidRPr="00C50CD3">
        <w:rPr>
          <w:rFonts w:eastAsia="Arial" w:cs="Arial"/>
          <w:szCs w:val="24"/>
        </w:rPr>
        <w:t>d</w:t>
      </w:r>
    </w:p>
    <w:p w14:paraId="4CBF3BC8" w14:textId="77777777" w:rsidR="00C2015A" w:rsidRPr="00C50CD3" w:rsidRDefault="00C2015A" w:rsidP="00C2015A">
      <w:pPr>
        <w:shd w:val="clear" w:color="auto" w:fill="DAC6FE"/>
        <w:ind w:left="233"/>
        <w:rPr>
          <w:rFonts w:eastAsia="Arial" w:cs="Arial"/>
          <w:szCs w:val="24"/>
        </w:rPr>
      </w:pPr>
      <w:r w:rsidRPr="00C50CD3">
        <w:rPr>
          <w:rFonts w:eastAsia="Arial" w:cs="Arial"/>
          <w:szCs w:val="24"/>
        </w:rPr>
        <w:t>3</w:t>
      </w:r>
      <w:r w:rsidRPr="00C50CD3">
        <w:rPr>
          <w:rFonts w:eastAsia="Arial" w:cs="Arial"/>
          <w:spacing w:val="2"/>
          <w:szCs w:val="24"/>
        </w:rPr>
        <w:t xml:space="preserve"> </w:t>
      </w:r>
      <w:r w:rsidRPr="00C50CD3">
        <w:rPr>
          <w:rFonts w:eastAsia="Arial" w:cs="Arial"/>
          <w:szCs w:val="24"/>
        </w:rPr>
        <w:t>U</w:t>
      </w:r>
      <w:r w:rsidRPr="00C50CD3">
        <w:rPr>
          <w:rFonts w:eastAsia="Arial" w:cs="Arial"/>
          <w:spacing w:val="-1"/>
          <w:szCs w:val="24"/>
        </w:rPr>
        <w:t>R</w:t>
      </w:r>
      <w:r w:rsidRPr="00C50CD3">
        <w:rPr>
          <w:rFonts w:eastAsia="Arial" w:cs="Arial"/>
          <w:szCs w:val="24"/>
        </w:rPr>
        <w:t>S,</w:t>
      </w:r>
      <w:r w:rsidRPr="00C50CD3">
        <w:rPr>
          <w:rFonts w:eastAsia="Arial" w:cs="Arial"/>
          <w:spacing w:val="-3"/>
          <w:szCs w:val="24"/>
        </w:rPr>
        <w:t xml:space="preserve"> </w:t>
      </w:r>
      <w:r w:rsidRPr="00C50CD3">
        <w:rPr>
          <w:rFonts w:eastAsia="Arial" w:cs="Arial"/>
          <w:spacing w:val="6"/>
          <w:szCs w:val="24"/>
        </w:rPr>
        <w:t>W</w:t>
      </w:r>
      <w:r w:rsidRPr="00C50CD3">
        <w:rPr>
          <w:rFonts w:eastAsia="Arial" w:cs="Arial"/>
          <w:spacing w:val="-2"/>
          <w:szCs w:val="24"/>
        </w:rPr>
        <w:t>B</w:t>
      </w:r>
      <w:r w:rsidRPr="00C50CD3">
        <w:rPr>
          <w:rFonts w:eastAsia="Arial" w:cs="Arial"/>
          <w:szCs w:val="24"/>
        </w:rPr>
        <w:t>S</w:t>
      </w:r>
      <w:r w:rsidRPr="00C50CD3">
        <w:rPr>
          <w:rFonts w:eastAsia="Arial" w:cs="Arial"/>
          <w:spacing w:val="-1"/>
          <w:szCs w:val="24"/>
        </w:rPr>
        <w:t xml:space="preserve"> </w:t>
      </w:r>
      <w:r w:rsidRPr="00C50CD3">
        <w:rPr>
          <w:rFonts w:eastAsia="Arial" w:cs="Arial"/>
          <w:szCs w:val="24"/>
        </w:rPr>
        <w:t>&amp;</w:t>
      </w:r>
      <w:r w:rsidRPr="00C50CD3">
        <w:rPr>
          <w:rFonts w:eastAsia="Arial" w:cs="Arial"/>
          <w:spacing w:val="1"/>
          <w:szCs w:val="24"/>
        </w:rPr>
        <w:t xml:space="preserve"> P</w:t>
      </w:r>
      <w:r w:rsidRPr="00C50CD3">
        <w:rPr>
          <w:rFonts w:eastAsia="Arial" w:cs="Arial"/>
          <w:szCs w:val="24"/>
        </w:rPr>
        <w:t>BM c</w:t>
      </w:r>
      <w:r w:rsidRPr="00C50CD3">
        <w:rPr>
          <w:rFonts w:eastAsia="Arial" w:cs="Arial"/>
          <w:spacing w:val="-2"/>
          <w:szCs w:val="24"/>
        </w:rPr>
        <w:t>l</w:t>
      </w:r>
      <w:r w:rsidRPr="00C50CD3">
        <w:rPr>
          <w:rFonts w:eastAsia="Arial" w:cs="Arial"/>
          <w:spacing w:val="1"/>
          <w:szCs w:val="24"/>
        </w:rPr>
        <w:t>ea</w:t>
      </w:r>
      <w:r w:rsidRPr="00C50CD3">
        <w:rPr>
          <w:rFonts w:eastAsia="Arial" w:cs="Arial"/>
          <w:szCs w:val="24"/>
        </w:rPr>
        <w:t>r a</w:t>
      </w:r>
      <w:r w:rsidRPr="00C50CD3">
        <w:rPr>
          <w:rFonts w:eastAsia="Arial" w:cs="Arial"/>
          <w:spacing w:val="-1"/>
          <w:szCs w:val="24"/>
        </w:rPr>
        <w:t>n</w:t>
      </w:r>
      <w:r w:rsidRPr="00C50CD3">
        <w:rPr>
          <w:rFonts w:eastAsia="Arial" w:cs="Arial"/>
          <w:szCs w:val="24"/>
        </w:rPr>
        <w:t>d</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pacing w:val="1"/>
          <w:szCs w:val="24"/>
        </w:rPr>
        <w:t>e</w:t>
      </w:r>
      <w:r w:rsidRPr="00C50CD3">
        <w:rPr>
          <w:rFonts w:eastAsia="Arial" w:cs="Arial"/>
          <w:szCs w:val="24"/>
        </w:rPr>
        <w:t>ll</w:t>
      </w:r>
      <w:r w:rsidRPr="00C50CD3">
        <w:rPr>
          <w:rFonts w:eastAsia="Arial" w:cs="Arial"/>
          <w:spacing w:val="-1"/>
          <w:szCs w:val="24"/>
        </w:rPr>
        <w:t xml:space="preserve"> </w:t>
      </w:r>
      <w:r w:rsidRPr="00C50CD3">
        <w:rPr>
          <w:rFonts w:eastAsia="Arial" w:cs="Arial"/>
          <w:spacing w:val="1"/>
          <w:szCs w:val="24"/>
        </w:rPr>
        <w:t>d</w:t>
      </w:r>
      <w:r w:rsidRPr="00C50CD3">
        <w:rPr>
          <w:rFonts w:eastAsia="Arial" w:cs="Arial"/>
          <w:spacing w:val="-1"/>
          <w:szCs w:val="24"/>
        </w:rPr>
        <w:t>e</w:t>
      </w:r>
      <w:r w:rsidRPr="00C50CD3">
        <w:rPr>
          <w:rFonts w:eastAsia="Arial" w:cs="Arial"/>
          <w:spacing w:val="3"/>
          <w:szCs w:val="24"/>
        </w:rPr>
        <w:t>f</w:t>
      </w:r>
      <w:r w:rsidRPr="00C50CD3">
        <w:rPr>
          <w:rFonts w:eastAsia="Arial" w:cs="Arial"/>
          <w:szCs w:val="24"/>
        </w:rPr>
        <w:t>in</w:t>
      </w:r>
      <w:r w:rsidRPr="00C50CD3">
        <w:rPr>
          <w:rFonts w:eastAsia="Arial" w:cs="Arial"/>
          <w:spacing w:val="-1"/>
          <w:szCs w:val="24"/>
        </w:rPr>
        <w:t>e</w:t>
      </w:r>
      <w:r w:rsidRPr="00C50CD3">
        <w:rPr>
          <w:rFonts w:eastAsia="Arial" w:cs="Arial"/>
          <w:spacing w:val="1"/>
          <w:szCs w:val="24"/>
        </w:rPr>
        <w:t>d</w:t>
      </w:r>
      <w:r w:rsidRPr="00C50CD3">
        <w:rPr>
          <w:rFonts w:eastAsia="Arial" w:cs="Arial"/>
          <w:szCs w:val="24"/>
        </w:rPr>
        <w:t>,</w:t>
      </w:r>
      <w:r w:rsidRPr="00C50CD3">
        <w:rPr>
          <w:rFonts w:eastAsia="Arial" w:cs="Arial"/>
          <w:spacing w:val="2"/>
          <w:szCs w:val="24"/>
        </w:rPr>
        <w:t xml:space="preserve"> </w:t>
      </w:r>
      <w:r w:rsidRPr="00C50CD3">
        <w:rPr>
          <w:rFonts w:eastAsia="Arial" w:cs="Arial"/>
          <w:spacing w:val="-1"/>
          <w:szCs w:val="24"/>
        </w:rPr>
        <w:t>p</w:t>
      </w:r>
      <w:r w:rsidRPr="00C50CD3">
        <w:rPr>
          <w:rFonts w:eastAsia="Arial" w:cs="Arial"/>
          <w:szCs w:val="24"/>
        </w:rPr>
        <w:t>roject</w:t>
      </w:r>
      <w:r w:rsidRPr="00C50CD3">
        <w:rPr>
          <w:rFonts w:eastAsia="Arial" w:cs="Arial"/>
          <w:spacing w:val="1"/>
          <w:szCs w:val="24"/>
        </w:rPr>
        <w:t xml:space="preserve"> </w:t>
      </w:r>
      <w:r w:rsidRPr="00C50CD3">
        <w:rPr>
          <w:rFonts w:eastAsia="Arial" w:cs="Arial"/>
          <w:szCs w:val="24"/>
        </w:rPr>
        <w:t>jus</w:t>
      </w:r>
      <w:r w:rsidRPr="00C50CD3">
        <w:rPr>
          <w:rFonts w:eastAsia="Arial" w:cs="Arial"/>
          <w:spacing w:val="1"/>
          <w:szCs w:val="24"/>
        </w:rPr>
        <w:t>t</w:t>
      </w:r>
      <w:r w:rsidRPr="00C50CD3">
        <w:rPr>
          <w:rFonts w:eastAsia="Arial" w:cs="Arial"/>
          <w:spacing w:val="-3"/>
          <w:szCs w:val="24"/>
        </w:rPr>
        <w:t>i</w:t>
      </w:r>
      <w:r w:rsidRPr="00C50CD3">
        <w:rPr>
          <w:rFonts w:eastAsia="Arial" w:cs="Arial"/>
          <w:spacing w:val="3"/>
          <w:szCs w:val="24"/>
        </w:rPr>
        <w:t>f</w:t>
      </w:r>
      <w:r w:rsidRPr="00C50CD3">
        <w:rPr>
          <w:rFonts w:eastAsia="Arial" w:cs="Arial"/>
          <w:szCs w:val="24"/>
        </w:rPr>
        <w:t>i</w:t>
      </w:r>
      <w:r w:rsidRPr="00C50CD3">
        <w:rPr>
          <w:rFonts w:eastAsia="Arial" w:cs="Arial"/>
          <w:spacing w:val="-2"/>
          <w:szCs w:val="24"/>
        </w:rPr>
        <w:t>e</w:t>
      </w:r>
      <w:r w:rsidRPr="00C50CD3">
        <w:rPr>
          <w:rFonts w:eastAsia="Arial" w:cs="Arial"/>
          <w:szCs w:val="24"/>
        </w:rPr>
        <w:t>d</w:t>
      </w:r>
    </w:p>
    <w:p w14:paraId="5F65435E" w14:textId="77777777" w:rsidR="00C2015A" w:rsidRPr="00C50CD3" w:rsidRDefault="00C2015A" w:rsidP="00C2015A">
      <w:pPr>
        <w:ind w:left="233"/>
        <w:rPr>
          <w:rFonts w:eastAsia="Arial" w:cs="Arial"/>
          <w:szCs w:val="24"/>
        </w:rPr>
      </w:pPr>
      <w:r w:rsidRPr="00C50CD3">
        <w:rPr>
          <w:rFonts w:eastAsia="Arial" w:cs="Arial"/>
          <w:szCs w:val="24"/>
        </w:rPr>
        <w:t>4</w:t>
      </w:r>
      <w:r w:rsidRPr="00C50CD3">
        <w:rPr>
          <w:rFonts w:eastAsia="Arial" w:cs="Arial"/>
          <w:spacing w:val="2"/>
          <w:szCs w:val="24"/>
        </w:rPr>
        <w:t xml:space="preserve"> </w:t>
      </w:r>
      <w:r w:rsidRPr="00C50CD3">
        <w:rPr>
          <w:rFonts w:eastAsia="Arial" w:cs="Arial"/>
          <w:szCs w:val="24"/>
        </w:rPr>
        <w:t>U</w:t>
      </w:r>
      <w:r w:rsidRPr="00C50CD3">
        <w:rPr>
          <w:rFonts w:eastAsia="Arial" w:cs="Arial"/>
          <w:spacing w:val="-1"/>
          <w:szCs w:val="24"/>
        </w:rPr>
        <w:t>R</w:t>
      </w:r>
      <w:r w:rsidRPr="00C50CD3">
        <w:rPr>
          <w:rFonts w:eastAsia="Arial" w:cs="Arial"/>
          <w:szCs w:val="24"/>
        </w:rPr>
        <w:t>S,</w:t>
      </w:r>
      <w:r w:rsidRPr="00C50CD3">
        <w:rPr>
          <w:rFonts w:eastAsia="Arial" w:cs="Arial"/>
          <w:spacing w:val="-3"/>
          <w:szCs w:val="24"/>
        </w:rPr>
        <w:t xml:space="preserve"> </w:t>
      </w:r>
      <w:r w:rsidRPr="00C50CD3">
        <w:rPr>
          <w:rFonts w:eastAsia="Arial" w:cs="Arial"/>
          <w:spacing w:val="6"/>
          <w:szCs w:val="24"/>
        </w:rPr>
        <w:t>W</w:t>
      </w:r>
      <w:r w:rsidRPr="00C50CD3">
        <w:rPr>
          <w:rFonts w:eastAsia="Arial" w:cs="Arial"/>
          <w:spacing w:val="-2"/>
          <w:szCs w:val="24"/>
        </w:rPr>
        <w:t>B</w:t>
      </w:r>
      <w:r w:rsidRPr="00C50CD3">
        <w:rPr>
          <w:rFonts w:eastAsia="Arial" w:cs="Arial"/>
          <w:szCs w:val="24"/>
        </w:rPr>
        <w:t>S</w:t>
      </w:r>
      <w:r w:rsidRPr="00C50CD3">
        <w:rPr>
          <w:rFonts w:eastAsia="Arial" w:cs="Arial"/>
          <w:spacing w:val="-1"/>
          <w:szCs w:val="24"/>
        </w:rPr>
        <w:t xml:space="preserve"> </w:t>
      </w:r>
      <w:r w:rsidRPr="00C50CD3">
        <w:rPr>
          <w:rFonts w:eastAsia="Arial" w:cs="Arial"/>
          <w:szCs w:val="24"/>
        </w:rPr>
        <w:t>&amp;</w:t>
      </w:r>
      <w:r w:rsidRPr="00C50CD3">
        <w:rPr>
          <w:rFonts w:eastAsia="Arial" w:cs="Arial"/>
          <w:spacing w:val="1"/>
          <w:szCs w:val="24"/>
        </w:rPr>
        <w:t xml:space="preserve"> P</w:t>
      </w:r>
      <w:r w:rsidRPr="00C50CD3">
        <w:rPr>
          <w:rFonts w:eastAsia="Arial" w:cs="Arial"/>
          <w:szCs w:val="24"/>
        </w:rPr>
        <w:t>BM c</w:t>
      </w:r>
      <w:r w:rsidRPr="00C50CD3">
        <w:rPr>
          <w:rFonts w:eastAsia="Arial" w:cs="Arial"/>
          <w:spacing w:val="-2"/>
          <w:szCs w:val="24"/>
        </w:rPr>
        <w:t>l</w:t>
      </w:r>
      <w:r w:rsidRPr="00C50CD3">
        <w:rPr>
          <w:rFonts w:eastAsia="Arial" w:cs="Arial"/>
          <w:spacing w:val="1"/>
          <w:szCs w:val="24"/>
        </w:rPr>
        <w:t>ea</w:t>
      </w:r>
      <w:r w:rsidRPr="00C50CD3">
        <w:rPr>
          <w:rFonts w:eastAsia="Arial" w:cs="Arial"/>
          <w:szCs w:val="24"/>
        </w:rPr>
        <w:t>r a</w:t>
      </w:r>
      <w:r w:rsidRPr="00C50CD3">
        <w:rPr>
          <w:rFonts w:eastAsia="Arial" w:cs="Arial"/>
          <w:spacing w:val="-1"/>
          <w:szCs w:val="24"/>
        </w:rPr>
        <w:t>n</w:t>
      </w:r>
      <w:r w:rsidRPr="00C50CD3">
        <w:rPr>
          <w:rFonts w:eastAsia="Arial" w:cs="Arial"/>
          <w:szCs w:val="24"/>
        </w:rPr>
        <w:t>d</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pacing w:val="1"/>
          <w:szCs w:val="24"/>
        </w:rPr>
        <w:t>e</w:t>
      </w:r>
      <w:r w:rsidRPr="00C50CD3">
        <w:rPr>
          <w:rFonts w:eastAsia="Arial" w:cs="Arial"/>
          <w:szCs w:val="24"/>
        </w:rPr>
        <w:t>ll</w:t>
      </w:r>
      <w:r w:rsidRPr="00C50CD3">
        <w:rPr>
          <w:rFonts w:eastAsia="Arial" w:cs="Arial"/>
          <w:spacing w:val="-1"/>
          <w:szCs w:val="24"/>
        </w:rPr>
        <w:t xml:space="preserve"> </w:t>
      </w:r>
      <w:r w:rsidRPr="00C50CD3">
        <w:rPr>
          <w:rFonts w:eastAsia="Arial" w:cs="Arial"/>
          <w:spacing w:val="1"/>
          <w:szCs w:val="24"/>
        </w:rPr>
        <w:t>d</w:t>
      </w:r>
      <w:r w:rsidRPr="00C50CD3">
        <w:rPr>
          <w:rFonts w:eastAsia="Arial" w:cs="Arial"/>
          <w:spacing w:val="-1"/>
          <w:szCs w:val="24"/>
        </w:rPr>
        <w:t>e</w:t>
      </w:r>
      <w:r w:rsidRPr="00C50CD3">
        <w:rPr>
          <w:rFonts w:eastAsia="Arial" w:cs="Arial"/>
          <w:spacing w:val="3"/>
          <w:szCs w:val="24"/>
        </w:rPr>
        <w:t>f</w:t>
      </w:r>
      <w:r w:rsidRPr="00C50CD3">
        <w:rPr>
          <w:rFonts w:eastAsia="Arial" w:cs="Arial"/>
          <w:szCs w:val="24"/>
        </w:rPr>
        <w:t>in</w:t>
      </w:r>
      <w:r w:rsidRPr="00C50CD3">
        <w:rPr>
          <w:rFonts w:eastAsia="Arial" w:cs="Arial"/>
          <w:spacing w:val="-1"/>
          <w:szCs w:val="24"/>
        </w:rPr>
        <w:t>e</w:t>
      </w:r>
      <w:r w:rsidRPr="00C50CD3">
        <w:rPr>
          <w:rFonts w:eastAsia="Arial" w:cs="Arial"/>
          <w:spacing w:val="1"/>
          <w:szCs w:val="24"/>
        </w:rPr>
        <w:t>d</w:t>
      </w:r>
      <w:r w:rsidRPr="00C50CD3">
        <w:rPr>
          <w:rFonts w:eastAsia="Arial" w:cs="Arial"/>
          <w:szCs w:val="24"/>
        </w:rPr>
        <w:t>,</w:t>
      </w:r>
      <w:r w:rsidRPr="00C50CD3">
        <w:rPr>
          <w:rFonts w:eastAsia="Arial" w:cs="Arial"/>
          <w:spacing w:val="2"/>
          <w:szCs w:val="24"/>
        </w:rPr>
        <w:t xml:space="preserve"> </w:t>
      </w:r>
      <w:r w:rsidRPr="00C50CD3">
        <w:rPr>
          <w:rFonts w:eastAsia="Arial" w:cs="Arial"/>
          <w:spacing w:val="-1"/>
          <w:szCs w:val="24"/>
        </w:rPr>
        <w:t>p</w:t>
      </w:r>
      <w:r w:rsidRPr="00C50CD3">
        <w:rPr>
          <w:rFonts w:eastAsia="Arial" w:cs="Arial"/>
          <w:szCs w:val="24"/>
        </w:rPr>
        <w:t>roject</w:t>
      </w:r>
      <w:r w:rsidRPr="00C50CD3">
        <w:rPr>
          <w:rFonts w:eastAsia="Arial" w:cs="Arial"/>
          <w:spacing w:val="2"/>
          <w:szCs w:val="24"/>
        </w:rPr>
        <w:t xml:space="preserve"> </w:t>
      </w:r>
      <w:r w:rsidRPr="00C50CD3">
        <w:rPr>
          <w:rFonts w:eastAsia="Arial" w:cs="Arial"/>
          <w:szCs w:val="24"/>
        </w:rPr>
        <w:t>jus</w:t>
      </w:r>
      <w:r w:rsidRPr="00C50CD3">
        <w:rPr>
          <w:rFonts w:eastAsia="Arial" w:cs="Arial"/>
          <w:spacing w:val="1"/>
          <w:szCs w:val="24"/>
        </w:rPr>
        <w:t>t</w:t>
      </w:r>
      <w:r w:rsidRPr="00C50CD3">
        <w:rPr>
          <w:rFonts w:eastAsia="Arial" w:cs="Arial"/>
          <w:spacing w:val="-3"/>
          <w:szCs w:val="24"/>
        </w:rPr>
        <w:t>i</w:t>
      </w:r>
      <w:r w:rsidRPr="00C50CD3">
        <w:rPr>
          <w:rFonts w:eastAsia="Arial" w:cs="Arial"/>
          <w:spacing w:val="3"/>
          <w:szCs w:val="24"/>
        </w:rPr>
        <w:t>f</w:t>
      </w:r>
      <w:r w:rsidRPr="00C50CD3">
        <w:rPr>
          <w:rFonts w:eastAsia="Arial" w:cs="Arial"/>
          <w:szCs w:val="24"/>
        </w:rPr>
        <w:t>i</w:t>
      </w:r>
      <w:r w:rsidRPr="00C50CD3">
        <w:rPr>
          <w:rFonts w:eastAsia="Arial" w:cs="Arial"/>
          <w:spacing w:val="-2"/>
          <w:szCs w:val="24"/>
        </w:rPr>
        <w:t>e</w:t>
      </w:r>
      <w:r w:rsidRPr="00C50CD3">
        <w:rPr>
          <w:rFonts w:eastAsia="Arial" w:cs="Arial"/>
          <w:spacing w:val="1"/>
          <w:szCs w:val="24"/>
        </w:rPr>
        <w:t>d</w:t>
      </w:r>
      <w:r w:rsidRPr="00C50CD3">
        <w:rPr>
          <w:rFonts w:eastAsia="Arial" w:cs="Arial"/>
          <w:szCs w:val="24"/>
        </w:rPr>
        <w:t>,</w:t>
      </w:r>
      <w:r w:rsidRPr="00C50CD3">
        <w:rPr>
          <w:rFonts w:eastAsia="Arial" w:cs="Arial"/>
          <w:spacing w:val="1"/>
          <w:szCs w:val="24"/>
        </w:rPr>
        <w:t xml:space="preserve"> </w:t>
      </w:r>
      <w:r w:rsidRPr="00C50CD3">
        <w:rPr>
          <w:rFonts w:eastAsia="Arial" w:cs="Arial"/>
          <w:spacing w:val="-1"/>
          <w:szCs w:val="24"/>
        </w:rPr>
        <w:t>a</w:t>
      </w:r>
      <w:r w:rsidRPr="00C50CD3">
        <w:rPr>
          <w:rFonts w:eastAsia="Arial" w:cs="Arial"/>
          <w:spacing w:val="1"/>
          <w:szCs w:val="24"/>
        </w:rPr>
        <w:t>n</w:t>
      </w:r>
      <w:r w:rsidRPr="00C50CD3">
        <w:rPr>
          <w:rFonts w:eastAsia="Arial" w:cs="Arial"/>
          <w:szCs w:val="24"/>
        </w:rPr>
        <w:t>d</w:t>
      </w:r>
      <w:r w:rsidRPr="00C50CD3">
        <w:rPr>
          <w:rFonts w:eastAsia="Arial" w:cs="Arial"/>
          <w:spacing w:val="1"/>
          <w:szCs w:val="24"/>
        </w:rPr>
        <w:t xml:space="preserve"> </w:t>
      </w:r>
      <w:r w:rsidRPr="00C50CD3">
        <w:rPr>
          <w:rFonts w:eastAsia="Arial" w:cs="Arial"/>
          <w:spacing w:val="-2"/>
          <w:szCs w:val="24"/>
        </w:rPr>
        <w:t>s</w:t>
      </w:r>
      <w:r w:rsidRPr="00C50CD3">
        <w:rPr>
          <w:rFonts w:eastAsia="Arial" w:cs="Arial"/>
          <w:spacing w:val="1"/>
          <w:szCs w:val="24"/>
        </w:rPr>
        <w:t>u</w:t>
      </w:r>
      <w:r w:rsidRPr="00C50CD3">
        <w:rPr>
          <w:rFonts w:eastAsia="Arial" w:cs="Arial"/>
          <w:spacing w:val="-2"/>
          <w:szCs w:val="24"/>
        </w:rPr>
        <w:t>c</w:t>
      </w:r>
      <w:r w:rsidRPr="00C50CD3">
        <w:rPr>
          <w:rFonts w:eastAsia="Arial" w:cs="Arial"/>
          <w:szCs w:val="24"/>
        </w:rPr>
        <w:t>c</w:t>
      </w:r>
      <w:r w:rsidRPr="00C50CD3">
        <w:rPr>
          <w:rFonts w:eastAsia="Arial" w:cs="Arial"/>
          <w:spacing w:val="1"/>
          <w:szCs w:val="24"/>
        </w:rPr>
        <w:t>e</w:t>
      </w:r>
      <w:r w:rsidRPr="00C50CD3">
        <w:rPr>
          <w:rFonts w:eastAsia="Arial" w:cs="Arial"/>
          <w:szCs w:val="24"/>
        </w:rPr>
        <w:t>ss cr</w:t>
      </w:r>
      <w:r w:rsidRPr="00C50CD3">
        <w:rPr>
          <w:rFonts w:eastAsia="Arial" w:cs="Arial"/>
          <w:spacing w:val="-1"/>
          <w:szCs w:val="24"/>
        </w:rPr>
        <w:t>i</w:t>
      </w:r>
      <w:r w:rsidRPr="00C50CD3">
        <w:rPr>
          <w:rFonts w:eastAsia="Arial" w:cs="Arial"/>
          <w:szCs w:val="24"/>
        </w:rPr>
        <w:t>t</w:t>
      </w:r>
      <w:r w:rsidRPr="00C50CD3">
        <w:rPr>
          <w:rFonts w:eastAsia="Arial" w:cs="Arial"/>
          <w:spacing w:val="1"/>
          <w:szCs w:val="24"/>
        </w:rPr>
        <w:t>e</w:t>
      </w:r>
      <w:r w:rsidRPr="00C50CD3">
        <w:rPr>
          <w:rFonts w:eastAsia="Arial" w:cs="Arial"/>
          <w:szCs w:val="24"/>
        </w:rPr>
        <w:t>r</w:t>
      </w:r>
      <w:r w:rsidRPr="00C50CD3">
        <w:rPr>
          <w:rFonts w:eastAsia="Arial" w:cs="Arial"/>
          <w:spacing w:val="-1"/>
          <w:szCs w:val="24"/>
        </w:rPr>
        <w:t>i</w:t>
      </w:r>
      <w:r w:rsidRPr="00C50CD3">
        <w:rPr>
          <w:rFonts w:eastAsia="Arial" w:cs="Arial"/>
          <w:szCs w:val="24"/>
        </w:rPr>
        <w:t>a</w:t>
      </w:r>
      <w:r w:rsidRPr="00C50CD3">
        <w:rPr>
          <w:rFonts w:eastAsia="Arial" w:cs="Arial"/>
          <w:spacing w:val="1"/>
          <w:szCs w:val="24"/>
        </w:rPr>
        <w:t xml:space="preserve"> d</w:t>
      </w:r>
      <w:r w:rsidRPr="00C50CD3">
        <w:rPr>
          <w:rFonts w:eastAsia="Arial" w:cs="Arial"/>
          <w:spacing w:val="-1"/>
          <w:szCs w:val="24"/>
        </w:rPr>
        <w:t>e</w:t>
      </w:r>
      <w:r w:rsidRPr="00C50CD3">
        <w:rPr>
          <w:rFonts w:eastAsia="Arial" w:cs="Arial"/>
          <w:szCs w:val="24"/>
        </w:rPr>
        <w:t>t</w:t>
      </w:r>
      <w:r w:rsidRPr="00C50CD3">
        <w:rPr>
          <w:rFonts w:eastAsia="Arial" w:cs="Arial"/>
          <w:spacing w:val="1"/>
          <w:szCs w:val="24"/>
        </w:rPr>
        <w:t>a</w:t>
      </w:r>
      <w:r w:rsidRPr="00C50CD3">
        <w:rPr>
          <w:rFonts w:eastAsia="Arial" w:cs="Arial"/>
          <w:szCs w:val="24"/>
        </w:rPr>
        <w:t>i</w:t>
      </w:r>
      <w:r w:rsidRPr="00C50CD3">
        <w:rPr>
          <w:rFonts w:eastAsia="Arial" w:cs="Arial"/>
          <w:spacing w:val="-1"/>
          <w:szCs w:val="24"/>
        </w:rPr>
        <w:t>l</w:t>
      </w:r>
      <w:r w:rsidRPr="00C50CD3">
        <w:rPr>
          <w:rFonts w:eastAsia="Arial" w:cs="Arial"/>
          <w:spacing w:val="1"/>
          <w:szCs w:val="24"/>
        </w:rPr>
        <w:t>e</w:t>
      </w:r>
      <w:r w:rsidRPr="00C50CD3">
        <w:rPr>
          <w:rFonts w:eastAsia="Arial" w:cs="Arial"/>
          <w:szCs w:val="24"/>
        </w:rPr>
        <w:t>d</w:t>
      </w:r>
    </w:p>
    <w:p w14:paraId="4AD65393" w14:textId="77777777" w:rsidR="00C2015A" w:rsidRPr="00C50CD3" w:rsidRDefault="00C2015A" w:rsidP="00C2015A">
      <w:pPr>
        <w:ind w:left="233" w:right="478"/>
        <w:rPr>
          <w:rFonts w:eastAsia="Arial" w:cs="Arial"/>
          <w:szCs w:val="24"/>
        </w:rPr>
      </w:pPr>
      <w:r w:rsidRPr="00C50CD3">
        <w:rPr>
          <w:rFonts w:eastAsia="Arial" w:cs="Arial"/>
          <w:szCs w:val="24"/>
        </w:rPr>
        <w:t>5</w:t>
      </w:r>
      <w:r w:rsidRPr="00C50CD3">
        <w:rPr>
          <w:rFonts w:eastAsia="Arial" w:cs="Arial"/>
          <w:spacing w:val="2"/>
          <w:szCs w:val="24"/>
        </w:rPr>
        <w:t xml:space="preserve"> </w:t>
      </w:r>
      <w:r w:rsidRPr="00C50CD3">
        <w:rPr>
          <w:rFonts w:eastAsia="Arial" w:cs="Arial"/>
          <w:spacing w:val="1"/>
          <w:szCs w:val="24"/>
        </w:rPr>
        <w:t>A</w:t>
      </w:r>
      <w:r w:rsidRPr="00C50CD3">
        <w:rPr>
          <w:rFonts w:eastAsia="Arial" w:cs="Arial"/>
          <w:szCs w:val="24"/>
        </w:rPr>
        <w:t>ll</w:t>
      </w:r>
      <w:r w:rsidRPr="00C50CD3">
        <w:rPr>
          <w:rFonts w:eastAsia="Arial" w:cs="Arial"/>
          <w:spacing w:val="-1"/>
          <w:szCs w:val="24"/>
        </w:rPr>
        <w:t xml:space="preserve"> </w:t>
      </w:r>
      <w:r w:rsidRPr="00C50CD3">
        <w:rPr>
          <w:rFonts w:eastAsia="Arial" w:cs="Arial"/>
          <w:spacing w:val="1"/>
          <w:szCs w:val="24"/>
        </w:rPr>
        <w:t>t</w:t>
      </w:r>
      <w:r w:rsidRPr="00C50CD3">
        <w:rPr>
          <w:rFonts w:eastAsia="Arial" w:cs="Arial"/>
          <w:spacing w:val="-1"/>
          <w:szCs w:val="24"/>
        </w:rPr>
        <w:t>h</w:t>
      </w:r>
      <w:r w:rsidRPr="00C50CD3">
        <w:rPr>
          <w:rFonts w:eastAsia="Arial" w:cs="Arial"/>
          <w:szCs w:val="24"/>
        </w:rPr>
        <w:t>e</w:t>
      </w:r>
      <w:r w:rsidRPr="00C50CD3">
        <w:rPr>
          <w:rFonts w:eastAsia="Arial" w:cs="Arial"/>
          <w:spacing w:val="2"/>
          <w:szCs w:val="24"/>
        </w:rPr>
        <w:t xml:space="preserve"> </w:t>
      </w:r>
      <w:r w:rsidRPr="00C50CD3">
        <w:rPr>
          <w:rFonts w:eastAsia="Arial" w:cs="Arial"/>
          <w:szCs w:val="24"/>
        </w:rPr>
        <w:t>re</w:t>
      </w:r>
      <w:r w:rsidRPr="00C50CD3">
        <w:rPr>
          <w:rFonts w:eastAsia="Arial" w:cs="Arial"/>
          <w:spacing w:val="-1"/>
          <w:szCs w:val="24"/>
        </w:rPr>
        <w:t>q</w:t>
      </w:r>
      <w:r w:rsidRPr="00C50CD3">
        <w:rPr>
          <w:rFonts w:eastAsia="Arial" w:cs="Arial"/>
          <w:spacing w:val="1"/>
          <w:szCs w:val="24"/>
        </w:rPr>
        <w:t>u</w:t>
      </w:r>
      <w:r w:rsidRPr="00C50CD3">
        <w:rPr>
          <w:rFonts w:eastAsia="Arial" w:cs="Arial"/>
          <w:szCs w:val="24"/>
        </w:rPr>
        <w:t>i</w:t>
      </w:r>
      <w:r w:rsidRPr="00C50CD3">
        <w:rPr>
          <w:rFonts w:eastAsia="Arial" w:cs="Arial"/>
          <w:spacing w:val="-1"/>
          <w:szCs w:val="24"/>
        </w:rPr>
        <w:t>r</w:t>
      </w:r>
      <w:r w:rsidRPr="00C50CD3">
        <w:rPr>
          <w:rFonts w:eastAsia="Arial" w:cs="Arial"/>
          <w:spacing w:val="1"/>
          <w:szCs w:val="24"/>
        </w:rPr>
        <w:t>e</w:t>
      </w:r>
      <w:r w:rsidRPr="00C50CD3">
        <w:rPr>
          <w:rFonts w:eastAsia="Arial" w:cs="Arial"/>
          <w:spacing w:val="-1"/>
          <w:szCs w:val="24"/>
        </w:rPr>
        <w:t>m</w:t>
      </w:r>
      <w:r w:rsidRPr="00C50CD3">
        <w:rPr>
          <w:rFonts w:eastAsia="Arial" w:cs="Arial"/>
          <w:spacing w:val="1"/>
          <w:szCs w:val="24"/>
        </w:rPr>
        <w:t>en</w:t>
      </w:r>
      <w:r w:rsidRPr="00C50CD3">
        <w:rPr>
          <w:rFonts w:eastAsia="Arial" w:cs="Arial"/>
          <w:szCs w:val="24"/>
        </w:rPr>
        <w:t>ts</w:t>
      </w:r>
      <w:r w:rsidRPr="00C50CD3">
        <w:rPr>
          <w:rFonts w:eastAsia="Arial" w:cs="Arial"/>
          <w:spacing w:val="-1"/>
          <w:szCs w:val="24"/>
        </w:rPr>
        <w:t xml:space="preserve"> </w:t>
      </w:r>
      <w:r w:rsidRPr="00C50CD3">
        <w:rPr>
          <w:rFonts w:eastAsia="Arial" w:cs="Arial"/>
          <w:szCs w:val="24"/>
        </w:rPr>
        <w:t>(</w:t>
      </w:r>
      <w:r w:rsidRPr="00C50CD3">
        <w:rPr>
          <w:rFonts w:eastAsia="Arial" w:cs="Arial"/>
          <w:spacing w:val="-1"/>
          <w:szCs w:val="24"/>
        </w:rPr>
        <w:t>U</w:t>
      </w:r>
      <w:r w:rsidRPr="00C50CD3">
        <w:rPr>
          <w:rFonts w:eastAsia="Arial" w:cs="Arial"/>
          <w:szCs w:val="24"/>
        </w:rPr>
        <w:t xml:space="preserve">RS), </w:t>
      </w:r>
      <w:r w:rsidRPr="00C50CD3">
        <w:rPr>
          <w:rFonts w:eastAsia="Arial" w:cs="Arial"/>
          <w:spacing w:val="1"/>
          <w:szCs w:val="24"/>
        </w:rPr>
        <w:t>a</w:t>
      </w:r>
      <w:r w:rsidRPr="00C50CD3">
        <w:rPr>
          <w:rFonts w:eastAsia="Arial" w:cs="Arial"/>
          <w:szCs w:val="24"/>
        </w:rPr>
        <w:t>ll</w:t>
      </w:r>
      <w:r w:rsidRPr="00C50CD3">
        <w:rPr>
          <w:rFonts w:eastAsia="Arial" w:cs="Arial"/>
          <w:spacing w:val="-1"/>
          <w:szCs w:val="24"/>
        </w:rPr>
        <w:t xml:space="preserve"> </w:t>
      </w:r>
      <w:r w:rsidRPr="00C50CD3">
        <w:rPr>
          <w:rFonts w:eastAsia="Arial" w:cs="Arial"/>
          <w:spacing w:val="1"/>
          <w:szCs w:val="24"/>
        </w:rPr>
        <w:t>th</w:t>
      </w:r>
      <w:r w:rsidRPr="00C50CD3">
        <w:rPr>
          <w:rFonts w:eastAsia="Arial" w:cs="Arial"/>
          <w:szCs w:val="24"/>
        </w:rPr>
        <w:t>e</w:t>
      </w:r>
      <w:r w:rsidRPr="00C50CD3">
        <w:rPr>
          <w:rFonts w:eastAsia="Arial" w:cs="Arial"/>
          <w:spacing w:val="4"/>
          <w:szCs w:val="24"/>
        </w:rPr>
        <w:t xml:space="preserve"> </w:t>
      </w:r>
      <w:r w:rsidRPr="00C50CD3">
        <w:rPr>
          <w:rFonts w:eastAsia="Arial" w:cs="Arial"/>
          <w:spacing w:val="-3"/>
          <w:szCs w:val="24"/>
        </w:rPr>
        <w:t>w</w:t>
      </w:r>
      <w:r w:rsidRPr="00C50CD3">
        <w:rPr>
          <w:rFonts w:eastAsia="Arial" w:cs="Arial"/>
          <w:spacing w:val="1"/>
          <w:szCs w:val="24"/>
        </w:rPr>
        <w:t>o</w:t>
      </w:r>
      <w:r w:rsidRPr="00C50CD3">
        <w:rPr>
          <w:rFonts w:eastAsia="Arial" w:cs="Arial"/>
          <w:szCs w:val="24"/>
        </w:rPr>
        <w:t xml:space="preserve">rk </w:t>
      </w:r>
      <w:r w:rsidRPr="00C50CD3">
        <w:rPr>
          <w:rFonts w:eastAsia="Arial" w:cs="Arial"/>
          <w:spacing w:val="-6"/>
          <w:szCs w:val="24"/>
        </w:rPr>
        <w:t>(</w:t>
      </w:r>
      <w:r w:rsidRPr="00C50CD3">
        <w:rPr>
          <w:rFonts w:eastAsia="Arial" w:cs="Arial"/>
          <w:spacing w:val="6"/>
          <w:szCs w:val="24"/>
        </w:rPr>
        <w:t>W</w:t>
      </w:r>
      <w:r w:rsidRPr="00C50CD3">
        <w:rPr>
          <w:rFonts w:eastAsia="Arial" w:cs="Arial"/>
          <w:szCs w:val="24"/>
        </w:rPr>
        <w:t>BS) a</w:t>
      </w:r>
      <w:r w:rsidRPr="00C50CD3">
        <w:rPr>
          <w:rFonts w:eastAsia="Arial" w:cs="Arial"/>
          <w:spacing w:val="-1"/>
          <w:szCs w:val="24"/>
        </w:rPr>
        <w:t>n</w:t>
      </w:r>
      <w:r w:rsidRPr="00C50CD3">
        <w:rPr>
          <w:rFonts w:eastAsia="Arial" w:cs="Arial"/>
          <w:szCs w:val="24"/>
        </w:rPr>
        <w:t>d</w:t>
      </w:r>
      <w:r w:rsidRPr="00C50CD3">
        <w:rPr>
          <w:rFonts w:eastAsia="Arial" w:cs="Arial"/>
          <w:spacing w:val="1"/>
          <w:szCs w:val="24"/>
        </w:rPr>
        <w:t xml:space="preserve"> a</w:t>
      </w:r>
      <w:r w:rsidRPr="00C50CD3">
        <w:rPr>
          <w:rFonts w:eastAsia="Arial" w:cs="Arial"/>
          <w:szCs w:val="24"/>
        </w:rPr>
        <w:t>ll</w:t>
      </w:r>
      <w:r w:rsidRPr="00C50CD3">
        <w:rPr>
          <w:rFonts w:eastAsia="Arial" w:cs="Arial"/>
          <w:spacing w:val="2"/>
          <w:szCs w:val="24"/>
        </w:rPr>
        <w:t xml:space="preserve"> </w:t>
      </w:r>
      <w:r w:rsidRPr="00C50CD3">
        <w:rPr>
          <w:rFonts w:eastAsia="Arial" w:cs="Arial"/>
          <w:spacing w:val="-2"/>
          <w:szCs w:val="24"/>
        </w:rPr>
        <w:t>t</w:t>
      </w:r>
      <w:r w:rsidRPr="00C50CD3">
        <w:rPr>
          <w:rFonts w:eastAsia="Arial" w:cs="Arial"/>
          <w:spacing w:val="1"/>
          <w:szCs w:val="24"/>
        </w:rPr>
        <w:t>h</w:t>
      </w:r>
      <w:r w:rsidRPr="00C50CD3">
        <w:rPr>
          <w:rFonts w:eastAsia="Arial" w:cs="Arial"/>
          <w:szCs w:val="24"/>
        </w:rPr>
        <w:t>e</w:t>
      </w:r>
      <w:r w:rsidRPr="00C50CD3">
        <w:rPr>
          <w:rFonts w:eastAsia="Arial" w:cs="Arial"/>
          <w:spacing w:val="-1"/>
          <w:szCs w:val="24"/>
        </w:rPr>
        <w:t xml:space="preserve"> </w:t>
      </w:r>
      <w:r w:rsidRPr="00C50CD3">
        <w:rPr>
          <w:rFonts w:eastAsia="Arial" w:cs="Arial"/>
          <w:spacing w:val="1"/>
          <w:szCs w:val="24"/>
        </w:rPr>
        <w:t>p</w:t>
      </w:r>
      <w:r w:rsidRPr="00C50CD3">
        <w:rPr>
          <w:rFonts w:eastAsia="Arial" w:cs="Arial"/>
          <w:szCs w:val="24"/>
        </w:rPr>
        <w:t>ro</w:t>
      </w:r>
      <w:r w:rsidRPr="00C50CD3">
        <w:rPr>
          <w:rFonts w:eastAsia="Arial" w:cs="Arial"/>
          <w:spacing w:val="1"/>
          <w:szCs w:val="24"/>
        </w:rPr>
        <w:t>du</w:t>
      </w:r>
      <w:r w:rsidRPr="00C50CD3">
        <w:rPr>
          <w:rFonts w:eastAsia="Arial" w:cs="Arial"/>
          <w:spacing w:val="-2"/>
          <w:szCs w:val="24"/>
        </w:rPr>
        <w:t>ct</w:t>
      </w:r>
      <w:r w:rsidRPr="00C50CD3">
        <w:rPr>
          <w:rFonts w:eastAsia="Arial" w:cs="Arial"/>
          <w:szCs w:val="24"/>
        </w:rPr>
        <w:t>s</w:t>
      </w:r>
      <w:r w:rsidRPr="00C50CD3">
        <w:rPr>
          <w:rFonts w:eastAsia="Arial" w:cs="Arial"/>
          <w:spacing w:val="2"/>
          <w:szCs w:val="24"/>
        </w:rPr>
        <w:t xml:space="preserve"> </w:t>
      </w:r>
      <w:r w:rsidRPr="00C50CD3">
        <w:rPr>
          <w:rFonts w:eastAsia="Arial" w:cs="Arial"/>
          <w:szCs w:val="24"/>
        </w:rPr>
        <w:t>(PB</w:t>
      </w:r>
      <w:r w:rsidRPr="00C50CD3">
        <w:rPr>
          <w:rFonts w:eastAsia="Arial" w:cs="Arial"/>
          <w:spacing w:val="-1"/>
          <w:szCs w:val="24"/>
        </w:rPr>
        <w:t>M</w:t>
      </w:r>
      <w:r w:rsidRPr="00C50CD3">
        <w:rPr>
          <w:rFonts w:eastAsia="Arial" w:cs="Arial"/>
          <w:szCs w:val="24"/>
        </w:rPr>
        <w:t>)</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t</w:t>
      </w:r>
      <w:r w:rsidRPr="00C50CD3">
        <w:rPr>
          <w:rFonts w:eastAsia="Arial" w:cs="Arial"/>
          <w:spacing w:val="1"/>
          <w:szCs w:val="24"/>
        </w:rPr>
        <w:t>h</w:t>
      </w:r>
      <w:r w:rsidRPr="00C50CD3">
        <w:rPr>
          <w:rFonts w:eastAsia="Arial" w:cs="Arial"/>
          <w:szCs w:val="24"/>
        </w:rPr>
        <w:t>e</w:t>
      </w:r>
      <w:r w:rsidRPr="00C50CD3">
        <w:rPr>
          <w:rFonts w:eastAsia="Arial" w:cs="Arial"/>
          <w:spacing w:val="1"/>
          <w:szCs w:val="24"/>
        </w:rPr>
        <w:t xml:space="preserve"> p</w:t>
      </w:r>
      <w:r w:rsidRPr="00C50CD3">
        <w:rPr>
          <w:rFonts w:eastAsia="Arial" w:cs="Arial"/>
          <w:spacing w:val="-3"/>
          <w:szCs w:val="24"/>
        </w:rPr>
        <w:t>r</w:t>
      </w:r>
      <w:r w:rsidRPr="00C50CD3">
        <w:rPr>
          <w:rFonts w:eastAsia="Arial" w:cs="Arial"/>
          <w:spacing w:val="1"/>
          <w:szCs w:val="24"/>
        </w:rPr>
        <w:t>o</w:t>
      </w:r>
      <w:r w:rsidRPr="00C50CD3">
        <w:rPr>
          <w:rFonts w:eastAsia="Arial" w:cs="Arial"/>
          <w:szCs w:val="24"/>
        </w:rPr>
        <w:t>ject cle</w:t>
      </w:r>
      <w:r w:rsidRPr="00C50CD3">
        <w:rPr>
          <w:rFonts w:eastAsia="Arial" w:cs="Arial"/>
          <w:spacing w:val="1"/>
          <w:szCs w:val="24"/>
        </w:rPr>
        <w:t>a</w:t>
      </w:r>
      <w:r w:rsidRPr="00C50CD3">
        <w:rPr>
          <w:rFonts w:eastAsia="Arial" w:cs="Arial"/>
          <w:szCs w:val="24"/>
        </w:rPr>
        <w:t>r</w:t>
      </w:r>
      <w:r w:rsidRPr="00C50CD3">
        <w:rPr>
          <w:rFonts w:eastAsia="Arial" w:cs="Arial"/>
          <w:spacing w:val="-1"/>
          <w:szCs w:val="24"/>
        </w:rPr>
        <w:t>l</w:t>
      </w:r>
      <w:r w:rsidRPr="00C50CD3">
        <w:rPr>
          <w:rFonts w:eastAsia="Arial" w:cs="Arial"/>
          <w:szCs w:val="24"/>
        </w:rPr>
        <w:t>y</w:t>
      </w:r>
      <w:r w:rsidRPr="00C50CD3">
        <w:rPr>
          <w:rFonts w:eastAsia="Arial" w:cs="Arial"/>
          <w:spacing w:val="-2"/>
          <w:szCs w:val="24"/>
        </w:rPr>
        <w:t xml:space="preserve"> </w:t>
      </w:r>
      <w:r w:rsidRPr="00C50CD3">
        <w:rPr>
          <w:rFonts w:eastAsia="Arial" w:cs="Arial"/>
          <w:spacing w:val="1"/>
          <w:szCs w:val="24"/>
        </w:rPr>
        <w:t>de</w:t>
      </w:r>
      <w:r w:rsidRPr="00C50CD3">
        <w:rPr>
          <w:rFonts w:eastAsia="Arial" w:cs="Arial"/>
          <w:spacing w:val="3"/>
          <w:szCs w:val="24"/>
        </w:rPr>
        <w:t>f</w:t>
      </w:r>
      <w:r w:rsidRPr="00C50CD3">
        <w:rPr>
          <w:rFonts w:eastAsia="Arial" w:cs="Arial"/>
          <w:szCs w:val="24"/>
        </w:rPr>
        <w:t>i</w:t>
      </w:r>
      <w:r w:rsidRPr="00C50CD3">
        <w:rPr>
          <w:rFonts w:eastAsia="Arial" w:cs="Arial"/>
          <w:spacing w:val="-2"/>
          <w:szCs w:val="24"/>
        </w:rPr>
        <w:t>n</w:t>
      </w:r>
      <w:r w:rsidRPr="00C50CD3">
        <w:rPr>
          <w:rFonts w:eastAsia="Arial" w:cs="Arial"/>
          <w:spacing w:val="1"/>
          <w:szCs w:val="24"/>
        </w:rPr>
        <w:t>ed</w:t>
      </w:r>
      <w:r w:rsidRPr="00C50CD3">
        <w:rPr>
          <w:rFonts w:eastAsia="Arial" w:cs="Arial"/>
          <w:szCs w:val="24"/>
        </w:rPr>
        <w:t>,</w:t>
      </w:r>
      <w:r w:rsidRPr="00C50CD3">
        <w:rPr>
          <w:rFonts w:eastAsia="Arial" w:cs="Arial"/>
          <w:spacing w:val="-2"/>
          <w:szCs w:val="24"/>
        </w:rPr>
        <w:t xml:space="preserve"> </w:t>
      </w:r>
      <w:r w:rsidRPr="00C50CD3">
        <w:rPr>
          <w:rFonts w:eastAsia="Arial" w:cs="Arial"/>
          <w:spacing w:val="1"/>
          <w:szCs w:val="24"/>
        </w:rPr>
        <w:t>p</w:t>
      </w:r>
      <w:r w:rsidRPr="00C50CD3">
        <w:rPr>
          <w:rFonts w:eastAsia="Arial" w:cs="Arial"/>
          <w:szCs w:val="24"/>
        </w:rPr>
        <w:t>roject</w:t>
      </w:r>
      <w:r w:rsidRPr="00C50CD3">
        <w:rPr>
          <w:rFonts w:eastAsia="Arial" w:cs="Arial"/>
          <w:spacing w:val="-2"/>
          <w:szCs w:val="24"/>
        </w:rPr>
        <w:t xml:space="preserve"> </w:t>
      </w:r>
      <w:r w:rsidRPr="00C50CD3">
        <w:rPr>
          <w:rFonts w:eastAsia="Arial" w:cs="Arial"/>
          <w:szCs w:val="24"/>
        </w:rPr>
        <w:t>j</w:t>
      </w:r>
      <w:r w:rsidRPr="00C50CD3">
        <w:rPr>
          <w:rFonts w:eastAsia="Arial" w:cs="Arial"/>
          <w:spacing w:val="1"/>
          <w:szCs w:val="24"/>
        </w:rPr>
        <w:t>u</w:t>
      </w:r>
      <w:r w:rsidRPr="00C50CD3">
        <w:rPr>
          <w:rFonts w:eastAsia="Arial" w:cs="Arial"/>
          <w:szCs w:val="24"/>
        </w:rPr>
        <w:t>st</w:t>
      </w:r>
      <w:r w:rsidRPr="00C50CD3">
        <w:rPr>
          <w:rFonts w:eastAsia="Arial" w:cs="Arial"/>
          <w:spacing w:val="-2"/>
          <w:szCs w:val="24"/>
        </w:rPr>
        <w:t>i</w:t>
      </w:r>
      <w:r w:rsidRPr="00C50CD3">
        <w:rPr>
          <w:rFonts w:eastAsia="Arial" w:cs="Arial"/>
          <w:spacing w:val="3"/>
          <w:szCs w:val="24"/>
        </w:rPr>
        <w:t>f</w:t>
      </w:r>
      <w:r w:rsidRPr="00C50CD3">
        <w:rPr>
          <w:rFonts w:eastAsia="Arial" w:cs="Arial"/>
          <w:szCs w:val="24"/>
        </w:rPr>
        <w:t>ie</w:t>
      </w:r>
      <w:r w:rsidRPr="00C50CD3">
        <w:rPr>
          <w:rFonts w:eastAsia="Arial" w:cs="Arial"/>
          <w:spacing w:val="1"/>
          <w:szCs w:val="24"/>
        </w:rPr>
        <w:t>d</w:t>
      </w:r>
      <w:r w:rsidRPr="00C50CD3">
        <w:rPr>
          <w:rFonts w:eastAsia="Arial" w:cs="Arial"/>
          <w:szCs w:val="24"/>
        </w:rPr>
        <w:t>,</w:t>
      </w:r>
      <w:r w:rsidRPr="00C50CD3">
        <w:rPr>
          <w:rFonts w:eastAsia="Arial" w:cs="Arial"/>
          <w:spacing w:val="2"/>
          <w:szCs w:val="24"/>
        </w:rPr>
        <w:t xml:space="preserve"> </w:t>
      </w:r>
      <w:r w:rsidRPr="00C50CD3">
        <w:rPr>
          <w:rFonts w:eastAsia="Arial" w:cs="Arial"/>
          <w:spacing w:val="1"/>
          <w:szCs w:val="24"/>
        </w:rPr>
        <w:t>a</w:t>
      </w:r>
      <w:r w:rsidRPr="00C50CD3">
        <w:rPr>
          <w:rFonts w:eastAsia="Arial" w:cs="Arial"/>
          <w:spacing w:val="-1"/>
          <w:szCs w:val="24"/>
        </w:rPr>
        <w:t>n</w:t>
      </w:r>
      <w:r w:rsidRPr="00C50CD3">
        <w:rPr>
          <w:rFonts w:eastAsia="Arial" w:cs="Arial"/>
          <w:szCs w:val="24"/>
        </w:rPr>
        <w:t>d</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u</w:t>
      </w:r>
      <w:r w:rsidRPr="00C50CD3">
        <w:rPr>
          <w:rFonts w:eastAsia="Arial" w:cs="Arial"/>
          <w:szCs w:val="24"/>
        </w:rPr>
        <w:t>c</w:t>
      </w:r>
      <w:r w:rsidRPr="00C50CD3">
        <w:rPr>
          <w:rFonts w:eastAsia="Arial" w:cs="Arial"/>
          <w:spacing w:val="-2"/>
          <w:szCs w:val="24"/>
        </w:rPr>
        <w:t>c</w:t>
      </w:r>
      <w:r w:rsidRPr="00C50CD3">
        <w:rPr>
          <w:rFonts w:eastAsia="Arial" w:cs="Arial"/>
          <w:spacing w:val="1"/>
          <w:szCs w:val="24"/>
        </w:rPr>
        <w:t>e</w:t>
      </w:r>
      <w:r w:rsidRPr="00C50CD3">
        <w:rPr>
          <w:rFonts w:eastAsia="Arial" w:cs="Arial"/>
          <w:szCs w:val="24"/>
        </w:rPr>
        <w:t>ss</w:t>
      </w:r>
      <w:r w:rsidRPr="00C50CD3">
        <w:rPr>
          <w:rFonts w:eastAsia="Arial" w:cs="Arial"/>
          <w:spacing w:val="-1"/>
          <w:szCs w:val="24"/>
        </w:rPr>
        <w:t xml:space="preserve"> </w:t>
      </w:r>
      <w:r w:rsidRPr="00C50CD3">
        <w:rPr>
          <w:rFonts w:eastAsia="Arial" w:cs="Arial"/>
          <w:szCs w:val="24"/>
        </w:rPr>
        <w:t>cr</w:t>
      </w:r>
      <w:r w:rsidRPr="00C50CD3">
        <w:rPr>
          <w:rFonts w:eastAsia="Arial" w:cs="Arial"/>
          <w:spacing w:val="-1"/>
          <w:szCs w:val="24"/>
        </w:rPr>
        <w:t>i</w:t>
      </w:r>
      <w:r w:rsidRPr="00C50CD3">
        <w:rPr>
          <w:rFonts w:eastAsia="Arial" w:cs="Arial"/>
          <w:szCs w:val="24"/>
        </w:rPr>
        <w:t>t</w:t>
      </w:r>
      <w:r w:rsidRPr="00C50CD3">
        <w:rPr>
          <w:rFonts w:eastAsia="Arial" w:cs="Arial"/>
          <w:spacing w:val="1"/>
          <w:szCs w:val="24"/>
        </w:rPr>
        <w:t>e</w:t>
      </w:r>
      <w:r w:rsidRPr="00C50CD3">
        <w:rPr>
          <w:rFonts w:eastAsia="Arial" w:cs="Arial"/>
          <w:szCs w:val="24"/>
        </w:rPr>
        <w:t>r</w:t>
      </w:r>
      <w:r w:rsidRPr="00C50CD3">
        <w:rPr>
          <w:rFonts w:eastAsia="Arial" w:cs="Arial"/>
          <w:spacing w:val="-1"/>
          <w:szCs w:val="24"/>
        </w:rPr>
        <w:t>i</w:t>
      </w:r>
      <w:r w:rsidRPr="00C50CD3">
        <w:rPr>
          <w:rFonts w:eastAsia="Arial" w:cs="Arial"/>
          <w:szCs w:val="24"/>
        </w:rPr>
        <w:t>a</w:t>
      </w:r>
      <w:r w:rsidRPr="00C50CD3">
        <w:rPr>
          <w:rFonts w:eastAsia="Arial" w:cs="Arial"/>
          <w:spacing w:val="1"/>
          <w:szCs w:val="24"/>
        </w:rPr>
        <w:t xml:space="preserve"> de</w:t>
      </w:r>
      <w:r w:rsidRPr="00C50CD3">
        <w:rPr>
          <w:rFonts w:eastAsia="Arial" w:cs="Arial"/>
          <w:szCs w:val="24"/>
        </w:rPr>
        <w:t>t</w:t>
      </w:r>
      <w:r w:rsidRPr="00C50CD3">
        <w:rPr>
          <w:rFonts w:eastAsia="Arial" w:cs="Arial"/>
          <w:spacing w:val="1"/>
          <w:szCs w:val="24"/>
        </w:rPr>
        <w:t>a</w:t>
      </w:r>
      <w:r w:rsidRPr="00C50CD3">
        <w:rPr>
          <w:rFonts w:eastAsia="Arial" w:cs="Arial"/>
          <w:szCs w:val="24"/>
        </w:rPr>
        <w:t>i</w:t>
      </w:r>
      <w:r w:rsidRPr="00C50CD3">
        <w:rPr>
          <w:rFonts w:eastAsia="Arial" w:cs="Arial"/>
          <w:spacing w:val="-1"/>
          <w:szCs w:val="24"/>
        </w:rPr>
        <w:t>le</w:t>
      </w:r>
      <w:r w:rsidRPr="00C50CD3">
        <w:rPr>
          <w:rFonts w:eastAsia="Arial" w:cs="Arial"/>
          <w:spacing w:val="1"/>
          <w:szCs w:val="24"/>
        </w:rPr>
        <w:t>d</w:t>
      </w:r>
      <w:r w:rsidRPr="00C50CD3">
        <w:rPr>
          <w:rFonts w:eastAsia="Arial" w:cs="Arial"/>
          <w:szCs w:val="24"/>
        </w:rPr>
        <w:t>,</w:t>
      </w:r>
      <w:r w:rsidRPr="00C50CD3">
        <w:rPr>
          <w:rFonts w:eastAsia="Arial" w:cs="Arial"/>
          <w:spacing w:val="-1"/>
          <w:szCs w:val="24"/>
        </w:rPr>
        <w:t xml:space="preserve"> </w:t>
      </w:r>
      <w:r w:rsidRPr="00C50CD3">
        <w:rPr>
          <w:rFonts w:eastAsia="Arial" w:cs="Arial"/>
          <w:spacing w:val="1"/>
          <w:szCs w:val="24"/>
        </w:rPr>
        <w:t>an</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p</w:t>
      </w:r>
      <w:r w:rsidRPr="00C50CD3">
        <w:rPr>
          <w:rFonts w:eastAsia="Arial" w:cs="Arial"/>
          <w:spacing w:val="-3"/>
          <w:szCs w:val="24"/>
        </w:rPr>
        <w:t>r</w:t>
      </w:r>
      <w:r w:rsidRPr="00C50CD3">
        <w:rPr>
          <w:rFonts w:eastAsia="Arial" w:cs="Arial"/>
          <w:spacing w:val="1"/>
          <w:szCs w:val="24"/>
        </w:rPr>
        <w:t>o</w:t>
      </w:r>
      <w:r w:rsidRPr="00C50CD3">
        <w:rPr>
          <w:rFonts w:eastAsia="Arial" w:cs="Arial"/>
          <w:szCs w:val="24"/>
        </w:rPr>
        <w:t>ject</w:t>
      </w:r>
      <w:r w:rsidRPr="00C50CD3">
        <w:rPr>
          <w:rFonts w:eastAsia="Arial" w:cs="Arial"/>
          <w:spacing w:val="1"/>
          <w:szCs w:val="24"/>
        </w:rPr>
        <w:t xml:space="preserve"> </w:t>
      </w:r>
      <w:r w:rsidRPr="00C50CD3">
        <w:rPr>
          <w:rFonts w:eastAsia="Arial" w:cs="Arial"/>
          <w:szCs w:val="24"/>
        </w:rPr>
        <w:t>c</w:t>
      </w:r>
      <w:r w:rsidRPr="00C50CD3">
        <w:rPr>
          <w:rFonts w:eastAsia="Arial" w:cs="Arial"/>
          <w:spacing w:val="-1"/>
          <w:szCs w:val="24"/>
        </w:rPr>
        <w:t>h</w:t>
      </w:r>
      <w:r w:rsidRPr="00C50CD3">
        <w:rPr>
          <w:rFonts w:eastAsia="Arial" w:cs="Arial"/>
          <w:spacing w:val="1"/>
          <w:szCs w:val="24"/>
        </w:rPr>
        <w:t>a</w:t>
      </w:r>
      <w:r w:rsidRPr="00C50CD3">
        <w:rPr>
          <w:rFonts w:eastAsia="Arial" w:cs="Arial"/>
          <w:szCs w:val="24"/>
        </w:rPr>
        <w:t>rter s</w:t>
      </w:r>
      <w:r w:rsidRPr="00C50CD3">
        <w:rPr>
          <w:rFonts w:eastAsia="Arial" w:cs="Arial"/>
          <w:spacing w:val="-1"/>
          <w:szCs w:val="24"/>
        </w:rPr>
        <w:t>ig</w:t>
      </w:r>
      <w:r w:rsidRPr="00C50CD3">
        <w:rPr>
          <w:rFonts w:eastAsia="Arial" w:cs="Arial"/>
          <w:spacing w:val="1"/>
          <w:szCs w:val="24"/>
        </w:rPr>
        <w:t>ned</w:t>
      </w:r>
      <w:r w:rsidRPr="00C50CD3">
        <w:rPr>
          <w:rFonts w:eastAsia="Arial" w:cs="Arial"/>
          <w:szCs w:val="24"/>
        </w:rPr>
        <w:t>.</w:t>
      </w:r>
    </w:p>
    <w:p w14:paraId="1B5113DC" w14:textId="77777777" w:rsidR="00C2015A" w:rsidRPr="00C50CD3" w:rsidRDefault="00C2015A" w:rsidP="00C2015A">
      <w:pPr>
        <w:spacing w:before="9" w:line="10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50CD3" w14:paraId="577CA0E6" w14:textId="77777777" w:rsidTr="00C2015A">
        <w:trPr>
          <w:trHeight w:hRule="exact" w:val="640"/>
        </w:trPr>
        <w:tc>
          <w:tcPr>
            <w:tcW w:w="1244" w:type="dxa"/>
            <w:tcBorders>
              <w:top w:val="single" w:sz="5" w:space="0" w:color="000000"/>
              <w:left w:val="single" w:sz="5" w:space="0" w:color="000000"/>
              <w:bottom w:val="single" w:sz="5" w:space="0" w:color="000000"/>
              <w:right w:val="single" w:sz="5" w:space="0" w:color="000000"/>
            </w:tcBorders>
          </w:tcPr>
          <w:p w14:paraId="10739027" w14:textId="77777777" w:rsidR="00C2015A" w:rsidRPr="00C50CD3" w:rsidRDefault="00C2015A" w:rsidP="00C2015A">
            <w:pPr>
              <w:spacing w:line="260" w:lineRule="exact"/>
              <w:ind w:left="102"/>
              <w:rPr>
                <w:rFonts w:eastAsia="Arial" w:cs="Arial"/>
                <w:szCs w:val="24"/>
              </w:rPr>
            </w:pPr>
            <w:r w:rsidRPr="00C50CD3">
              <w:rPr>
                <w:rFonts w:eastAsia="Arial" w:cs="Arial"/>
                <w:b/>
                <w:szCs w:val="24"/>
              </w:rPr>
              <w:t>Re</w:t>
            </w:r>
            <w:r w:rsidRPr="00C50CD3">
              <w:rPr>
                <w:rFonts w:eastAsia="Arial" w:cs="Arial"/>
                <w:b/>
                <w:spacing w:val="1"/>
                <w:szCs w:val="24"/>
              </w:rPr>
              <w:t>as</w:t>
            </w:r>
            <w:r w:rsidRPr="00C50CD3">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3C6DE89B" w14:textId="2B93CA4A" w:rsidR="00C2015A" w:rsidRPr="00C50CD3" w:rsidRDefault="00C2015A" w:rsidP="00C2015A">
            <w:pPr>
              <w:rPr>
                <w:szCs w:val="24"/>
              </w:rPr>
            </w:pPr>
            <w:r>
              <w:rPr>
                <w:szCs w:val="24"/>
              </w:rPr>
              <w:t>Through meetings with the sponsor and project manager, the requirements of the system have been outlined</w:t>
            </w:r>
          </w:p>
        </w:tc>
        <w:tc>
          <w:tcPr>
            <w:tcW w:w="1134" w:type="dxa"/>
            <w:tcBorders>
              <w:top w:val="single" w:sz="5" w:space="0" w:color="000000"/>
              <w:left w:val="single" w:sz="5" w:space="0" w:color="000000"/>
              <w:bottom w:val="single" w:sz="5" w:space="0" w:color="000000"/>
              <w:right w:val="single" w:sz="5" w:space="0" w:color="000000"/>
            </w:tcBorders>
          </w:tcPr>
          <w:p w14:paraId="5F81643D" w14:textId="77777777" w:rsidR="00C2015A" w:rsidRPr="00C50CD3" w:rsidRDefault="00C2015A" w:rsidP="00C2015A">
            <w:pPr>
              <w:spacing w:line="260" w:lineRule="exact"/>
              <w:ind w:left="103"/>
              <w:rPr>
                <w:rFonts w:eastAsia="Arial" w:cs="Arial"/>
                <w:szCs w:val="24"/>
              </w:rPr>
            </w:pPr>
            <w:r w:rsidRPr="00C50CD3">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01EF6183" w14:textId="77777777" w:rsidR="00C2015A" w:rsidRPr="00C50CD3" w:rsidRDefault="00C2015A" w:rsidP="00C2015A">
            <w:pPr>
              <w:rPr>
                <w:szCs w:val="24"/>
              </w:rPr>
            </w:pPr>
            <w:r>
              <w:rPr>
                <w:szCs w:val="24"/>
              </w:rPr>
              <w:t>3</w:t>
            </w:r>
          </w:p>
        </w:tc>
      </w:tr>
    </w:tbl>
    <w:p w14:paraId="63358E3E" w14:textId="77777777" w:rsidR="00C2015A" w:rsidRPr="00C50CD3" w:rsidRDefault="00C2015A" w:rsidP="00C2015A">
      <w:pPr>
        <w:spacing w:before="17" w:line="220" w:lineRule="exact"/>
        <w:rPr>
          <w:szCs w:val="24"/>
        </w:rPr>
      </w:pPr>
    </w:p>
    <w:p w14:paraId="189EC694" w14:textId="77777777" w:rsidR="00C2015A" w:rsidRPr="00C50CD3" w:rsidRDefault="00C2015A" w:rsidP="00C2015A">
      <w:pPr>
        <w:spacing w:before="29"/>
        <w:ind w:left="233"/>
        <w:rPr>
          <w:rFonts w:eastAsia="Arial" w:cs="Arial"/>
          <w:szCs w:val="24"/>
        </w:rPr>
      </w:pPr>
      <w:r w:rsidRPr="00C50CD3">
        <w:rPr>
          <w:rFonts w:eastAsia="Arial" w:cs="Arial"/>
          <w:b/>
          <w:szCs w:val="24"/>
        </w:rPr>
        <w:t xml:space="preserve">E7  </w:t>
      </w:r>
      <w:r w:rsidRPr="00C50CD3">
        <w:rPr>
          <w:rFonts w:eastAsia="Arial" w:cs="Arial"/>
          <w:b/>
          <w:spacing w:val="1"/>
          <w:szCs w:val="24"/>
        </w:rPr>
        <w:t xml:space="preserve"> </w:t>
      </w:r>
      <w:r w:rsidRPr="00C50CD3">
        <w:rPr>
          <w:rFonts w:eastAsia="Arial" w:cs="Arial"/>
          <w:b/>
          <w:szCs w:val="24"/>
        </w:rPr>
        <w:t>P</w:t>
      </w:r>
      <w:r w:rsidRPr="00C50CD3">
        <w:rPr>
          <w:rFonts w:eastAsia="Arial" w:cs="Arial"/>
          <w:b/>
          <w:spacing w:val="1"/>
          <w:szCs w:val="24"/>
        </w:rPr>
        <w:t>a</w:t>
      </w:r>
      <w:r w:rsidRPr="00C50CD3">
        <w:rPr>
          <w:rFonts w:eastAsia="Arial" w:cs="Arial"/>
          <w:b/>
          <w:szCs w:val="24"/>
        </w:rPr>
        <w:t>rt time</w:t>
      </w:r>
      <w:r w:rsidRPr="00C50CD3">
        <w:rPr>
          <w:rFonts w:eastAsia="Arial" w:cs="Arial"/>
          <w:b/>
          <w:spacing w:val="-1"/>
          <w:szCs w:val="24"/>
        </w:rPr>
        <w:t xml:space="preserve"> </w:t>
      </w:r>
      <w:r w:rsidRPr="00C50CD3">
        <w:rPr>
          <w:rFonts w:eastAsia="Arial" w:cs="Arial"/>
          <w:b/>
          <w:spacing w:val="1"/>
          <w:szCs w:val="24"/>
        </w:rPr>
        <w:t>s</w:t>
      </w:r>
      <w:r w:rsidRPr="00C50CD3">
        <w:rPr>
          <w:rFonts w:eastAsia="Arial" w:cs="Arial"/>
          <w:b/>
          <w:szCs w:val="24"/>
        </w:rPr>
        <w:t>taff –</w:t>
      </w:r>
      <w:r w:rsidRPr="00C50CD3">
        <w:rPr>
          <w:rFonts w:eastAsia="Arial" w:cs="Arial"/>
          <w:b/>
          <w:spacing w:val="-1"/>
          <w:szCs w:val="24"/>
        </w:rPr>
        <w:t xml:space="preserve"> </w:t>
      </w:r>
      <w:r w:rsidRPr="00C50CD3">
        <w:rPr>
          <w:rFonts w:eastAsia="Arial" w:cs="Arial"/>
          <w:b/>
          <w:spacing w:val="1"/>
          <w:szCs w:val="24"/>
        </w:rPr>
        <w:t>a</w:t>
      </w:r>
      <w:r w:rsidRPr="00C50CD3">
        <w:rPr>
          <w:rFonts w:eastAsia="Arial" w:cs="Arial"/>
          <w:b/>
          <w:szCs w:val="24"/>
        </w:rPr>
        <w:t>re</w:t>
      </w:r>
      <w:r w:rsidRPr="00C50CD3">
        <w:rPr>
          <w:rFonts w:eastAsia="Arial" w:cs="Arial"/>
          <w:b/>
          <w:spacing w:val="1"/>
          <w:szCs w:val="24"/>
        </w:rPr>
        <w:t xml:space="preserve"> </w:t>
      </w:r>
      <w:r w:rsidRPr="00C50CD3">
        <w:rPr>
          <w:rFonts w:eastAsia="Arial" w:cs="Arial"/>
          <w:b/>
          <w:szCs w:val="24"/>
        </w:rPr>
        <w:t>the</w:t>
      </w:r>
      <w:r w:rsidRPr="00C50CD3">
        <w:rPr>
          <w:rFonts w:eastAsia="Arial" w:cs="Arial"/>
          <w:b/>
          <w:spacing w:val="-2"/>
          <w:szCs w:val="24"/>
        </w:rPr>
        <w:t>r</w:t>
      </w:r>
      <w:r w:rsidRPr="00C50CD3">
        <w:rPr>
          <w:rFonts w:eastAsia="Arial" w:cs="Arial"/>
          <w:b/>
          <w:szCs w:val="24"/>
        </w:rPr>
        <w:t>e</w:t>
      </w:r>
      <w:r w:rsidRPr="00C50CD3">
        <w:rPr>
          <w:rFonts w:eastAsia="Arial" w:cs="Arial"/>
          <w:b/>
          <w:spacing w:val="1"/>
          <w:szCs w:val="24"/>
        </w:rPr>
        <w:t xml:space="preserve"> </w:t>
      </w:r>
      <w:r w:rsidRPr="00C50CD3">
        <w:rPr>
          <w:rFonts w:eastAsia="Arial" w:cs="Arial"/>
          <w:b/>
          <w:szCs w:val="24"/>
        </w:rPr>
        <w:t>p</w:t>
      </w:r>
      <w:r w:rsidRPr="00C50CD3">
        <w:rPr>
          <w:rFonts w:eastAsia="Arial" w:cs="Arial"/>
          <w:b/>
          <w:spacing w:val="1"/>
          <w:szCs w:val="24"/>
        </w:rPr>
        <w:t>a</w:t>
      </w:r>
      <w:r w:rsidRPr="00C50CD3">
        <w:rPr>
          <w:rFonts w:eastAsia="Arial" w:cs="Arial"/>
          <w:b/>
          <w:szCs w:val="24"/>
        </w:rPr>
        <w:t>r</w:t>
      </w:r>
      <w:r w:rsidRPr="00C50CD3">
        <w:rPr>
          <w:rFonts w:eastAsia="Arial" w:cs="Arial"/>
          <w:b/>
          <w:spacing w:val="1"/>
          <w:szCs w:val="24"/>
        </w:rPr>
        <w:t>t</w:t>
      </w:r>
      <w:r w:rsidRPr="00C50CD3">
        <w:rPr>
          <w:rFonts w:eastAsia="Arial" w:cs="Arial"/>
          <w:b/>
          <w:spacing w:val="-1"/>
          <w:szCs w:val="24"/>
        </w:rPr>
        <w:t>-</w:t>
      </w:r>
      <w:r w:rsidRPr="00C50CD3">
        <w:rPr>
          <w:rFonts w:eastAsia="Arial" w:cs="Arial"/>
          <w:b/>
          <w:szCs w:val="24"/>
        </w:rPr>
        <w:t>time</w:t>
      </w:r>
      <w:r w:rsidRPr="00C50CD3">
        <w:rPr>
          <w:rFonts w:eastAsia="Arial" w:cs="Arial"/>
          <w:b/>
          <w:spacing w:val="1"/>
          <w:szCs w:val="24"/>
        </w:rPr>
        <w:t xml:space="preserve"> s</w:t>
      </w:r>
      <w:r w:rsidRPr="00C50CD3">
        <w:rPr>
          <w:rFonts w:eastAsia="Arial" w:cs="Arial"/>
          <w:b/>
          <w:spacing w:val="-3"/>
          <w:szCs w:val="24"/>
        </w:rPr>
        <w:t>t</w:t>
      </w:r>
      <w:r w:rsidRPr="00C50CD3">
        <w:rPr>
          <w:rFonts w:eastAsia="Arial" w:cs="Arial"/>
          <w:b/>
          <w:spacing w:val="1"/>
          <w:szCs w:val="24"/>
        </w:rPr>
        <w:t>a</w:t>
      </w:r>
      <w:r w:rsidRPr="00C50CD3">
        <w:rPr>
          <w:rFonts w:eastAsia="Arial" w:cs="Arial"/>
          <w:b/>
          <w:szCs w:val="24"/>
        </w:rPr>
        <w:t>ff</w:t>
      </w:r>
      <w:r w:rsidRPr="00C50CD3">
        <w:rPr>
          <w:rFonts w:eastAsia="Arial" w:cs="Arial"/>
          <w:b/>
          <w:spacing w:val="-1"/>
          <w:szCs w:val="24"/>
        </w:rPr>
        <w:t xml:space="preserve"> </w:t>
      </w:r>
      <w:r w:rsidRPr="00C50CD3">
        <w:rPr>
          <w:rFonts w:eastAsia="Arial" w:cs="Arial"/>
          <w:b/>
          <w:szCs w:val="24"/>
        </w:rPr>
        <w:t>(consultants) on t</w:t>
      </w:r>
      <w:r w:rsidRPr="00C50CD3">
        <w:rPr>
          <w:rFonts w:eastAsia="Arial" w:cs="Arial"/>
          <w:b/>
          <w:spacing w:val="-1"/>
          <w:szCs w:val="24"/>
        </w:rPr>
        <w:t>h</w:t>
      </w:r>
      <w:r w:rsidRPr="00C50CD3">
        <w:rPr>
          <w:rFonts w:eastAsia="Arial" w:cs="Arial"/>
          <w:b/>
          <w:szCs w:val="24"/>
        </w:rPr>
        <w:t>e</w:t>
      </w:r>
      <w:r w:rsidRPr="00C50CD3">
        <w:rPr>
          <w:rFonts w:eastAsia="Arial" w:cs="Arial"/>
          <w:b/>
          <w:spacing w:val="1"/>
          <w:szCs w:val="24"/>
        </w:rPr>
        <w:t xml:space="preserve"> </w:t>
      </w:r>
      <w:r w:rsidRPr="00C50CD3">
        <w:rPr>
          <w:rFonts w:eastAsia="Arial" w:cs="Arial"/>
          <w:b/>
          <w:szCs w:val="24"/>
        </w:rPr>
        <w:t>pro</w:t>
      </w:r>
      <w:r w:rsidRPr="00C50CD3">
        <w:rPr>
          <w:rFonts w:eastAsia="Arial" w:cs="Arial"/>
          <w:b/>
          <w:spacing w:val="-2"/>
          <w:szCs w:val="24"/>
        </w:rPr>
        <w:t>j</w:t>
      </w:r>
      <w:r w:rsidRPr="00C50CD3">
        <w:rPr>
          <w:rFonts w:eastAsia="Arial" w:cs="Arial"/>
          <w:b/>
          <w:spacing w:val="1"/>
          <w:szCs w:val="24"/>
        </w:rPr>
        <w:t>ec</w:t>
      </w:r>
      <w:r w:rsidRPr="00C50CD3">
        <w:rPr>
          <w:rFonts w:eastAsia="Arial" w:cs="Arial"/>
          <w:b/>
          <w:szCs w:val="24"/>
        </w:rPr>
        <w:t>t</w:t>
      </w:r>
    </w:p>
    <w:p w14:paraId="1E34DE61" w14:textId="77777777" w:rsidR="00C2015A" w:rsidRPr="00C50CD3" w:rsidRDefault="00C2015A" w:rsidP="00C2015A">
      <w:pPr>
        <w:ind w:left="233"/>
        <w:rPr>
          <w:rFonts w:eastAsia="Arial" w:cs="Arial"/>
          <w:szCs w:val="24"/>
        </w:rPr>
      </w:pPr>
      <w:r w:rsidRPr="00C50CD3">
        <w:rPr>
          <w:rFonts w:eastAsia="Arial" w:cs="Arial"/>
          <w:szCs w:val="24"/>
        </w:rPr>
        <w:t>0</w:t>
      </w:r>
      <w:r w:rsidRPr="00C50CD3">
        <w:rPr>
          <w:rFonts w:eastAsia="Arial" w:cs="Arial"/>
          <w:spacing w:val="2"/>
          <w:szCs w:val="24"/>
        </w:rPr>
        <w:t xml:space="preserve"> </w:t>
      </w:r>
      <w:r w:rsidRPr="00C50CD3">
        <w:rPr>
          <w:rFonts w:eastAsia="Arial" w:cs="Arial"/>
          <w:spacing w:val="-2"/>
          <w:szCs w:val="24"/>
        </w:rPr>
        <w:t>z</w:t>
      </w:r>
      <w:r w:rsidRPr="00C50CD3">
        <w:rPr>
          <w:rFonts w:eastAsia="Arial" w:cs="Arial"/>
          <w:spacing w:val="1"/>
          <w:szCs w:val="24"/>
        </w:rPr>
        <w:t>e</w:t>
      </w:r>
      <w:r w:rsidRPr="00C50CD3">
        <w:rPr>
          <w:rFonts w:eastAsia="Arial" w:cs="Arial"/>
          <w:szCs w:val="24"/>
        </w:rPr>
        <w:t xml:space="preserve">ro </w:t>
      </w:r>
      <w:r w:rsidRPr="00C50CD3">
        <w:rPr>
          <w:rFonts w:eastAsia="Arial" w:cs="Arial"/>
          <w:spacing w:val="1"/>
          <w:szCs w:val="24"/>
        </w:rPr>
        <w:t>pa</w:t>
      </w:r>
      <w:r w:rsidRPr="00C50CD3">
        <w:rPr>
          <w:rFonts w:eastAsia="Arial" w:cs="Arial"/>
          <w:szCs w:val="24"/>
        </w:rPr>
        <w:t>rt t</w:t>
      </w:r>
      <w:r w:rsidRPr="00C50CD3">
        <w:rPr>
          <w:rFonts w:eastAsia="Arial" w:cs="Arial"/>
          <w:spacing w:val="-2"/>
          <w:szCs w:val="24"/>
        </w:rPr>
        <w:t>i</w:t>
      </w:r>
      <w:r w:rsidRPr="00C50CD3">
        <w:rPr>
          <w:rFonts w:eastAsia="Arial" w:cs="Arial"/>
          <w:spacing w:val="1"/>
          <w:szCs w:val="24"/>
        </w:rPr>
        <w:t>m</w:t>
      </w:r>
      <w:r w:rsidRPr="00C50CD3">
        <w:rPr>
          <w:rFonts w:eastAsia="Arial" w:cs="Arial"/>
          <w:szCs w:val="24"/>
        </w:rPr>
        <w:t>e</w:t>
      </w:r>
      <w:r w:rsidRPr="00C50CD3">
        <w:rPr>
          <w:rFonts w:eastAsia="Arial" w:cs="Arial"/>
          <w:spacing w:val="1"/>
          <w:szCs w:val="24"/>
        </w:rPr>
        <w:t xml:space="preserve"> </w:t>
      </w:r>
      <w:r w:rsidRPr="00C50CD3">
        <w:rPr>
          <w:rFonts w:eastAsia="Arial" w:cs="Arial"/>
          <w:spacing w:val="-2"/>
          <w:szCs w:val="24"/>
        </w:rPr>
        <w:t>s</w:t>
      </w:r>
      <w:r w:rsidRPr="00C50CD3">
        <w:rPr>
          <w:rFonts w:eastAsia="Arial" w:cs="Arial"/>
          <w:szCs w:val="24"/>
        </w:rPr>
        <w:t>t</w:t>
      </w:r>
      <w:r w:rsidRPr="00C50CD3">
        <w:rPr>
          <w:rFonts w:eastAsia="Arial" w:cs="Arial"/>
          <w:spacing w:val="-1"/>
          <w:szCs w:val="24"/>
        </w:rPr>
        <w:t>a</w:t>
      </w:r>
      <w:r w:rsidRPr="00C50CD3">
        <w:rPr>
          <w:rFonts w:eastAsia="Arial" w:cs="Arial"/>
          <w:szCs w:val="24"/>
        </w:rPr>
        <w:t>ff</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r co</w:t>
      </w:r>
      <w:r w:rsidRPr="00C50CD3">
        <w:rPr>
          <w:rFonts w:eastAsia="Arial" w:cs="Arial"/>
          <w:spacing w:val="1"/>
          <w:szCs w:val="24"/>
        </w:rPr>
        <w:t>n</w:t>
      </w:r>
      <w:r w:rsidRPr="00C50CD3">
        <w:rPr>
          <w:rFonts w:eastAsia="Arial" w:cs="Arial"/>
          <w:szCs w:val="24"/>
        </w:rPr>
        <w:t>s</w:t>
      </w:r>
      <w:r w:rsidRPr="00C50CD3">
        <w:rPr>
          <w:rFonts w:eastAsia="Arial" w:cs="Arial"/>
          <w:spacing w:val="1"/>
          <w:szCs w:val="24"/>
        </w:rPr>
        <w:t>u</w:t>
      </w:r>
      <w:r w:rsidRPr="00C50CD3">
        <w:rPr>
          <w:rFonts w:eastAsia="Arial" w:cs="Arial"/>
          <w:szCs w:val="24"/>
        </w:rPr>
        <w:t>lt</w:t>
      </w:r>
      <w:r w:rsidRPr="00C50CD3">
        <w:rPr>
          <w:rFonts w:eastAsia="Arial" w:cs="Arial"/>
          <w:spacing w:val="-1"/>
          <w:szCs w:val="24"/>
        </w:rPr>
        <w:t>a</w:t>
      </w:r>
      <w:r w:rsidRPr="00C50CD3">
        <w:rPr>
          <w:rFonts w:eastAsia="Arial" w:cs="Arial"/>
          <w:spacing w:val="1"/>
          <w:szCs w:val="24"/>
        </w:rPr>
        <w:t>n</w:t>
      </w:r>
      <w:r w:rsidRPr="00C50CD3">
        <w:rPr>
          <w:rFonts w:eastAsia="Arial" w:cs="Arial"/>
          <w:szCs w:val="24"/>
        </w:rPr>
        <w:t>ts</w:t>
      </w:r>
    </w:p>
    <w:p w14:paraId="6D43F512" w14:textId="77777777" w:rsidR="00C2015A" w:rsidRPr="00C50CD3" w:rsidRDefault="00C2015A" w:rsidP="00C2015A">
      <w:pPr>
        <w:shd w:val="clear" w:color="auto" w:fill="DAC6FE"/>
        <w:ind w:left="233"/>
        <w:rPr>
          <w:rFonts w:eastAsia="Arial" w:cs="Arial"/>
          <w:szCs w:val="24"/>
        </w:rPr>
      </w:pPr>
      <w:r w:rsidRPr="00C50CD3">
        <w:rPr>
          <w:rFonts w:eastAsia="Arial" w:cs="Arial"/>
          <w:szCs w:val="24"/>
        </w:rPr>
        <w:t>1</w:t>
      </w:r>
      <w:r w:rsidRPr="00C50CD3">
        <w:rPr>
          <w:rFonts w:eastAsia="Arial" w:cs="Arial"/>
          <w:spacing w:val="2"/>
          <w:szCs w:val="24"/>
        </w:rPr>
        <w:t xml:space="preserve"> </w:t>
      </w:r>
      <w:r w:rsidRPr="00C50CD3">
        <w:rPr>
          <w:rFonts w:eastAsia="Arial" w:cs="Arial"/>
          <w:spacing w:val="1"/>
          <w:szCs w:val="24"/>
        </w:rPr>
        <w:t>pa</w:t>
      </w:r>
      <w:r w:rsidRPr="00C50CD3">
        <w:rPr>
          <w:rFonts w:eastAsia="Arial" w:cs="Arial"/>
          <w:szCs w:val="24"/>
        </w:rPr>
        <w:t>rt</w:t>
      </w:r>
      <w:r w:rsidRPr="00C50CD3">
        <w:rPr>
          <w:rFonts w:eastAsia="Arial" w:cs="Arial"/>
          <w:spacing w:val="-2"/>
          <w:szCs w:val="24"/>
        </w:rPr>
        <w:t xml:space="preserve"> </w:t>
      </w:r>
      <w:r w:rsidRPr="00C50CD3">
        <w:rPr>
          <w:rFonts w:eastAsia="Arial" w:cs="Arial"/>
          <w:szCs w:val="24"/>
        </w:rPr>
        <w:t>ti</w:t>
      </w:r>
      <w:r w:rsidRPr="00C50CD3">
        <w:rPr>
          <w:rFonts w:eastAsia="Arial" w:cs="Arial"/>
          <w:spacing w:val="-1"/>
          <w:szCs w:val="24"/>
        </w:rPr>
        <w:t>m</w:t>
      </w:r>
      <w:r w:rsidRPr="00C50CD3">
        <w:rPr>
          <w:rFonts w:eastAsia="Arial" w:cs="Arial"/>
          <w:szCs w:val="24"/>
        </w:rPr>
        <w:t>e</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t</w:t>
      </w:r>
      <w:r w:rsidRPr="00C50CD3">
        <w:rPr>
          <w:rFonts w:eastAsia="Arial" w:cs="Arial"/>
          <w:spacing w:val="-1"/>
          <w:szCs w:val="24"/>
        </w:rPr>
        <w:t>a</w:t>
      </w:r>
      <w:r w:rsidRPr="00C50CD3">
        <w:rPr>
          <w:rFonts w:eastAsia="Arial" w:cs="Arial"/>
          <w:szCs w:val="24"/>
        </w:rPr>
        <w:t>ff</w:t>
      </w:r>
      <w:r w:rsidRPr="00C50CD3">
        <w:rPr>
          <w:rFonts w:eastAsia="Arial" w:cs="Arial"/>
          <w:spacing w:val="1"/>
          <w:szCs w:val="24"/>
        </w:rPr>
        <w:t xml:space="preserve"> o</w:t>
      </w:r>
      <w:r w:rsidRPr="00C50CD3">
        <w:rPr>
          <w:rFonts w:eastAsia="Arial" w:cs="Arial"/>
          <w:szCs w:val="24"/>
        </w:rPr>
        <w:t xml:space="preserve">r </w:t>
      </w:r>
      <w:r w:rsidRPr="00C50CD3">
        <w:rPr>
          <w:rFonts w:eastAsia="Arial" w:cs="Arial"/>
          <w:spacing w:val="-3"/>
          <w:szCs w:val="24"/>
        </w:rPr>
        <w:t>c</w:t>
      </w:r>
      <w:r w:rsidRPr="00C50CD3">
        <w:rPr>
          <w:rFonts w:eastAsia="Arial" w:cs="Arial"/>
          <w:spacing w:val="1"/>
          <w:szCs w:val="24"/>
        </w:rPr>
        <w:t>o</w:t>
      </w:r>
      <w:r w:rsidRPr="00C50CD3">
        <w:rPr>
          <w:rFonts w:eastAsia="Arial" w:cs="Arial"/>
          <w:spacing w:val="-1"/>
          <w:szCs w:val="24"/>
        </w:rPr>
        <w:t>n</w:t>
      </w:r>
      <w:r w:rsidRPr="00C50CD3">
        <w:rPr>
          <w:rFonts w:eastAsia="Arial" w:cs="Arial"/>
          <w:szCs w:val="24"/>
        </w:rPr>
        <w:t>s</w:t>
      </w:r>
      <w:r w:rsidRPr="00C50CD3">
        <w:rPr>
          <w:rFonts w:eastAsia="Arial" w:cs="Arial"/>
          <w:spacing w:val="1"/>
          <w:szCs w:val="24"/>
        </w:rPr>
        <w:t>u</w:t>
      </w:r>
      <w:r w:rsidRPr="00C50CD3">
        <w:rPr>
          <w:rFonts w:eastAsia="Arial" w:cs="Arial"/>
          <w:szCs w:val="24"/>
        </w:rPr>
        <w:t>lt</w:t>
      </w:r>
      <w:r w:rsidRPr="00C50CD3">
        <w:rPr>
          <w:rFonts w:eastAsia="Arial" w:cs="Arial"/>
          <w:spacing w:val="1"/>
          <w:szCs w:val="24"/>
        </w:rPr>
        <w:t>an</w:t>
      </w:r>
      <w:r w:rsidRPr="00C50CD3">
        <w:rPr>
          <w:rFonts w:eastAsia="Arial" w:cs="Arial"/>
          <w:szCs w:val="24"/>
        </w:rPr>
        <w:t>ts</w:t>
      </w:r>
      <w:r w:rsidRPr="00C50CD3">
        <w:rPr>
          <w:rFonts w:eastAsia="Arial" w:cs="Arial"/>
          <w:spacing w:val="-2"/>
          <w:szCs w:val="24"/>
        </w:rPr>
        <w:t xml:space="preserve"> w</w:t>
      </w:r>
      <w:r w:rsidRPr="00C50CD3">
        <w:rPr>
          <w:rFonts w:eastAsia="Arial" w:cs="Arial"/>
          <w:szCs w:val="24"/>
        </w:rPr>
        <w:t>i</w:t>
      </w:r>
      <w:r w:rsidRPr="00C50CD3">
        <w:rPr>
          <w:rFonts w:eastAsia="Arial" w:cs="Arial"/>
          <w:spacing w:val="-1"/>
          <w:szCs w:val="24"/>
        </w:rPr>
        <w:t>l</w:t>
      </w:r>
      <w:r w:rsidRPr="00C50CD3">
        <w:rPr>
          <w:rFonts w:eastAsia="Arial" w:cs="Arial"/>
          <w:szCs w:val="24"/>
        </w:rPr>
        <w:t xml:space="preserve">l </w:t>
      </w:r>
      <w:r w:rsidRPr="00C50CD3">
        <w:rPr>
          <w:rFonts w:eastAsia="Arial" w:cs="Arial"/>
          <w:spacing w:val="1"/>
          <w:szCs w:val="24"/>
        </w:rPr>
        <w:t>d</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&lt;5%</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f</w:t>
      </w:r>
      <w:r w:rsidRPr="00C50CD3">
        <w:rPr>
          <w:rFonts w:eastAsia="Arial" w:cs="Arial"/>
          <w:spacing w:val="1"/>
          <w:szCs w:val="24"/>
        </w:rPr>
        <w:t xml:space="preserve"> </w:t>
      </w:r>
      <w:r w:rsidRPr="00C50CD3">
        <w:rPr>
          <w:rFonts w:eastAsia="Arial" w:cs="Arial"/>
          <w:spacing w:val="-3"/>
          <w:szCs w:val="24"/>
        </w:rPr>
        <w:t>w</w:t>
      </w:r>
      <w:r w:rsidRPr="00C50CD3">
        <w:rPr>
          <w:rFonts w:eastAsia="Arial" w:cs="Arial"/>
          <w:spacing w:val="1"/>
          <w:szCs w:val="24"/>
        </w:rPr>
        <w:t>o</w:t>
      </w:r>
      <w:r w:rsidRPr="00C50CD3">
        <w:rPr>
          <w:rFonts w:eastAsia="Arial" w:cs="Arial"/>
          <w:szCs w:val="24"/>
        </w:rPr>
        <w:t>rk</w:t>
      </w:r>
    </w:p>
    <w:p w14:paraId="631D9877" w14:textId="77777777" w:rsidR="00C2015A" w:rsidRPr="00C50CD3" w:rsidRDefault="00C2015A" w:rsidP="00C2015A">
      <w:pPr>
        <w:ind w:left="233"/>
        <w:rPr>
          <w:rFonts w:eastAsia="Arial" w:cs="Arial"/>
          <w:szCs w:val="24"/>
        </w:rPr>
      </w:pPr>
      <w:r w:rsidRPr="00C50CD3">
        <w:rPr>
          <w:rFonts w:eastAsia="Arial" w:cs="Arial"/>
          <w:szCs w:val="24"/>
        </w:rPr>
        <w:t>2</w:t>
      </w:r>
      <w:r w:rsidRPr="00C50CD3">
        <w:rPr>
          <w:rFonts w:eastAsia="Arial" w:cs="Arial"/>
          <w:spacing w:val="2"/>
          <w:szCs w:val="24"/>
        </w:rPr>
        <w:t xml:space="preserve"> </w:t>
      </w:r>
      <w:r w:rsidRPr="00C50CD3">
        <w:rPr>
          <w:rFonts w:eastAsia="Arial" w:cs="Arial"/>
          <w:spacing w:val="1"/>
          <w:szCs w:val="24"/>
        </w:rPr>
        <w:t>pa</w:t>
      </w:r>
      <w:r w:rsidRPr="00C50CD3">
        <w:rPr>
          <w:rFonts w:eastAsia="Arial" w:cs="Arial"/>
          <w:szCs w:val="24"/>
        </w:rPr>
        <w:t>rt</w:t>
      </w:r>
      <w:r w:rsidRPr="00C50CD3">
        <w:rPr>
          <w:rFonts w:eastAsia="Arial" w:cs="Arial"/>
          <w:spacing w:val="-2"/>
          <w:szCs w:val="24"/>
        </w:rPr>
        <w:t xml:space="preserve"> </w:t>
      </w:r>
      <w:r w:rsidRPr="00C50CD3">
        <w:rPr>
          <w:rFonts w:eastAsia="Arial" w:cs="Arial"/>
          <w:szCs w:val="24"/>
        </w:rPr>
        <w:t>ti</w:t>
      </w:r>
      <w:r w:rsidRPr="00C50CD3">
        <w:rPr>
          <w:rFonts w:eastAsia="Arial" w:cs="Arial"/>
          <w:spacing w:val="-1"/>
          <w:szCs w:val="24"/>
        </w:rPr>
        <w:t>m</w:t>
      </w:r>
      <w:r w:rsidRPr="00C50CD3">
        <w:rPr>
          <w:rFonts w:eastAsia="Arial" w:cs="Arial"/>
          <w:szCs w:val="24"/>
        </w:rPr>
        <w:t>e</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t</w:t>
      </w:r>
      <w:r w:rsidRPr="00C50CD3">
        <w:rPr>
          <w:rFonts w:eastAsia="Arial" w:cs="Arial"/>
          <w:spacing w:val="-1"/>
          <w:szCs w:val="24"/>
        </w:rPr>
        <w:t>a</w:t>
      </w:r>
      <w:r w:rsidRPr="00C50CD3">
        <w:rPr>
          <w:rFonts w:eastAsia="Arial" w:cs="Arial"/>
          <w:szCs w:val="24"/>
        </w:rPr>
        <w:t>ff</w:t>
      </w:r>
      <w:r w:rsidRPr="00C50CD3">
        <w:rPr>
          <w:rFonts w:eastAsia="Arial" w:cs="Arial"/>
          <w:spacing w:val="1"/>
          <w:szCs w:val="24"/>
        </w:rPr>
        <w:t xml:space="preserve"> o</w:t>
      </w:r>
      <w:r w:rsidRPr="00C50CD3">
        <w:rPr>
          <w:rFonts w:eastAsia="Arial" w:cs="Arial"/>
          <w:szCs w:val="24"/>
        </w:rPr>
        <w:t xml:space="preserve">r </w:t>
      </w:r>
      <w:r w:rsidRPr="00C50CD3">
        <w:rPr>
          <w:rFonts w:eastAsia="Arial" w:cs="Arial"/>
          <w:spacing w:val="-3"/>
          <w:szCs w:val="24"/>
        </w:rPr>
        <w:t>c</w:t>
      </w:r>
      <w:r w:rsidRPr="00C50CD3">
        <w:rPr>
          <w:rFonts w:eastAsia="Arial" w:cs="Arial"/>
          <w:spacing w:val="1"/>
          <w:szCs w:val="24"/>
        </w:rPr>
        <w:t>o</w:t>
      </w:r>
      <w:r w:rsidRPr="00C50CD3">
        <w:rPr>
          <w:rFonts w:eastAsia="Arial" w:cs="Arial"/>
          <w:spacing w:val="-1"/>
          <w:szCs w:val="24"/>
        </w:rPr>
        <w:t>n</w:t>
      </w:r>
      <w:r w:rsidRPr="00C50CD3">
        <w:rPr>
          <w:rFonts w:eastAsia="Arial" w:cs="Arial"/>
          <w:szCs w:val="24"/>
        </w:rPr>
        <w:t>s</w:t>
      </w:r>
      <w:r w:rsidRPr="00C50CD3">
        <w:rPr>
          <w:rFonts w:eastAsia="Arial" w:cs="Arial"/>
          <w:spacing w:val="1"/>
          <w:szCs w:val="24"/>
        </w:rPr>
        <w:t>u</w:t>
      </w:r>
      <w:r w:rsidRPr="00C50CD3">
        <w:rPr>
          <w:rFonts w:eastAsia="Arial" w:cs="Arial"/>
          <w:szCs w:val="24"/>
        </w:rPr>
        <w:t>lt</w:t>
      </w:r>
      <w:r w:rsidRPr="00C50CD3">
        <w:rPr>
          <w:rFonts w:eastAsia="Arial" w:cs="Arial"/>
          <w:spacing w:val="1"/>
          <w:szCs w:val="24"/>
        </w:rPr>
        <w:t>an</w:t>
      </w:r>
      <w:r w:rsidRPr="00C50CD3">
        <w:rPr>
          <w:rFonts w:eastAsia="Arial" w:cs="Arial"/>
          <w:szCs w:val="24"/>
        </w:rPr>
        <w:t>ts</w:t>
      </w:r>
      <w:r w:rsidRPr="00C50CD3">
        <w:rPr>
          <w:rFonts w:eastAsia="Arial" w:cs="Arial"/>
          <w:spacing w:val="-2"/>
          <w:szCs w:val="24"/>
        </w:rPr>
        <w:t xml:space="preserve"> w</w:t>
      </w:r>
      <w:r w:rsidRPr="00C50CD3">
        <w:rPr>
          <w:rFonts w:eastAsia="Arial" w:cs="Arial"/>
          <w:szCs w:val="24"/>
        </w:rPr>
        <w:t>i</w:t>
      </w:r>
      <w:r w:rsidRPr="00C50CD3">
        <w:rPr>
          <w:rFonts w:eastAsia="Arial" w:cs="Arial"/>
          <w:spacing w:val="-1"/>
          <w:szCs w:val="24"/>
        </w:rPr>
        <w:t>l</w:t>
      </w:r>
      <w:r w:rsidRPr="00C50CD3">
        <w:rPr>
          <w:rFonts w:eastAsia="Arial" w:cs="Arial"/>
          <w:szCs w:val="24"/>
        </w:rPr>
        <w:t xml:space="preserve">l </w:t>
      </w:r>
      <w:r w:rsidRPr="00C50CD3">
        <w:rPr>
          <w:rFonts w:eastAsia="Arial" w:cs="Arial"/>
          <w:spacing w:val="1"/>
          <w:szCs w:val="24"/>
        </w:rPr>
        <w:t>d</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&lt;1</w:t>
      </w:r>
      <w:r w:rsidRPr="00C50CD3">
        <w:rPr>
          <w:rFonts w:eastAsia="Arial" w:cs="Arial"/>
          <w:spacing w:val="1"/>
          <w:szCs w:val="24"/>
        </w:rPr>
        <w:t>0</w:t>
      </w:r>
      <w:r w:rsidRPr="00C50CD3">
        <w:rPr>
          <w:rFonts w:eastAsia="Arial" w:cs="Arial"/>
          <w:szCs w:val="24"/>
        </w:rPr>
        <w:t xml:space="preserve">% </w:t>
      </w:r>
      <w:r w:rsidRPr="00C50CD3">
        <w:rPr>
          <w:rFonts w:eastAsia="Arial" w:cs="Arial"/>
          <w:spacing w:val="-1"/>
          <w:szCs w:val="24"/>
        </w:rPr>
        <w:t>o</w:t>
      </w:r>
      <w:r w:rsidRPr="00C50CD3">
        <w:rPr>
          <w:rFonts w:eastAsia="Arial" w:cs="Arial"/>
          <w:szCs w:val="24"/>
        </w:rPr>
        <w:t>f</w:t>
      </w:r>
      <w:r w:rsidRPr="00C50CD3">
        <w:rPr>
          <w:rFonts w:eastAsia="Arial" w:cs="Arial"/>
          <w:spacing w:val="3"/>
          <w:szCs w:val="24"/>
        </w:rPr>
        <w:t xml:space="preserve"> </w:t>
      </w:r>
      <w:r w:rsidRPr="00C50CD3">
        <w:rPr>
          <w:rFonts w:eastAsia="Arial" w:cs="Arial"/>
          <w:spacing w:val="-2"/>
          <w:szCs w:val="24"/>
        </w:rPr>
        <w:t>w</w:t>
      </w:r>
      <w:r w:rsidRPr="00C50CD3">
        <w:rPr>
          <w:rFonts w:eastAsia="Arial" w:cs="Arial"/>
          <w:spacing w:val="1"/>
          <w:szCs w:val="24"/>
        </w:rPr>
        <w:t>o</w:t>
      </w:r>
      <w:r w:rsidRPr="00C50CD3">
        <w:rPr>
          <w:rFonts w:eastAsia="Arial" w:cs="Arial"/>
          <w:szCs w:val="24"/>
        </w:rPr>
        <w:t>rk</w:t>
      </w:r>
    </w:p>
    <w:p w14:paraId="016F00D9" w14:textId="77777777" w:rsidR="00C2015A" w:rsidRPr="00C50CD3" w:rsidRDefault="00C2015A" w:rsidP="00C2015A">
      <w:pPr>
        <w:ind w:left="233"/>
        <w:rPr>
          <w:rFonts w:eastAsia="Arial" w:cs="Arial"/>
          <w:szCs w:val="24"/>
        </w:rPr>
      </w:pPr>
      <w:r w:rsidRPr="00C50CD3">
        <w:rPr>
          <w:rFonts w:eastAsia="Arial" w:cs="Arial"/>
          <w:szCs w:val="24"/>
        </w:rPr>
        <w:t>3</w:t>
      </w:r>
      <w:r w:rsidRPr="00C50CD3">
        <w:rPr>
          <w:rFonts w:eastAsia="Arial" w:cs="Arial"/>
          <w:spacing w:val="2"/>
          <w:szCs w:val="24"/>
        </w:rPr>
        <w:t xml:space="preserve"> </w:t>
      </w:r>
      <w:r w:rsidRPr="00C50CD3">
        <w:rPr>
          <w:rFonts w:eastAsia="Arial" w:cs="Arial"/>
          <w:spacing w:val="1"/>
          <w:szCs w:val="24"/>
        </w:rPr>
        <w:t>pa</w:t>
      </w:r>
      <w:r w:rsidRPr="00C50CD3">
        <w:rPr>
          <w:rFonts w:eastAsia="Arial" w:cs="Arial"/>
          <w:szCs w:val="24"/>
        </w:rPr>
        <w:t>rt</w:t>
      </w:r>
      <w:r w:rsidRPr="00C50CD3">
        <w:rPr>
          <w:rFonts w:eastAsia="Arial" w:cs="Arial"/>
          <w:spacing w:val="-2"/>
          <w:szCs w:val="24"/>
        </w:rPr>
        <w:t xml:space="preserve"> </w:t>
      </w:r>
      <w:r w:rsidRPr="00C50CD3">
        <w:rPr>
          <w:rFonts w:eastAsia="Arial" w:cs="Arial"/>
          <w:szCs w:val="24"/>
        </w:rPr>
        <w:t>ti</w:t>
      </w:r>
      <w:r w:rsidRPr="00C50CD3">
        <w:rPr>
          <w:rFonts w:eastAsia="Arial" w:cs="Arial"/>
          <w:spacing w:val="-1"/>
          <w:szCs w:val="24"/>
        </w:rPr>
        <w:t>m</w:t>
      </w:r>
      <w:r w:rsidRPr="00C50CD3">
        <w:rPr>
          <w:rFonts w:eastAsia="Arial" w:cs="Arial"/>
          <w:szCs w:val="24"/>
        </w:rPr>
        <w:t>e</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t</w:t>
      </w:r>
      <w:r w:rsidRPr="00C50CD3">
        <w:rPr>
          <w:rFonts w:eastAsia="Arial" w:cs="Arial"/>
          <w:spacing w:val="-1"/>
          <w:szCs w:val="24"/>
        </w:rPr>
        <w:t>a</w:t>
      </w:r>
      <w:r w:rsidRPr="00C50CD3">
        <w:rPr>
          <w:rFonts w:eastAsia="Arial" w:cs="Arial"/>
          <w:szCs w:val="24"/>
        </w:rPr>
        <w:t>ff</w:t>
      </w:r>
      <w:r w:rsidRPr="00C50CD3">
        <w:rPr>
          <w:rFonts w:eastAsia="Arial" w:cs="Arial"/>
          <w:spacing w:val="1"/>
          <w:szCs w:val="24"/>
        </w:rPr>
        <w:t xml:space="preserve"> o</w:t>
      </w:r>
      <w:r w:rsidRPr="00C50CD3">
        <w:rPr>
          <w:rFonts w:eastAsia="Arial" w:cs="Arial"/>
          <w:szCs w:val="24"/>
        </w:rPr>
        <w:t xml:space="preserve">r </w:t>
      </w:r>
      <w:r w:rsidRPr="00C50CD3">
        <w:rPr>
          <w:rFonts w:eastAsia="Arial" w:cs="Arial"/>
          <w:spacing w:val="-3"/>
          <w:szCs w:val="24"/>
        </w:rPr>
        <w:t>c</w:t>
      </w:r>
      <w:r w:rsidRPr="00C50CD3">
        <w:rPr>
          <w:rFonts w:eastAsia="Arial" w:cs="Arial"/>
          <w:spacing w:val="1"/>
          <w:szCs w:val="24"/>
        </w:rPr>
        <w:t>o</w:t>
      </w:r>
      <w:r w:rsidRPr="00C50CD3">
        <w:rPr>
          <w:rFonts w:eastAsia="Arial" w:cs="Arial"/>
          <w:spacing w:val="-1"/>
          <w:szCs w:val="24"/>
        </w:rPr>
        <w:t>n</w:t>
      </w:r>
      <w:r w:rsidRPr="00C50CD3">
        <w:rPr>
          <w:rFonts w:eastAsia="Arial" w:cs="Arial"/>
          <w:szCs w:val="24"/>
        </w:rPr>
        <w:t>s</w:t>
      </w:r>
      <w:r w:rsidRPr="00C50CD3">
        <w:rPr>
          <w:rFonts w:eastAsia="Arial" w:cs="Arial"/>
          <w:spacing w:val="1"/>
          <w:szCs w:val="24"/>
        </w:rPr>
        <w:t>u</w:t>
      </w:r>
      <w:r w:rsidRPr="00C50CD3">
        <w:rPr>
          <w:rFonts w:eastAsia="Arial" w:cs="Arial"/>
          <w:szCs w:val="24"/>
        </w:rPr>
        <w:t>lt</w:t>
      </w:r>
      <w:r w:rsidRPr="00C50CD3">
        <w:rPr>
          <w:rFonts w:eastAsia="Arial" w:cs="Arial"/>
          <w:spacing w:val="1"/>
          <w:szCs w:val="24"/>
        </w:rPr>
        <w:t>an</w:t>
      </w:r>
      <w:r w:rsidRPr="00C50CD3">
        <w:rPr>
          <w:rFonts w:eastAsia="Arial" w:cs="Arial"/>
          <w:szCs w:val="24"/>
        </w:rPr>
        <w:t>ts</w:t>
      </w:r>
      <w:r w:rsidRPr="00C50CD3">
        <w:rPr>
          <w:rFonts w:eastAsia="Arial" w:cs="Arial"/>
          <w:spacing w:val="-2"/>
          <w:szCs w:val="24"/>
        </w:rPr>
        <w:t xml:space="preserve"> w</w:t>
      </w:r>
      <w:r w:rsidRPr="00C50CD3">
        <w:rPr>
          <w:rFonts w:eastAsia="Arial" w:cs="Arial"/>
          <w:szCs w:val="24"/>
        </w:rPr>
        <w:t>i</w:t>
      </w:r>
      <w:r w:rsidRPr="00C50CD3">
        <w:rPr>
          <w:rFonts w:eastAsia="Arial" w:cs="Arial"/>
          <w:spacing w:val="-1"/>
          <w:szCs w:val="24"/>
        </w:rPr>
        <w:t>l</w:t>
      </w:r>
      <w:r w:rsidRPr="00C50CD3">
        <w:rPr>
          <w:rFonts w:eastAsia="Arial" w:cs="Arial"/>
          <w:szCs w:val="24"/>
        </w:rPr>
        <w:t xml:space="preserve">l </w:t>
      </w:r>
      <w:r w:rsidRPr="00C50CD3">
        <w:rPr>
          <w:rFonts w:eastAsia="Arial" w:cs="Arial"/>
          <w:spacing w:val="1"/>
          <w:szCs w:val="24"/>
        </w:rPr>
        <w:t>d</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&lt;2</w:t>
      </w:r>
      <w:r w:rsidRPr="00C50CD3">
        <w:rPr>
          <w:rFonts w:eastAsia="Arial" w:cs="Arial"/>
          <w:spacing w:val="1"/>
          <w:szCs w:val="24"/>
        </w:rPr>
        <w:t>0</w:t>
      </w:r>
      <w:r w:rsidRPr="00C50CD3">
        <w:rPr>
          <w:rFonts w:eastAsia="Arial" w:cs="Arial"/>
          <w:szCs w:val="24"/>
        </w:rPr>
        <w:t xml:space="preserve">% </w:t>
      </w:r>
      <w:r w:rsidRPr="00C50CD3">
        <w:rPr>
          <w:rFonts w:eastAsia="Arial" w:cs="Arial"/>
          <w:spacing w:val="-1"/>
          <w:szCs w:val="24"/>
        </w:rPr>
        <w:t>o</w:t>
      </w:r>
      <w:r w:rsidRPr="00C50CD3">
        <w:rPr>
          <w:rFonts w:eastAsia="Arial" w:cs="Arial"/>
          <w:szCs w:val="24"/>
        </w:rPr>
        <w:t>f</w:t>
      </w:r>
      <w:r w:rsidRPr="00C50CD3">
        <w:rPr>
          <w:rFonts w:eastAsia="Arial" w:cs="Arial"/>
          <w:spacing w:val="3"/>
          <w:szCs w:val="24"/>
        </w:rPr>
        <w:t xml:space="preserve"> </w:t>
      </w:r>
      <w:r w:rsidRPr="00C50CD3">
        <w:rPr>
          <w:rFonts w:eastAsia="Arial" w:cs="Arial"/>
          <w:spacing w:val="-2"/>
          <w:szCs w:val="24"/>
        </w:rPr>
        <w:t>w</w:t>
      </w:r>
      <w:r w:rsidRPr="00C50CD3">
        <w:rPr>
          <w:rFonts w:eastAsia="Arial" w:cs="Arial"/>
          <w:spacing w:val="1"/>
          <w:szCs w:val="24"/>
        </w:rPr>
        <w:t>o</w:t>
      </w:r>
      <w:r w:rsidRPr="00C50CD3">
        <w:rPr>
          <w:rFonts w:eastAsia="Arial" w:cs="Arial"/>
          <w:szCs w:val="24"/>
        </w:rPr>
        <w:t>rk</w:t>
      </w:r>
    </w:p>
    <w:p w14:paraId="1A8042BA" w14:textId="77777777" w:rsidR="00C2015A" w:rsidRPr="00C50CD3" w:rsidRDefault="00C2015A" w:rsidP="00C2015A">
      <w:pPr>
        <w:ind w:left="233"/>
        <w:rPr>
          <w:rFonts w:eastAsia="Arial" w:cs="Arial"/>
          <w:szCs w:val="24"/>
        </w:rPr>
      </w:pPr>
      <w:r w:rsidRPr="00C50CD3">
        <w:rPr>
          <w:rFonts w:eastAsia="Arial" w:cs="Arial"/>
          <w:szCs w:val="24"/>
        </w:rPr>
        <w:t>4</w:t>
      </w:r>
      <w:r w:rsidRPr="00C50CD3">
        <w:rPr>
          <w:rFonts w:eastAsia="Arial" w:cs="Arial"/>
          <w:spacing w:val="2"/>
          <w:szCs w:val="24"/>
        </w:rPr>
        <w:t xml:space="preserve"> </w:t>
      </w:r>
      <w:r w:rsidRPr="00C50CD3">
        <w:rPr>
          <w:rFonts w:eastAsia="Arial" w:cs="Arial"/>
          <w:spacing w:val="1"/>
          <w:szCs w:val="24"/>
        </w:rPr>
        <w:t>pa</w:t>
      </w:r>
      <w:r w:rsidRPr="00C50CD3">
        <w:rPr>
          <w:rFonts w:eastAsia="Arial" w:cs="Arial"/>
          <w:szCs w:val="24"/>
        </w:rPr>
        <w:t>rt</w:t>
      </w:r>
      <w:r w:rsidRPr="00C50CD3">
        <w:rPr>
          <w:rFonts w:eastAsia="Arial" w:cs="Arial"/>
          <w:spacing w:val="-2"/>
          <w:szCs w:val="24"/>
        </w:rPr>
        <w:t xml:space="preserve"> </w:t>
      </w:r>
      <w:r w:rsidRPr="00C50CD3">
        <w:rPr>
          <w:rFonts w:eastAsia="Arial" w:cs="Arial"/>
          <w:szCs w:val="24"/>
        </w:rPr>
        <w:t>ti</w:t>
      </w:r>
      <w:r w:rsidRPr="00C50CD3">
        <w:rPr>
          <w:rFonts w:eastAsia="Arial" w:cs="Arial"/>
          <w:spacing w:val="-1"/>
          <w:szCs w:val="24"/>
        </w:rPr>
        <w:t>m</w:t>
      </w:r>
      <w:r w:rsidRPr="00C50CD3">
        <w:rPr>
          <w:rFonts w:eastAsia="Arial" w:cs="Arial"/>
          <w:szCs w:val="24"/>
        </w:rPr>
        <w:t>e</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t</w:t>
      </w:r>
      <w:r w:rsidRPr="00C50CD3">
        <w:rPr>
          <w:rFonts w:eastAsia="Arial" w:cs="Arial"/>
          <w:spacing w:val="-1"/>
          <w:szCs w:val="24"/>
        </w:rPr>
        <w:t>a</w:t>
      </w:r>
      <w:r w:rsidRPr="00C50CD3">
        <w:rPr>
          <w:rFonts w:eastAsia="Arial" w:cs="Arial"/>
          <w:szCs w:val="24"/>
        </w:rPr>
        <w:t>ff</w:t>
      </w:r>
      <w:r w:rsidRPr="00C50CD3">
        <w:rPr>
          <w:rFonts w:eastAsia="Arial" w:cs="Arial"/>
          <w:spacing w:val="1"/>
          <w:szCs w:val="24"/>
        </w:rPr>
        <w:t xml:space="preserve"> o</w:t>
      </w:r>
      <w:r w:rsidRPr="00C50CD3">
        <w:rPr>
          <w:rFonts w:eastAsia="Arial" w:cs="Arial"/>
          <w:szCs w:val="24"/>
        </w:rPr>
        <w:t xml:space="preserve">r </w:t>
      </w:r>
      <w:r w:rsidRPr="00C50CD3">
        <w:rPr>
          <w:rFonts w:eastAsia="Arial" w:cs="Arial"/>
          <w:spacing w:val="-3"/>
          <w:szCs w:val="24"/>
        </w:rPr>
        <w:t>c</w:t>
      </w:r>
      <w:r w:rsidRPr="00C50CD3">
        <w:rPr>
          <w:rFonts w:eastAsia="Arial" w:cs="Arial"/>
          <w:spacing w:val="1"/>
          <w:szCs w:val="24"/>
        </w:rPr>
        <w:t>o</w:t>
      </w:r>
      <w:r w:rsidRPr="00C50CD3">
        <w:rPr>
          <w:rFonts w:eastAsia="Arial" w:cs="Arial"/>
          <w:spacing w:val="-1"/>
          <w:szCs w:val="24"/>
        </w:rPr>
        <w:t>n</w:t>
      </w:r>
      <w:r w:rsidRPr="00C50CD3">
        <w:rPr>
          <w:rFonts w:eastAsia="Arial" w:cs="Arial"/>
          <w:szCs w:val="24"/>
        </w:rPr>
        <w:t>s</w:t>
      </w:r>
      <w:r w:rsidRPr="00C50CD3">
        <w:rPr>
          <w:rFonts w:eastAsia="Arial" w:cs="Arial"/>
          <w:spacing w:val="1"/>
          <w:szCs w:val="24"/>
        </w:rPr>
        <w:t>u</w:t>
      </w:r>
      <w:r w:rsidRPr="00C50CD3">
        <w:rPr>
          <w:rFonts w:eastAsia="Arial" w:cs="Arial"/>
          <w:szCs w:val="24"/>
        </w:rPr>
        <w:t>lt</w:t>
      </w:r>
      <w:r w:rsidRPr="00C50CD3">
        <w:rPr>
          <w:rFonts w:eastAsia="Arial" w:cs="Arial"/>
          <w:spacing w:val="1"/>
          <w:szCs w:val="24"/>
        </w:rPr>
        <w:t>an</w:t>
      </w:r>
      <w:r w:rsidRPr="00C50CD3">
        <w:rPr>
          <w:rFonts w:eastAsia="Arial" w:cs="Arial"/>
          <w:szCs w:val="24"/>
        </w:rPr>
        <w:t>ts</w:t>
      </w:r>
      <w:r w:rsidRPr="00C50CD3">
        <w:rPr>
          <w:rFonts w:eastAsia="Arial" w:cs="Arial"/>
          <w:spacing w:val="-2"/>
          <w:szCs w:val="24"/>
        </w:rPr>
        <w:t xml:space="preserve"> w</w:t>
      </w:r>
      <w:r w:rsidRPr="00C50CD3">
        <w:rPr>
          <w:rFonts w:eastAsia="Arial" w:cs="Arial"/>
          <w:szCs w:val="24"/>
        </w:rPr>
        <w:t>i</w:t>
      </w:r>
      <w:r w:rsidRPr="00C50CD3">
        <w:rPr>
          <w:rFonts w:eastAsia="Arial" w:cs="Arial"/>
          <w:spacing w:val="-1"/>
          <w:szCs w:val="24"/>
        </w:rPr>
        <w:t>l</w:t>
      </w:r>
      <w:r w:rsidRPr="00C50CD3">
        <w:rPr>
          <w:rFonts w:eastAsia="Arial" w:cs="Arial"/>
          <w:szCs w:val="24"/>
        </w:rPr>
        <w:t xml:space="preserve">l </w:t>
      </w:r>
      <w:r w:rsidRPr="00C50CD3">
        <w:rPr>
          <w:rFonts w:eastAsia="Arial" w:cs="Arial"/>
          <w:spacing w:val="1"/>
          <w:szCs w:val="24"/>
        </w:rPr>
        <w:t>d</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&lt;5</w:t>
      </w:r>
      <w:r w:rsidRPr="00C50CD3">
        <w:rPr>
          <w:rFonts w:eastAsia="Arial" w:cs="Arial"/>
          <w:spacing w:val="1"/>
          <w:szCs w:val="24"/>
        </w:rPr>
        <w:t>0</w:t>
      </w:r>
      <w:r w:rsidRPr="00C50CD3">
        <w:rPr>
          <w:rFonts w:eastAsia="Arial" w:cs="Arial"/>
          <w:szCs w:val="24"/>
        </w:rPr>
        <w:t xml:space="preserve">% </w:t>
      </w:r>
      <w:r w:rsidRPr="00C50CD3">
        <w:rPr>
          <w:rFonts w:eastAsia="Arial" w:cs="Arial"/>
          <w:spacing w:val="-1"/>
          <w:szCs w:val="24"/>
        </w:rPr>
        <w:t>o</w:t>
      </w:r>
      <w:r w:rsidRPr="00C50CD3">
        <w:rPr>
          <w:rFonts w:eastAsia="Arial" w:cs="Arial"/>
          <w:szCs w:val="24"/>
        </w:rPr>
        <w:t>f</w:t>
      </w:r>
      <w:r w:rsidRPr="00C50CD3">
        <w:rPr>
          <w:rFonts w:eastAsia="Arial" w:cs="Arial"/>
          <w:spacing w:val="3"/>
          <w:szCs w:val="24"/>
        </w:rPr>
        <w:t xml:space="preserve"> </w:t>
      </w:r>
      <w:r w:rsidRPr="00C50CD3">
        <w:rPr>
          <w:rFonts w:eastAsia="Arial" w:cs="Arial"/>
          <w:spacing w:val="-2"/>
          <w:szCs w:val="24"/>
        </w:rPr>
        <w:t>w</w:t>
      </w:r>
      <w:r w:rsidRPr="00C50CD3">
        <w:rPr>
          <w:rFonts w:eastAsia="Arial" w:cs="Arial"/>
          <w:spacing w:val="1"/>
          <w:szCs w:val="24"/>
        </w:rPr>
        <w:t>o</w:t>
      </w:r>
      <w:r w:rsidRPr="00C50CD3">
        <w:rPr>
          <w:rFonts w:eastAsia="Arial" w:cs="Arial"/>
          <w:szCs w:val="24"/>
        </w:rPr>
        <w:t>rk</w:t>
      </w:r>
    </w:p>
    <w:p w14:paraId="458C8E65" w14:textId="77777777" w:rsidR="00C2015A" w:rsidRPr="00C50CD3" w:rsidRDefault="00C2015A" w:rsidP="00C2015A">
      <w:pPr>
        <w:spacing w:line="260" w:lineRule="exact"/>
        <w:ind w:left="233"/>
        <w:rPr>
          <w:rFonts w:eastAsia="Arial" w:cs="Arial"/>
          <w:szCs w:val="24"/>
        </w:rPr>
      </w:pPr>
      <w:r w:rsidRPr="00C50CD3">
        <w:rPr>
          <w:rFonts w:eastAsia="Arial" w:cs="Arial"/>
          <w:position w:val="-1"/>
          <w:szCs w:val="24"/>
        </w:rPr>
        <w:t>5</w:t>
      </w:r>
      <w:r w:rsidRPr="00C50CD3">
        <w:rPr>
          <w:rFonts w:eastAsia="Arial" w:cs="Arial"/>
          <w:spacing w:val="2"/>
          <w:position w:val="-1"/>
          <w:szCs w:val="24"/>
        </w:rPr>
        <w:t xml:space="preserve"> </w:t>
      </w:r>
      <w:r w:rsidRPr="00C50CD3">
        <w:rPr>
          <w:rFonts w:eastAsia="Arial" w:cs="Arial"/>
          <w:spacing w:val="1"/>
          <w:position w:val="-1"/>
          <w:szCs w:val="24"/>
        </w:rPr>
        <w:t>pa</w:t>
      </w:r>
      <w:r w:rsidRPr="00C50CD3">
        <w:rPr>
          <w:rFonts w:eastAsia="Arial" w:cs="Arial"/>
          <w:position w:val="-1"/>
          <w:szCs w:val="24"/>
        </w:rPr>
        <w:t>rt</w:t>
      </w:r>
      <w:r w:rsidRPr="00C50CD3">
        <w:rPr>
          <w:rFonts w:eastAsia="Arial" w:cs="Arial"/>
          <w:spacing w:val="-2"/>
          <w:position w:val="-1"/>
          <w:szCs w:val="24"/>
        </w:rPr>
        <w:t xml:space="preserve"> </w:t>
      </w:r>
      <w:r w:rsidRPr="00C50CD3">
        <w:rPr>
          <w:rFonts w:eastAsia="Arial" w:cs="Arial"/>
          <w:position w:val="-1"/>
          <w:szCs w:val="24"/>
        </w:rPr>
        <w:t>ti</w:t>
      </w:r>
      <w:r w:rsidRPr="00C50CD3">
        <w:rPr>
          <w:rFonts w:eastAsia="Arial" w:cs="Arial"/>
          <w:spacing w:val="-1"/>
          <w:position w:val="-1"/>
          <w:szCs w:val="24"/>
        </w:rPr>
        <w:t>m</w:t>
      </w:r>
      <w:r w:rsidRPr="00C50CD3">
        <w:rPr>
          <w:rFonts w:eastAsia="Arial" w:cs="Arial"/>
          <w:position w:val="-1"/>
          <w:szCs w:val="24"/>
        </w:rPr>
        <w:t>e</w:t>
      </w:r>
      <w:r w:rsidRPr="00C50CD3">
        <w:rPr>
          <w:rFonts w:eastAsia="Arial" w:cs="Arial"/>
          <w:spacing w:val="1"/>
          <w:position w:val="-1"/>
          <w:szCs w:val="24"/>
        </w:rPr>
        <w:t xml:space="preserve"> </w:t>
      </w:r>
      <w:r w:rsidRPr="00C50CD3">
        <w:rPr>
          <w:rFonts w:eastAsia="Arial" w:cs="Arial"/>
          <w:position w:val="-1"/>
          <w:szCs w:val="24"/>
        </w:rPr>
        <w:t>s</w:t>
      </w:r>
      <w:r w:rsidRPr="00C50CD3">
        <w:rPr>
          <w:rFonts w:eastAsia="Arial" w:cs="Arial"/>
          <w:spacing w:val="1"/>
          <w:position w:val="-1"/>
          <w:szCs w:val="24"/>
        </w:rPr>
        <w:t>t</w:t>
      </w:r>
      <w:r w:rsidRPr="00C50CD3">
        <w:rPr>
          <w:rFonts w:eastAsia="Arial" w:cs="Arial"/>
          <w:spacing w:val="-1"/>
          <w:position w:val="-1"/>
          <w:szCs w:val="24"/>
        </w:rPr>
        <w:t>a</w:t>
      </w:r>
      <w:r w:rsidRPr="00C50CD3">
        <w:rPr>
          <w:rFonts w:eastAsia="Arial" w:cs="Arial"/>
          <w:position w:val="-1"/>
          <w:szCs w:val="24"/>
        </w:rPr>
        <w:t>ff</w:t>
      </w:r>
      <w:r w:rsidRPr="00C50CD3">
        <w:rPr>
          <w:rFonts w:eastAsia="Arial" w:cs="Arial"/>
          <w:spacing w:val="1"/>
          <w:position w:val="-1"/>
          <w:szCs w:val="24"/>
        </w:rPr>
        <w:t xml:space="preserve"> o</w:t>
      </w:r>
      <w:r w:rsidRPr="00C50CD3">
        <w:rPr>
          <w:rFonts w:eastAsia="Arial" w:cs="Arial"/>
          <w:position w:val="-1"/>
          <w:szCs w:val="24"/>
        </w:rPr>
        <w:t xml:space="preserve">r </w:t>
      </w:r>
      <w:r w:rsidRPr="00C50CD3">
        <w:rPr>
          <w:rFonts w:eastAsia="Arial" w:cs="Arial"/>
          <w:spacing w:val="-3"/>
          <w:position w:val="-1"/>
          <w:szCs w:val="24"/>
        </w:rPr>
        <w:t>c</w:t>
      </w:r>
      <w:r w:rsidRPr="00C50CD3">
        <w:rPr>
          <w:rFonts w:eastAsia="Arial" w:cs="Arial"/>
          <w:spacing w:val="1"/>
          <w:position w:val="-1"/>
          <w:szCs w:val="24"/>
        </w:rPr>
        <w:t>o</w:t>
      </w:r>
      <w:r w:rsidRPr="00C50CD3">
        <w:rPr>
          <w:rFonts w:eastAsia="Arial" w:cs="Arial"/>
          <w:spacing w:val="-1"/>
          <w:position w:val="-1"/>
          <w:szCs w:val="24"/>
        </w:rPr>
        <w:t>n</w:t>
      </w:r>
      <w:r w:rsidRPr="00C50CD3">
        <w:rPr>
          <w:rFonts w:eastAsia="Arial" w:cs="Arial"/>
          <w:position w:val="-1"/>
          <w:szCs w:val="24"/>
        </w:rPr>
        <w:t>s</w:t>
      </w:r>
      <w:r w:rsidRPr="00C50CD3">
        <w:rPr>
          <w:rFonts w:eastAsia="Arial" w:cs="Arial"/>
          <w:spacing w:val="1"/>
          <w:position w:val="-1"/>
          <w:szCs w:val="24"/>
        </w:rPr>
        <w:t>u</w:t>
      </w:r>
      <w:r w:rsidRPr="00C50CD3">
        <w:rPr>
          <w:rFonts w:eastAsia="Arial" w:cs="Arial"/>
          <w:position w:val="-1"/>
          <w:szCs w:val="24"/>
        </w:rPr>
        <w:t>lt</w:t>
      </w:r>
      <w:r w:rsidRPr="00C50CD3">
        <w:rPr>
          <w:rFonts w:eastAsia="Arial" w:cs="Arial"/>
          <w:spacing w:val="1"/>
          <w:position w:val="-1"/>
          <w:szCs w:val="24"/>
        </w:rPr>
        <w:t>an</w:t>
      </w:r>
      <w:r w:rsidRPr="00C50CD3">
        <w:rPr>
          <w:rFonts w:eastAsia="Arial" w:cs="Arial"/>
          <w:position w:val="-1"/>
          <w:szCs w:val="24"/>
        </w:rPr>
        <w:t>ts</w:t>
      </w:r>
      <w:r w:rsidRPr="00C50CD3">
        <w:rPr>
          <w:rFonts w:eastAsia="Arial" w:cs="Arial"/>
          <w:spacing w:val="-2"/>
          <w:position w:val="-1"/>
          <w:szCs w:val="24"/>
        </w:rPr>
        <w:t xml:space="preserve"> w</w:t>
      </w:r>
      <w:r w:rsidRPr="00C50CD3">
        <w:rPr>
          <w:rFonts w:eastAsia="Arial" w:cs="Arial"/>
          <w:position w:val="-1"/>
          <w:szCs w:val="24"/>
        </w:rPr>
        <w:t>i</w:t>
      </w:r>
      <w:r w:rsidRPr="00C50CD3">
        <w:rPr>
          <w:rFonts w:eastAsia="Arial" w:cs="Arial"/>
          <w:spacing w:val="-1"/>
          <w:position w:val="-1"/>
          <w:szCs w:val="24"/>
        </w:rPr>
        <w:t>l</w:t>
      </w:r>
      <w:r w:rsidRPr="00C50CD3">
        <w:rPr>
          <w:rFonts w:eastAsia="Arial" w:cs="Arial"/>
          <w:position w:val="-1"/>
          <w:szCs w:val="24"/>
        </w:rPr>
        <w:t xml:space="preserve">l </w:t>
      </w:r>
      <w:r w:rsidRPr="00C50CD3">
        <w:rPr>
          <w:rFonts w:eastAsia="Arial" w:cs="Arial"/>
          <w:spacing w:val="1"/>
          <w:position w:val="-1"/>
          <w:szCs w:val="24"/>
        </w:rPr>
        <w:t>d</w:t>
      </w:r>
      <w:r w:rsidRPr="00C50CD3">
        <w:rPr>
          <w:rFonts w:eastAsia="Arial" w:cs="Arial"/>
          <w:position w:val="-1"/>
          <w:szCs w:val="24"/>
        </w:rPr>
        <w:t>o</w:t>
      </w:r>
      <w:r w:rsidRPr="00C50CD3">
        <w:rPr>
          <w:rFonts w:eastAsia="Arial" w:cs="Arial"/>
          <w:spacing w:val="1"/>
          <w:position w:val="-1"/>
          <w:szCs w:val="24"/>
        </w:rPr>
        <w:t xml:space="preserve"> </w:t>
      </w:r>
      <w:r w:rsidRPr="00C50CD3">
        <w:rPr>
          <w:rFonts w:eastAsia="Arial" w:cs="Arial"/>
          <w:position w:val="-1"/>
          <w:szCs w:val="24"/>
        </w:rPr>
        <w:t>&gt;5</w:t>
      </w:r>
      <w:r w:rsidRPr="00C50CD3">
        <w:rPr>
          <w:rFonts w:eastAsia="Arial" w:cs="Arial"/>
          <w:spacing w:val="1"/>
          <w:position w:val="-1"/>
          <w:szCs w:val="24"/>
        </w:rPr>
        <w:t>0</w:t>
      </w:r>
      <w:r w:rsidRPr="00C50CD3">
        <w:rPr>
          <w:rFonts w:eastAsia="Arial" w:cs="Arial"/>
          <w:position w:val="-1"/>
          <w:szCs w:val="24"/>
        </w:rPr>
        <w:t xml:space="preserve">% </w:t>
      </w:r>
      <w:r w:rsidRPr="00C50CD3">
        <w:rPr>
          <w:rFonts w:eastAsia="Arial" w:cs="Arial"/>
          <w:spacing w:val="-1"/>
          <w:position w:val="-1"/>
          <w:szCs w:val="24"/>
        </w:rPr>
        <w:t>o</w:t>
      </w:r>
      <w:r w:rsidRPr="00C50CD3">
        <w:rPr>
          <w:rFonts w:eastAsia="Arial" w:cs="Arial"/>
          <w:position w:val="-1"/>
          <w:szCs w:val="24"/>
        </w:rPr>
        <w:t>f</w:t>
      </w:r>
      <w:r w:rsidRPr="00C50CD3">
        <w:rPr>
          <w:rFonts w:eastAsia="Arial" w:cs="Arial"/>
          <w:spacing w:val="3"/>
          <w:position w:val="-1"/>
          <w:szCs w:val="24"/>
        </w:rPr>
        <w:t xml:space="preserve"> </w:t>
      </w:r>
      <w:r w:rsidRPr="00C50CD3">
        <w:rPr>
          <w:rFonts w:eastAsia="Arial" w:cs="Arial"/>
          <w:spacing w:val="-2"/>
          <w:position w:val="-1"/>
          <w:szCs w:val="24"/>
        </w:rPr>
        <w:t>w</w:t>
      </w:r>
      <w:r w:rsidRPr="00C50CD3">
        <w:rPr>
          <w:rFonts w:eastAsia="Arial" w:cs="Arial"/>
          <w:spacing w:val="1"/>
          <w:position w:val="-1"/>
          <w:szCs w:val="24"/>
        </w:rPr>
        <w:t>o</w:t>
      </w:r>
      <w:r w:rsidRPr="00C50CD3">
        <w:rPr>
          <w:rFonts w:eastAsia="Arial" w:cs="Arial"/>
          <w:position w:val="-1"/>
          <w:szCs w:val="24"/>
        </w:rPr>
        <w:t>rk</w:t>
      </w:r>
    </w:p>
    <w:p w14:paraId="3C3FA035" w14:textId="77777777" w:rsidR="00C2015A" w:rsidRPr="00C50CD3" w:rsidRDefault="00C2015A" w:rsidP="00C2015A">
      <w:pPr>
        <w:spacing w:before="4" w:line="12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50CD3" w14:paraId="7C1F2D8A" w14:textId="77777777" w:rsidTr="00C2015A">
        <w:trPr>
          <w:trHeight w:hRule="exact" w:val="1014"/>
        </w:trPr>
        <w:tc>
          <w:tcPr>
            <w:tcW w:w="1244" w:type="dxa"/>
            <w:tcBorders>
              <w:top w:val="single" w:sz="5" w:space="0" w:color="000000"/>
              <w:left w:val="single" w:sz="5" w:space="0" w:color="000000"/>
              <w:bottom w:val="single" w:sz="5" w:space="0" w:color="000000"/>
              <w:right w:val="single" w:sz="5" w:space="0" w:color="000000"/>
            </w:tcBorders>
          </w:tcPr>
          <w:p w14:paraId="6FF1D570" w14:textId="77777777" w:rsidR="00C2015A" w:rsidRPr="00C50CD3" w:rsidRDefault="00C2015A" w:rsidP="00C2015A">
            <w:pPr>
              <w:spacing w:line="260" w:lineRule="exact"/>
              <w:ind w:left="102"/>
              <w:rPr>
                <w:rFonts w:eastAsia="Arial" w:cs="Arial"/>
                <w:szCs w:val="24"/>
              </w:rPr>
            </w:pPr>
            <w:r w:rsidRPr="00C50CD3">
              <w:rPr>
                <w:rFonts w:eastAsia="Arial" w:cs="Arial"/>
                <w:b/>
                <w:szCs w:val="24"/>
              </w:rPr>
              <w:t>Re</w:t>
            </w:r>
            <w:r w:rsidRPr="00C50CD3">
              <w:rPr>
                <w:rFonts w:eastAsia="Arial" w:cs="Arial"/>
                <w:b/>
                <w:spacing w:val="1"/>
                <w:szCs w:val="24"/>
              </w:rPr>
              <w:t>as</w:t>
            </w:r>
            <w:r w:rsidRPr="00C50CD3">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2B960EC4" w14:textId="258D8FC6" w:rsidR="00C2015A" w:rsidRPr="00C50CD3" w:rsidRDefault="00C2015A" w:rsidP="00120B72">
            <w:pPr>
              <w:rPr>
                <w:szCs w:val="24"/>
              </w:rPr>
            </w:pPr>
            <w:r>
              <w:rPr>
                <w:szCs w:val="24"/>
              </w:rPr>
              <w:t xml:space="preserve">The sponsor and project manager have assisted in </w:t>
            </w:r>
            <w:r w:rsidR="00120B72">
              <w:rPr>
                <w:szCs w:val="24"/>
              </w:rPr>
              <w:t xml:space="preserve">defining </w:t>
            </w:r>
            <w:r>
              <w:rPr>
                <w:szCs w:val="24"/>
              </w:rPr>
              <w:t xml:space="preserve">the project </w:t>
            </w:r>
            <w:r w:rsidR="00120B72">
              <w:rPr>
                <w:szCs w:val="24"/>
              </w:rPr>
              <w:t>and scope</w:t>
            </w:r>
          </w:p>
        </w:tc>
        <w:tc>
          <w:tcPr>
            <w:tcW w:w="1134" w:type="dxa"/>
            <w:tcBorders>
              <w:top w:val="single" w:sz="5" w:space="0" w:color="000000"/>
              <w:left w:val="single" w:sz="5" w:space="0" w:color="000000"/>
              <w:bottom w:val="single" w:sz="5" w:space="0" w:color="000000"/>
              <w:right w:val="single" w:sz="5" w:space="0" w:color="000000"/>
            </w:tcBorders>
          </w:tcPr>
          <w:p w14:paraId="36C15064" w14:textId="77777777" w:rsidR="00C2015A" w:rsidRPr="00C50CD3" w:rsidRDefault="00C2015A" w:rsidP="00C2015A">
            <w:pPr>
              <w:spacing w:line="260" w:lineRule="exact"/>
              <w:ind w:left="103"/>
              <w:rPr>
                <w:rFonts w:eastAsia="Arial" w:cs="Arial"/>
                <w:szCs w:val="24"/>
              </w:rPr>
            </w:pPr>
            <w:r w:rsidRPr="00C50CD3">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3135E857" w14:textId="77777777" w:rsidR="00C2015A" w:rsidRPr="00C50CD3" w:rsidRDefault="00C2015A" w:rsidP="00C2015A">
            <w:pPr>
              <w:rPr>
                <w:szCs w:val="24"/>
              </w:rPr>
            </w:pPr>
            <w:r>
              <w:rPr>
                <w:szCs w:val="24"/>
              </w:rPr>
              <w:t>1</w:t>
            </w:r>
          </w:p>
        </w:tc>
      </w:tr>
    </w:tbl>
    <w:p w14:paraId="53230277" w14:textId="77777777" w:rsidR="00C2015A" w:rsidRPr="00C50CD3" w:rsidRDefault="00C2015A" w:rsidP="00C2015A">
      <w:pPr>
        <w:spacing w:before="17" w:line="220" w:lineRule="exact"/>
        <w:rPr>
          <w:szCs w:val="24"/>
        </w:rPr>
      </w:pPr>
    </w:p>
    <w:p w14:paraId="01226879" w14:textId="77777777" w:rsidR="00C2015A" w:rsidRPr="00C50CD3" w:rsidRDefault="00C2015A" w:rsidP="00C2015A">
      <w:pPr>
        <w:spacing w:before="29"/>
        <w:ind w:left="233"/>
        <w:rPr>
          <w:rFonts w:eastAsia="Arial" w:cs="Arial"/>
          <w:szCs w:val="24"/>
        </w:rPr>
      </w:pPr>
      <w:r w:rsidRPr="00C50CD3">
        <w:rPr>
          <w:rFonts w:eastAsia="Arial" w:cs="Arial"/>
          <w:b/>
          <w:szCs w:val="24"/>
        </w:rPr>
        <w:t xml:space="preserve">E8  </w:t>
      </w:r>
      <w:r w:rsidRPr="00C50CD3">
        <w:rPr>
          <w:rFonts w:eastAsia="Arial" w:cs="Arial"/>
          <w:b/>
          <w:spacing w:val="2"/>
          <w:szCs w:val="24"/>
        </w:rPr>
        <w:t xml:space="preserve"> </w:t>
      </w:r>
      <w:r w:rsidRPr="00C50CD3">
        <w:rPr>
          <w:rFonts w:eastAsia="Arial" w:cs="Arial"/>
          <w:b/>
          <w:szCs w:val="24"/>
        </w:rPr>
        <w:t>Dif</w:t>
      </w:r>
      <w:r w:rsidRPr="00C50CD3">
        <w:rPr>
          <w:rFonts w:eastAsia="Arial" w:cs="Arial"/>
          <w:b/>
          <w:spacing w:val="-1"/>
          <w:szCs w:val="24"/>
        </w:rPr>
        <w:t>f</w:t>
      </w:r>
      <w:r w:rsidRPr="00C50CD3">
        <w:rPr>
          <w:rFonts w:eastAsia="Arial" w:cs="Arial"/>
          <w:b/>
          <w:szCs w:val="24"/>
        </w:rPr>
        <w:t>i</w:t>
      </w:r>
      <w:r w:rsidRPr="00C50CD3">
        <w:rPr>
          <w:rFonts w:eastAsia="Arial" w:cs="Arial"/>
          <w:b/>
          <w:spacing w:val="1"/>
          <w:szCs w:val="24"/>
        </w:rPr>
        <w:t>c</w:t>
      </w:r>
      <w:r w:rsidRPr="00C50CD3">
        <w:rPr>
          <w:rFonts w:eastAsia="Arial" w:cs="Arial"/>
          <w:b/>
          <w:szCs w:val="24"/>
        </w:rPr>
        <w:t>ulty</w:t>
      </w:r>
      <w:r w:rsidRPr="00C50CD3">
        <w:rPr>
          <w:rFonts w:eastAsia="Arial" w:cs="Arial"/>
          <w:b/>
          <w:spacing w:val="-6"/>
          <w:szCs w:val="24"/>
        </w:rPr>
        <w:t xml:space="preserve"> </w:t>
      </w:r>
      <w:r w:rsidRPr="00C50CD3">
        <w:rPr>
          <w:rFonts w:eastAsia="Arial" w:cs="Arial"/>
          <w:b/>
          <w:spacing w:val="2"/>
          <w:szCs w:val="24"/>
        </w:rPr>
        <w:t>o</w:t>
      </w:r>
      <w:r w:rsidRPr="00C50CD3">
        <w:rPr>
          <w:rFonts w:eastAsia="Arial" w:cs="Arial"/>
          <w:b/>
          <w:szCs w:val="24"/>
        </w:rPr>
        <w:t>f pro</w:t>
      </w:r>
      <w:r w:rsidRPr="00C50CD3">
        <w:rPr>
          <w:rFonts w:eastAsia="Arial" w:cs="Arial"/>
          <w:b/>
          <w:spacing w:val="1"/>
          <w:szCs w:val="24"/>
        </w:rPr>
        <w:t>g</w:t>
      </w:r>
      <w:r w:rsidRPr="00C50CD3">
        <w:rPr>
          <w:rFonts w:eastAsia="Arial" w:cs="Arial"/>
          <w:b/>
          <w:szCs w:val="24"/>
        </w:rPr>
        <w:t>r</w:t>
      </w:r>
      <w:r w:rsidRPr="00C50CD3">
        <w:rPr>
          <w:rFonts w:eastAsia="Arial" w:cs="Arial"/>
          <w:b/>
          <w:spacing w:val="1"/>
          <w:szCs w:val="24"/>
        </w:rPr>
        <w:t>a</w:t>
      </w:r>
      <w:r w:rsidRPr="00C50CD3">
        <w:rPr>
          <w:rFonts w:eastAsia="Arial" w:cs="Arial"/>
          <w:b/>
          <w:szCs w:val="24"/>
        </w:rPr>
        <w:t>mm</w:t>
      </w:r>
      <w:r w:rsidRPr="00C50CD3">
        <w:rPr>
          <w:rFonts w:eastAsia="Arial" w:cs="Arial"/>
          <w:b/>
          <w:spacing w:val="1"/>
          <w:szCs w:val="24"/>
        </w:rPr>
        <w:t>i</w:t>
      </w:r>
      <w:r w:rsidRPr="00C50CD3">
        <w:rPr>
          <w:rFonts w:eastAsia="Arial" w:cs="Arial"/>
          <w:b/>
          <w:szCs w:val="24"/>
        </w:rPr>
        <w:t>ng l</w:t>
      </w:r>
      <w:r w:rsidRPr="00C50CD3">
        <w:rPr>
          <w:rFonts w:eastAsia="Arial" w:cs="Arial"/>
          <w:b/>
          <w:spacing w:val="1"/>
          <w:szCs w:val="24"/>
        </w:rPr>
        <w:t>a</w:t>
      </w:r>
      <w:r w:rsidRPr="00C50CD3">
        <w:rPr>
          <w:rFonts w:eastAsia="Arial" w:cs="Arial"/>
          <w:b/>
          <w:szCs w:val="24"/>
        </w:rPr>
        <w:t>ng</w:t>
      </w:r>
      <w:r w:rsidRPr="00C50CD3">
        <w:rPr>
          <w:rFonts w:eastAsia="Arial" w:cs="Arial"/>
          <w:b/>
          <w:spacing w:val="-3"/>
          <w:szCs w:val="24"/>
        </w:rPr>
        <w:t>u</w:t>
      </w:r>
      <w:r w:rsidRPr="00C50CD3">
        <w:rPr>
          <w:rFonts w:eastAsia="Arial" w:cs="Arial"/>
          <w:b/>
          <w:spacing w:val="1"/>
          <w:szCs w:val="24"/>
        </w:rPr>
        <w:t>a</w:t>
      </w:r>
      <w:r w:rsidRPr="00C50CD3">
        <w:rPr>
          <w:rFonts w:eastAsia="Arial" w:cs="Arial"/>
          <w:b/>
          <w:szCs w:val="24"/>
        </w:rPr>
        <w:t>ge</w:t>
      </w:r>
    </w:p>
    <w:p w14:paraId="200EAA3F" w14:textId="77777777" w:rsidR="00C2015A" w:rsidRPr="00C50CD3" w:rsidRDefault="00C2015A" w:rsidP="00C2015A">
      <w:pPr>
        <w:shd w:val="clear" w:color="auto" w:fill="DAC6FE"/>
        <w:ind w:left="233"/>
        <w:rPr>
          <w:rFonts w:eastAsia="Arial" w:cs="Arial"/>
          <w:szCs w:val="24"/>
        </w:rPr>
      </w:pPr>
      <w:r w:rsidRPr="00C50CD3">
        <w:rPr>
          <w:rFonts w:eastAsia="Arial" w:cs="Arial"/>
          <w:szCs w:val="24"/>
        </w:rPr>
        <w:t>0</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4"/>
          <w:szCs w:val="24"/>
        </w:rPr>
        <w:t xml:space="preserve"> </w:t>
      </w:r>
      <w:r w:rsidRPr="00C50CD3">
        <w:rPr>
          <w:rFonts w:eastAsia="Arial" w:cs="Arial"/>
          <w:spacing w:val="1"/>
          <w:szCs w:val="24"/>
        </w:rPr>
        <w:t>u</w:t>
      </w:r>
      <w:r w:rsidRPr="00C50CD3">
        <w:rPr>
          <w:rFonts w:eastAsia="Arial" w:cs="Arial"/>
          <w:szCs w:val="24"/>
        </w:rPr>
        <w:t>sing</w:t>
      </w:r>
      <w:r w:rsidRPr="00C50CD3">
        <w:rPr>
          <w:rFonts w:eastAsia="Arial" w:cs="Arial"/>
          <w:spacing w:val="-1"/>
          <w:szCs w:val="24"/>
        </w:rPr>
        <w:t xml:space="preserve"> n</w:t>
      </w:r>
      <w:r w:rsidRPr="00C50CD3">
        <w:rPr>
          <w:rFonts w:eastAsia="Arial" w:cs="Arial"/>
          <w:spacing w:val="1"/>
          <w:szCs w:val="24"/>
        </w:rPr>
        <w:t>o</w:t>
      </w:r>
      <w:r w:rsidRPr="00C50CD3">
        <w:rPr>
          <w:rFonts w:eastAsia="Arial" w:cs="Arial"/>
          <w:szCs w:val="24"/>
        </w:rPr>
        <w:t>n</w:t>
      </w:r>
      <w:r w:rsidRPr="00C50CD3">
        <w:rPr>
          <w:rFonts w:eastAsia="Arial" w:cs="Arial"/>
          <w:spacing w:val="1"/>
          <w:szCs w:val="24"/>
        </w:rPr>
        <w:t xml:space="preserve"> </w:t>
      </w:r>
      <w:r w:rsidRPr="00C50CD3">
        <w:rPr>
          <w:rFonts w:eastAsia="Arial" w:cs="Arial"/>
          <w:spacing w:val="-2"/>
          <w:szCs w:val="24"/>
        </w:rPr>
        <w:t>s</w:t>
      </w:r>
      <w:r w:rsidRPr="00C50CD3">
        <w:rPr>
          <w:rFonts w:eastAsia="Arial" w:cs="Arial"/>
          <w:szCs w:val="24"/>
        </w:rPr>
        <w:t>truct</w:t>
      </w:r>
      <w:r w:rsidRPr="00C50CD3">
        <w:rPr>
          <w:rFonts w:eastAsia="Arial" w:cs="Arial"/>
          <w:spacing w:val="1"/>
          <w:szCs w:val="24"/>
        </w:rPr>
        <w:t>u</w:t>
      </w:r>
      <w:r w:rsidRPr="00C50CD3">
        <w:rPr>
          <w:rFonts w:eastAsia="Arial" w:cs="Arial"/>
          <w:szCs w:val="24"/>
        </w:rPr>
        <w:t>r</w:t>
      </w:r>
      <w:r w:rsidRPr="00C50CD3">
        <w:rPr>
          <w:rFonts w:eastAsia="Arial" w:cs="Arial"/>
          <w:spacing w:val="-2"/>
          <w:szCs w:val="24"/>
        </w:rPr>
        <w:t>e</w:t>
      </w:r>
      <w:r w:rsidRPr="00C50CD3">
        <w:rPr>
          <w:rFonts w:eastAsia="Arial" w:cs="Arial"/>
          <w:szCs w:val="24"/>
        </w:rPr>
        <w:t>d</w:t>
      </w:r>
      <w:r w:rsidRPr="00C50CD3">
        <w:rPr>
          <w:rFonts w:eastAsia="Arial" w:cs="Arial"/>
          <w:spacing w:val="1"/>
          <w:szCs w:val="24"/>
        </w:rPr>
        <w:t xml:space="preserve"> p</w:t>
      </w:r>
      <w:r w:rsidRPr="00C50CD3">
        <w:rPr>
          <w:rFonts w:eastAsia="Arial" w:cs="Arial"/>
          <w:szCs w:val="24"/>
        </w:rPr>
        <w:t>ro</w:t>
      </w:r>
      <w:r w:rsidRPr="00C50CD3">
        <w:rPr>
          <w:rFonts w:eastAsia="Arial" w:cs="Arial"/>
          <w:spacing w:val="-1"/>
          <w:szCs w:val="24"/>
        </w:rPr>
        <w:t>g</w:t>
      </w:r>
      <w:r w:rsidRPr="00C50CD3">
        <w:rPr>
          <w:rFonts w:eastAsia="Arial" w:cs="Arial"/>
          <w:szCs w:val="24"/>
        </w:rPr>
        <w:t>ram</w:t>
      </w:r>
      <w:r w:rsidRPr="00C50CD3">
        <w:rPr>
          <w:rFonts w:eastAsia="Arial" w:cs="Arial"/>
          <w:spacing w:val="1"/>
          <w:szCs w:val="24"/>
        </w:rPr>
        <w:t>m</w:t>
      </w:r>
      <w:r w:rsidRPr="00C50CD3">
        <w:rPr>
          <w:rFonts w:eastAsia="Arial" w:cs="Arial"/>
          <w:szCs w:val="24"/>
        </w:rPr>
        <w:t>ing</w:t>
      </w:r>
      <w:r w:rsidRPr="00C50CD3">
        <w:rPr>
          <w:rFonts w:eastAsia="Arial" w:cs="Arial"/>
          <w:spacing w:val="-1"/>
          <w:szCs w:val="24"/>
        </w:rPr>
        <w:t xml:space="preserve"> </w:t>
      </w:r>
      <w:r w:rsidRPr="00C50CD3">
        <w:rPr>
          <w:rFonts w:eastAsia="Arial" w:cs="Arial"/>
          <w:szCs w:val="24"/>
        </w:rPr>
        <w:t>l</w:t>
      </w:r>
      <w:r w:rsidRPr="00C50CD3">
        <w:rPr>
          <w:rFonts w:eastAsia="Arial" w:cs="Arial"/>
          <w:spacing w:val="1"/>
          <w:szCs w:val="24"/>
        </w:rPr>
        <w:t>an</w:t>
      </w:r>
      <w:r w:rsidRPr="00C50CD3">
        <w:rPr>
          <w:rFonts w:eastAsia="Arial" w:cs="Arial"/>
          <w:spacing w:val="-1"/>
          <w:szCs w:val="24"/>
        </w:rPr>
        <w:t>g</w:t>
      </w:r>
      <w:r w:rsidRPr="00C50CD3">
        <w:rPr>
          <w:rFonts w:eastAsia="Arial" w:cs="Arial"/>
          <w:spacing w:val="1"/>
          <w:szCs w:val="24"/>
        </w:rPr>
        <w:t>u</w:t>
      </w:r>
      <w:r w:rsidRPr="00C50CD3">
        <w:rPr>
          <w:rFonts w:eastAsia="Arial" w:cs="Arial"/>
          <w:spacing w:val="-1"/>
          <w:szCs w:val="24"/>
        </w:rPr>
        <w:t>ag</w:t>
      </w:r>
      <w:r w:rsidRPr="00C50CD3">
        <w:rPr>
          <w:rFonts w:eastAsia="Arial" w:cs="Arial"/>
          <w:spacing w:val="1"/>
          <w:szCs w:val="24"/>
        </w:rPr>
        <w:t>e</w:t>
      </w:r>
      <w:r w:rsidRPr="00C50CD3">
        <w:rPr>
          <w:rFonts w:eastAsia="Arial" w:cs="Arial"/>
          <w:szCs w:val="24"/>
        </w:rPr>
        <w:t>s</w:t>
      </w:r>
      <w:r w:rsidRPr="00C50CD3">
        <w:rPr>
          <w:rFonts w:eastAsia="Arial" w:cs="Arial"/>
          <w:spacing w:val="4"/>
          <w:szCs w:val="24"/>
        </w:rPr>
        <w:t xml:space="preserve"> </w:t>
      </w:r>
      <w:r w:rsidRPr="00C50CD3">
        <w:rPr>
          <w:rFonts w:eastAsia="Arial" w:cs="Arial"/>
          <w:spacing w:val="1"/>
          <w:szCs w:val="24"/>
        </w:rPr>
        <w:t>e</w:t>
      </w:r>
      <w:r w:rsidRPr="00C50CD3">
        <w:rPr>
          <w:rFonts w:eastAsia="Arial" w:cs="Arial"/>
          <w:szCs w:val="24"/>
        </w:rPr>
        <w:t>.</w:t>
      </w:r>
      <w:r w:rsidRPr="00C50CD3">
        <w:rPr>
          <w:rFonts w:eastAsia="Arial" w:cs="Arial"/>
          <w:spacing w:val="-1"/>
          <w:szCs w:val="24"/>
        </w:rPr>
        <w:t>g</w:t>
      </w:r>
      <w:r w:rsidRPr="00C50CD3">
        <w:rPr>
          <w:rFonts w:eastAsia="Arial" w:cs="Arial"/>
          <w:szCs w:val="24"/>
        </w:rPr>
        <w:t>.</w:t>
      </w:r>
      <w:r w:rsidRPr="00C50CD3">
        <w:rPr>
          <w:rFonts w:eastAsia="Arial" w:cs="Arial"/>
          <w:spacing w:val="2"/>
          <w:szCs w:val="24"/>
        </w:rPr>
        <w:t xml:space="preserve"> </w:t>
      </w:r>
      <w:r w:rsidRPr="00C50CD3">
        <w:rPr>
          <w:rFonts w:eastAsia="Arial" w:cs="Arial"/>
          <w:szCs w:val="24"/>
        </w:rPr>
        <w:t>H</w:t>
      </w:r>
      <w:r w:rsidRPr="00C50CD3">
        <w:rPr>
          <w:rFonts w:eastAsia="Arial" w:cs="Arial"/>
          <w:spacing w:val="1"/>
          <w:szCs w:val="24"/>
        </w:rPr>
        <w:t>T</w:t>
      </w:r>
      <w:r w:rsidRPr="00C50CD3">
        <w:rPr>
          <w:rFonts w:eastAsia="Arial" w:cs="Arial"/>
          <w:spacing w:val="-1"/>
          <w:szCs w:val="24"/>
        </w:rPr>
        <w:t>M</w:t>
      </w:r>
      <w:r w:rsidRPr="00C50CD3">
        <w:rPr>
          <w:rFonts w:eastAsia="Arial" w:cs="Arial"/>
          <w:szCs w:val="24"/>
        </w:rPr>
        <w:t>L</w:t>
      </w:r>
    </w:p>
    <w:p w14:paraId="6DA606E1" w14:textId="77777777" w:rsidR="00C2015A" w:rsidRPr="00C50CD3" w:rsidRDefault="00C2015A" w:rsidP="00C2015A">
      <w:pPr>
        <w:ind w:left="233"/>
        <w:rPr>
          <w:rFonts w:eastAsia="Arial" w:cs="Arial"/>
          <w:szCs w:val="24"/>
        </w:rPr>
      </w:pPr>
      <w:r w:rsidRPr="00C50CD3">
        <w:rPr>
          <w:rFonts w:eastAsia="Arial" w:cs="Arial"/>
          <w:szCs w:val="24"/>
        </w:rPr>
        <w:t>1</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4"/>
          <w:szCs w:val="24"/>
        </w:rPr>
        <w:t xml:space="preserve"> </w:t>
      </w:r>
      <w:r w:rsidRPr="00C50CD3">
        <w:rPr>
          <w:rFonts w:eastAsia="Arial" w:cs="Arial"/>
          <w:spacing w:val="1"/>
          <w:szCs w:val="24"/>
        </w:rPr>
        <w:t>u</w:t>
      </w:r>
      <w:r w:rsidRPr="00C50CD3">
        <w:rPr>
          <w:rFonts w:eastAsia="Arial" w:cs="Arial"/>
          <w:szCs w:val="24"/>
        </w:rPr>
        <w:t>sing</w:t>
      </w:r>
      <w:r w:rsidRPr="00C50CD3">
        <w:rPr>
          <w:rFonts w:eastAsia="Arial" w:cs="Arial"/>
          <w:spacing w:val="-1"/>
          <w:szCs w:val="24"/>
        </w:rPr>
        <w:t xml:space="preserve"> </w:t>
      </w:r>
      <w:r w:rsidRPr="00C50CD3">
        <w:rPr>
          <w:rFonts w:eastAsia="Arial" w:cs="Arial"/>
          <w:szCs w:val="24"/>
        </w:rPr>
        <w:t>s</w:t>
      </w:r>
      <w:r w:rsidRPr="00C50CD3">
        <w:rPr>
          <w:rFonts w:eastAsia="Arial" w:cs="Arial"/>
          <w:spacing w:val="1"/>
          <w:szCs w:val="24"/>
        </w:rPr>
        <w:t>t</w:t>
      </w:r>
      <w:r w:rsidRPr="00C50CD3">
        <w:rPr>
          <w:rFonts w:eastAsia="Arial" w:cs="Arial"/>
          <w:szCs w:val="24"/>
        </w:rPr>
        <w:t>ruc</w:t>
      </w:r>
      <w:r w:rsidRPr="00C50CD3">
        <w:rPr>
          <w:rFonts w:eastAsia="Arial" w:cs="Arial"/>
          <w:spacing w:val="-2"/>
          <w:szCs w:val="24"/>
        </w:rPr>
        <w:t>t</w:t>
      </w:r>
      <w:r w:rsidRPr="00C50CD3">
        <w:rPr>
          <w:rFonts w:eastAsia="Arial" w:cs="Arial"/>
          <w:spacing w:val="1"/>
          <w:szCs w:val="24"/>
        </w:rPr>
        <w:t>u</w:t>
      </w:r>
      <w:r w:rsidRPr="00C50CD3">
        <w:rPr>
          <w:rFonts w:eastAsia="Arial" w:cs="Arial"/>
          <w:szCs w:val="24"/>
        </w:rPr>
        <w:t>red</w:t>
      </w:r>
      <w:r w:rsidRPr="00C50CD3">
        <w:rPr>
          <w:rFonts w:eastAsia="Arial" w:cs="Arial"/>
          <w:spacing w:val="-1"/>
          <w:szCs w:val="24"/>
        </w:rPr>
        <w:t xml:space="preserve"> </w:t>
      </w:r>
      <w:r w:rsidRPr="00C50CD3">
        <w:rPr>
          <w:rFonts w:eastAsia="Arial" w:cs="Arial"/>
          <w:spacing w:val="1"/>
          <w:szCs w:val="24"/>
        </w:rPr>
        <w:t>p</w:t>
      </w:r>
      <w:r w:rsidRPr="00C50CD3">
        <w:rPr>
          <w:rFonts w:eastAsia="Arial" w:cs="Arial"/>
          <w:spacing w:val="-3"/>
          <w:szCs w:val="24"/>
        </w:rPr>
        <w:t>r</w:t>
      </w:r>
      <w:r w:rsidRPr="00C50CD3">
        <w:rPr>
          <w:rFonts w:eastAsia="Arial" w:cs="Arial"/>
          <w:spacing w:val="1"/>
          <w:szCs w:val="24"/>
        </w:rPr>
        <w:t>o</w:t>
      </w:r>
      <w:r w:rsidRPr="00C50CD3">
        <w:rPr>
          <w:rFonts w:eastAsia="Arial" w:cs="Arial"/>
          <w:spacing w:val="-1"/>
          <w:szCs w:val="24"/>
        </w:rPr>
        <w:t>g</w:t>
      </w:r>
      <w:r w:rsidRPr="00C50CD3">
        <w:rPr>
          <w:rFonts w:eastAsia="Arial" w:cs="Arial"/>
          <w:szCs w:val="24"/>
        </w:rPr>
        <w:t>ra</w:t>
      </w:r>
      <w:r w:rsidRPr="00C50CD3">
        <w:rPr>
          <w:rFonts w:eastAsia="Arial" w:cs="Arial"/>
          <w:spacing w:val="2"/>
          <w:szCs w:val="24"/>
        </w:rPr>
        <w:t>m</w:t>
      </w:r>
      <w:r w:rsidRPr="00C50CD3">
        <w:rPr>
          <w:rFonts w:eastAsia="Arial" w:cs="Arial"/>
          <w:spacing w:val="1"/>
          <w:szCs w:val="24"/>
        </w:rPr>
        <w:t>m</w:t>
      </w:r>
      <w:r w:rsidRPr="00C50CD3">
        <w:rPr>
          <w:rFonts w:eastAsia="Arial" w:cs="Arial"/>
          <w:szCs w:val="24"/>
        </w:rPr>
        <w:t>ing</w:t>
      </w:r>
      <w:r w:rsidRPr="00C50CD3">
        <w:rPr>
          <w:rFonts w:eastAsia="Arial" w:cs="Arial"/>
          <w:spacing w:val="-1"/>
          <w:szCs w:val="24"/>
        </w:rPr>
        <w:t xml:space="preserve"> </w:t>
      </w:r>
      <w:r w:rsidRPr="00C50CD3">
        <w:rPr>
          <w:rFonts w:eastAsia="Arial" w:cs="Arial"/>
          <w:szCs w:val="24"/>
        </w:rPr>
        <w:t>l</w:t>
      </w:r>
      <w:r w:rsidRPr="00C50CD3">
        <w:rPr>
          <w:rFonts w:eastAsia="Arial" w:cs="Arial"/>
          <w:spacing w:val="-1"/>
          <w:szCs w:val="24"/>
        </w:rPr>
        <w:t>a</w:t>
      </w:r>
      <w:r w:rsidRPr="00C50CD3">
        <w:rPr>
          <w:rFonts w:eastAsia="Arial" w:cs="Arial"/>
          <w:spacing w:val="1"/>
          <w:szCs w:val="24"/>
        </w:rPr>
        <w:t>n</w:t>
      </w:r>
      <w:r w:rsidRPr="00C50CD3">
        <w:rPr>
          <w:rFonts w:eastAsia="Arial" w:cs="Arial"/>
          <w:spacing w:val="-1"/>
          <w:szCs w:val="24"/>
        </w:rPr>
        <w:t>g</w:t>
      </w:r>
      <w:r w:rsidRPr="00C50CD3">
        <w:rPr>
          <w:rFonts w:eastAsia="Arial" w:cs="Arial"/>
          <w:spacing w:val="1"/>
          <w:szCs w:val="24"/>
        </w:rPr>
        <w:t>ua</w:t>
      </w:r>
      <w:r w:rsidRPr="00C50CD3">
        <w:rPr>
          <w:rFonts w:eastAsia="Arial" w:cs="Arial"/>
          <w:spacing w:val="-1"/>
          <w:szCs w:val="24"/>
        </w:rPr>
        <w:t>g</w:t>
      </w:r>
      <w:r w:rsidRPr="00C50CD3">
        <w:rPr>
          <w:rFonts w:eastAsia="Arial" w:cs="Arial"/>
          <w:szCs w:val="24"/>
        </w:rPr>
        <w:t>e</w:t>
      </w:r>
      <w:r w:rsidRPr="00C50CD3">
        <w:rPr>
          <w:rFonts w:eastAsia="Arial" w:cs="Arial"/>
          <w:spacing w:val="5"/>
          <w:szCs w:val="24"/>
        </w:rPr>
        <w:t xml:space="preserve"> </w:t>
      </w:r>
      <w:r w:rsidRPr="00C50CD3">
        <w:rPr>
          <w:rFonts w:eastAsia="Arial" w:cs="Arial"/>
          <w:spacing w:val="-1"/>
          <w:szCs w:val="24"/>
        </w:rPr>
        <w:t>e</w:t>
      </w:r>
      <w:r w:rsidRPr="00C50CD3">
        <w:rPr>
          <w:rFonts w:eastAsia="Arial" w:cs="Arial"/>
          <w:szCs w:val="24"/>
        </w:rPr>
        <w:t>.</w:t>
      </w:r>
      <w:r w:rsidRPr="00C50CD3">
        <w:rPr>
          <w:rFonts w:eastAsia="Arial" w:cs="Arial"/>
          <w:spacing w:val="-1"/>
          <w:szCs w:val="24"/>
        </w:rPr>
        <w:t>g</w:t>
      </w:r>
      <w:r w:rsidRPr="00C50CD3">
        <w:rPr>
          <w:rFonts w:eastAsia="Arial" w:cs="Arial"/>
          <w:szCs w:val="24"/>
        </w:rPr>
        <w:t>.</w:t>
      </w:r>
      <w:r w:rsidRPr="00C50CD3">
        <w:rPr>
          <w:rFonts w:eastAsia="Arial" w:cs="Arial"/>
          <w:spacing w:val="1"/>
          <w:szCs w:val="24"/>
        </w:rPr>
        <w:t xml:space="preserve"> </w:t>
      </w:r>
      <w:r w:rsidRPr="00C50CD3">
        <w:rPr>
          <w:rFonts w:eastAsia="Arial" w:cs="Arial"/>
          <w:szCs w:val="24"/>
        </w:rPr>
        <w:t>P</w:t>
      </w:r>
      <w:r w:rsidRPr="00C50CD3">
        <w:rPr>
          <w:rFonts w:eastAsia="Arial" w:cs="Arial"/>
          <w:spacing w:val="1"/>
          <w:szCs w:val="24"/>
        </w:rPr>
        <w:t>a</w:t>
      </w:r>
      <w:r w:rsidRPr="00C50CD3">
        <w:rPr>
          <w:rFonts w:eastAsia="Arial" w:cs="Arial"/>
          <w:szCs w:val="24"/>
        </w:rPr>
        <w:t>sc</w:t>
      </w:r>
      <w:r w:rsidRPr="00C50CD3">
        <w:rPr>
          <w:rFonts w:eastAsia="Arial" w:cs="Arial"/>
          <w:spacing w:val="1"/>
          <w:szCs w:val="24"/>
        </w:rPr>
        <w:t>a</w:t>
      </w:r>
      <w:r w:rsidRPr="00C50CD3">
        <w:rPr>
          <w:rFonts w:eastAsia="Arial" w:cs="Arial"/>
          <w:szCs w:val="24"/>
        </w:rPr>
        <w:t>l</w:t>
      </w:r>
    </w:p>
    <w:p w14:paraId="1562E2D6" w14:textId="77777777" w:rsidR="00C2015A" w:rsidRPr="00C50CD3" w:rsidRDefault="00C2015A" w:rsidP="00C2015A">
      <w:pPr>
        <w:ind w:left="233"/>
        <w:rPr>
          <w:rFonts w:eastAsia="Arial" w:cs="Arial"/>
          <w:szCs w:val="24"/>
        </w:rPr>
      </w:pPr>
      <w:r w:rsidRPr="00C50CD3">
        <w:rPr>
          <w:rFonts w:eastAsia="Arial" w:cs="Arial"/>
          <w:szCs w:val="24"/>
        </w:rPr>
        <w:t>2</w:t>
      </w:r>
      <w:r w:rsidRPr="00C50CD3">
        <w:rPr>
          <w:rFonts w:eastAsia="Arial" w:cs="Arial"/>
          <w:spacing w:val="1"/>
          <w:szCs w:val="24"/>
        </w:rPr>
        <w:t xml:space="preserve"> </w:t>
      </w:r>
      <w:r w:rsidRPr="00C50CD3">
        <w:rPr>
          <w:rFonts w:eastAsia="Arial" w:cs="Arial"/>
          <w:spacing w:val="-2"/>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u</w:t>
      </w:r>
      <w:r w:rsidRPr="00C50CD3">
        <w:rPr>
          <w:rFonts w:eastAsia="Arial" w:cs="Arial"/>
          <w:szCs w:val="24"/>
        </w:rPr>
        <w:t>sing</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O</w:t>
      </w:r>
      <w:r w:rsidRPr="00C50CD3">
        <w:rPr>
          <w:rFonts w:eastAsia="Arial" w:cs="Arial"/>
          <w:spacing w:val="-2"/>
          <w:szCs w:val="24"/>
        </w:rPr>
        <w:t xml:space="preserve"> </w:t>
      </w:r>
      <w:r w:rsidRPr="00C50CD3">
        <w:rPr>
          <w:rFonts w:eastAsia="Arial" w:cs="Arial"/>
          <w:spacing w:val="1"/>
          <w:szCs w:val="24"/>
        </w:rPr>
        <w:t>p</w:t>
      </w:r>
      <w:r w:rsidRPr="00C50CD3">
        <w:rPr>
          <w:rFonts w:eastAsia="Arial" w:cs="Arial"/>
          <w:szCs w:val="24"/>
        </w:rPr>
        <w:t>ro</w:t>
      </w:r>
      <w:r w:rsidRPr="00C50CD3">
        <w:rPr>
          <w:rFonts w:eastAsia="Arial" w:cs="Arial"/>
          <w:spacing w:val="-1"/>
          <w:szCs w:val="24"/>
        </w:rPr>
        <w:t>g</w:t>
      </w:r>
      <w:r w:rsidRPr="00C50CD3">
        <w:rPr>
          <w:rFonts w:eastAsia="Arial" w:cs="Arial"/>
          <w:szCs w:val="24"/>
        </w:rPr>
        <w:t>ram</w:t>
      </w:r>
      <w:r w:rsidRPr="00C50CD3">
        <w:rPr>
          <w:rFonts w:eastAsia="Arial" w:cs="Arial"/>
          <w:spacing w:val="1"/>
          <w:szCs w:val="24"/>
        </w:rPr>
        <w:t>m</w:t>
      </w:r>
      <w:r w:rsidRPr="00C50CD3">
        <w:rPr>
          <w:rFonts w:eastAsia="Arial" w:cs="Arial"/>
          <w:szCs w:val="24"/>
        </w:rPr>
        <w:t>ing</w:t>
      </w:r>
      <w:r w:rsidRPr="00C50CD3">
        <w:rPr>
          <w:rFonts w:eastAsia="Arial" w:cs="Arial"/>
          <w:spacing w:val="-1"/>
          <w:szCs w:val="24"/>
        </w:rPr>
        <w:t xml:space="preserve"> </w:t>
      </w:r>
      <w:r w:rsidRPr="00C50CD3">
        <w:rPr>
          <w:rFonts w:eastAsia="Arial" w:cs="Arial"/>
          <w:szCs w:val="24"/>
        </w:rPr>
        <w:t>l</w:t>
      </w:r>
      <w:r w:rsidRPr="00C50CD3">
        <w:rPr>
          <w:rFonts w:eastAsia="Arial" w:cs="Arial"/>
          <w:spacing w:val="1"/>
          <w:szCs w:val="24"/>
        </w:rPr>
        <w:t>an</w:t>
      </w:r>
      <w:r w:rsidRPr="00C50CD3">
        <w:rPr>
          <w:rFonts w:eastAsia="Arial" w:cs="Arial"/>
          <w:spacing w:val="-1"/>
          <w:szCs w:val="24"/>
        </w:rPr>
        <w:t>g</w:t>
      </w:r>
      <w:r w:rsidRPr="00C50CD3">
        <w:rPr>
          <w:rFonts w:eastAsia="Arial" w:cs="Arial"/>
          <w:spacing w:val="1"/>
          <w:szCs w:val="24"/>
        </w:rPr>
        <w:t>ua</w:t>
      </w:r>
      <w:r w:rsidRPr="00C50CD3">
        <w:rPr>
          <w:rFonts w:eastAsia="Arial" w:cs="Arial"/>
          <w:spacing w:val="-1"/>
          <w:szCs w:val="24"/>
        </w:rPr>
        <w:t>g</w:t>
      </w:r>
      <w:r w:rsidRPr="00C50CD3">
        <w:rPr>
          <w:rFonts w:eastAsia="Arial" w:cs="Arial"/>
          <w:szCs w:val="24"/>
        </w:rPr>
        <w:t>e</w:t>
      </w:r>
      <w:r w:rsidRPr="00C50CD3">
        <w:rPr>
          <w:rFonts w:eastAsia="Arial" w:cs="Arial"/>
          <w:spacing w:val="5"/>
          <w:szCs w:val="24"/>
        </w:rPr>
        <w:t xml:space="preserve"> </w:t>
      </w:r>
      <w:r w:rsidRPr="00C50CD3">
        <w:rPr>
          <w:rFonts w:eastAsia="Arial" w:cs="Arial"/>
          <w:spacing w:val="-1"/>
          <w:szCs w:val="24"/>
        </w:rPr>
        <w:t>e</w:t>
      </w:r>
      <w:r w:rsidRPr="00C50CD3">
        <w:rPr>
          <w:rFonts w:eastAsia="Arial" w:cs="Arial"/>
          <w:szCs w:val="24"/>
        </w:rPr>
        <w:t>.</w:t>
      </w:r>
      <w:r w:rsidRPr="00C50CD3">
        <w:rPr>
          <w:rFonts w:eastAsia="Arial" w:cs="Arial"/>
          <w:spacing w:val="-1"/>
          <w:szCs w:val="24"/>
        </w:rPr>
        <w:t>g</w:t>
      </w:r>
      <w:r w:rsidRPr="00C50CD3">
        <w:rPr>
          <w:rFonts w:eastAsia="Arial" w:cs="Arial"/>
          <w:szCs w:val="24"/>
        </w:rPr>
        <w:t>.</w:t>
      </w:r>
      <w:r w:rsidRPr="00C50CD3">
        <w:rPr>
          <w:rFonts w:eastAsia="Arial" w:cs="Arial"/>
          <w:spacing w:val="1"/>
          <w:szCs w:val="24"/>
        </w:rPr>
        <w:t xml:space="preserve"> </w:t>
      </w:r>
      <w:r w:rsidRPr="00C50CD3">
        <w:rPr>
          <w:rFonts w:eastAsia="Arial" w:cs="Arial"/>
          <w:szCs w:val="24"/>
        </w:rPr>
        <w:t>C</w:t>
      </w:r>
    </w:p>
    <w:p w14:paraId="0DA4D5A1" w14:textId="77777777" w:rsidR="00C2015A" w:rsidRPr="00C50CD3" w:rsidRDefault="00C2015A" w:rsidP="00C2015A">
      <w:pPr>
        <w:ind w:left="233"/>
        <w:rPr>
          <w:rFonts w:eastAsia="Arial" w:cs="Arial"/>
          <w:szCs w:val="24"/>
        </w:rPr>
      </w:pPr>
      <w:r w:rsidRPr="00C50CD3">
        <w:rPr>
          <w:rFonts w:eastAsia="Arial" w:cs="Arial"/>
          <w:szCs w:val="24"/>
        </w:rPr>
        <w:t>3</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4"/>
          <w:szCs w:val="24"/>
        </w:rPr>
        <w:t xml:space="preserve"> </w:t>
      </w:r>
      <w:r w:rsidRPr="00C50CD3">
        <w:rPr>
          <w:rFonts w:eastAsia="Arial" w:cs="Arial"/>
          <w:spacing w:val="1"/>
          <w:szCs w:val="24"/>
        </w:rPr>
        <w:t>u</w:t>
      </w:r>
      <w:r w:rsidRPr="00C50CD3">
        <w:rPr>
          <w:rFonts w:eastAsia="Arial" w:cs="Arial"/>
          <w:szCs w:val="24"/>
        </w:rPr>
        <w:t>sing OO</w:t>
      </w:r>
      <w:r w:rsidRPr="00C50CD3">
        <w:rPr>
          <w:rFonts w:eastAsia="Arial" w:cs="Arial"/>
          <w:spacing w:val="-1"/>
          <w:szCs w:val="24"/>
        </w:rPr>
        <w:t xml:space="preserve"> </w:t>
      </w:r>
      <w:r w:rsidRPr="00C50CD3">
        <w:rPr>
          <w:rFonts w:eastAsia="Arial" w:cs="Arial"/>
          <w:spacing w:val="1"/>
          <w:szCs w:val="24"/>
        </w:rPr>
        <w:t>p</w:t>
      </w:r>
      <w:r w:rsidRPr="00C50CD3">
        <w:rPr>
          <w:rFonts w:eastAsia="Arial" w:cs="Arial"/>
          <w:szCs w:val="24"/>
        </w:rPr>
        <w:t>ro</w:t>
      </w:r>
      <w:r w:rsidRPr="00C50CD3">
        <w:rPr>
          <w:rFonts w:eastAsia="Arial" w:cs="Arial"/>
          <w:spacing w:val="-1"/>
          <w:szCs w:val="24"/>
        </w:rPr>
        <w:t>g</w:t>
      </w:r>
      <w:r w:rsidRPr="00C50CD3">
        <w:rPr>
          <w:rFonts w:eastAsia="Arial" w:cs="Arial"/>
          <w:szCs w:val="24"/>
        </w:rPr>
        <w:t>ram</w:t>
      </w:r>
      <w:r w:rsidRPr="00C50CD3">
        <w:rPr>
          <w:rFonts w:eastAsia="Arial" w:cs="Arial"/>
          <w:spacing w:val="1"/>
          <w:szCs w:val="24"/>
        </w:rPr>
        <w:t>m</w:t>
      </w:r>
      <w:r w:rsidRPr="00C50CD3">
        <w:rPr>
          <w:rFonts w:eastAsia="Arial" w:cs="Arial"/>
          <w:szCs w:val="24"/>
        </w:rPr>
        <w:t>ing</w:t>
      </w:r>
      <w:r w:rsidRPr="00C50CD3">
        <w:rPr>
          <w:rFonts w:eastAsia="Arial" w:cs="Arial"/>
          <w:spacing w:val="-1"/>
          <w:szCs w:val="24"/>
        </w:rPr>
        <w:t xml:space="preserve"> </w:t>
      </w:r>
      <w:r w:rsidRPr="00C50CD3">
        <w:rPr>
          <w:rFonts w:eastAsia="Arial" w:cs="Arial"/>
          <w:szCs w:val="24"/>
        </w:rPr>
        <w:t>l</w:t>
      </w:r>
      <w:r w:rsidRPr="00C50CD3">
        <w:rPr>
          <w:rFonts w:eastAsia="Arial" w:cs="Arial"/>
          <w:spacing w:val="1"/>
          <w:szCs w:val="24"/>
        </w:rPr>
        <w:t>an</w:t>
      </w:r>
      <w:r w:rsidRPr="00C50CD3">
        <w:rPr>
          <w:rFonts w:eastAsia="Arial" w:cs="Arial"/>
          <w:spacing w:val="-1"/>
          <w:szCs w:val="24"/>
        </w:rPr>
        <w:t>g</w:t>
      </w:r>
      <w:r w:rsidRPr="00C50CD3">
        <w:rPr>
          <w:rFonts w:eastAsia="Arial" w:cs="Arial"/>
          <w:spacing w:val="1"/>
          <w:szCs w:val="24"/>
        </w:rPr>
        <w:t>ua</w:t>
      </w:r>
      <w:r w:rsidRPr="00C50CD3">
        <w:rPr>
          <w:rFonts w:eastAsia="Arial" w:cs="Arial"/>
          <w:spacing w:val="-1"/>
          <w:szCs w:val="24"/>
        </w:rPr>
        <w:t>g</w:t>
      </w:r>
      <w:r w:rsidRPr="00C50CD3">
        <w:rPr>
          <w:rFonts w:eastAsia="Arial" w:cs="Arial"/>
          <w:szCs w:val="24"/>
        </w:rPr>
        <w:t>e</w:t>
      </w:r>
      <w:r w:rsidRPr="00C50CD3">
        <w:rPr>
          <w:rFonts w:eastAsia="Arial" w:cs="Arial"/>
          <w:spacing w:val="4"/>
          <w:szCs w:val="24"/>
        </w:rPr>
        <w:t xml:space="preserve"> </w:t>
      </w:r>
      <w:r w:rsidRPr="00C50CD3">
        <w:rPr>
          <w:rFonts w:eastAsia="Arial" w:cs="Arial"/>
          <w:spacing w:val="-3"/>
          <w:szCs w:val="24"/>
        </w:rPr>
        <w:t>w</w:t>
      </w:r>
      <w:r w:rsidRPr="00C50CD3">
        <w:rPr>
          <w:rFonts w:eastAsia="Arial" w:cs="Arial"/>
          <w:szCs w:val="24"/>
        </w:rPr>
        <w:t>ith</w:t>
      </w:r>
      <w:r w:rsidRPr="00C50CD3">
        <w:rPr>
          <w:rFonts w:eastAsia="Arial" w:cs="Arial"/>
          <w:spacing w:val="-1"/>
          <w:szCs w:val="24"/>
        </w:rPr>
        <w:t xml:space="preserve"> </w:t>
      </w:r>
      <w:r w:rsidRPr="00C50CD3">
        <w:rPr>
          <w:rFonts w:eastAsia="Arial" w:cs="Arial"/>
          <w:spacing w:val="3"/>
          <w:szCs w:val="24"/>
        </w:rPr>
        <w:t>f</w:t>
      </w:r>
      <w:r w:rsidRPr="00C50CD3">
        <w:rPr>
          <w:rFonts w:eastAsia="Arial" w:cs="Arial"/>
          <w:spacing w:val="1"/>
          <w:szCs w:val="24"/>
        </w:rPr>
        <w:t>u</w:t>
      </w:r>
      <w:r w:rsidRPr="00C50CD3">
        <w:rPr>
          <w:rFonts w:eastAsia="Arial" w:cs="Arial"/>
          <w:szCs w:val="24"/>
        </w:rPr>
        <w:t>ll</w:t>
      </w:r>
      <w:r w:rsidRPr="00C50CD3">
        <w:rPr>
          <w:rFonts w:eastAsia="Arial" w:cs="Arial"/>
          <w:spacing w:val="-3"/>
          <w:szCs w:val="24"/>
        </w:rPr>
        <w:t xml:space="preserve"> </w:t>
      </w:r>
      <w:r w:rsidRPr="00C50CD3">
        <w:rPr>
          <w:rFonts w:eastAsia="Arial" w:cs="Arial"/>
          <w:spacing w:val="1"/>
          <w:szCs w:val="24"/>
        </w:rPr>
        <w:t>O</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c</w:t>
      </w:r>
      <w:r w:rsidRPr="00C50CD3">
        <w:rPr>
          <w:rFonts w:eastAsia="Arial" w:cs="Arial"/>
          <w:spacing w:val="-1"/>
          <w:szCs w:val="24"/>
        </w:rPr>
        <w:t>a</w:t>
      </w:r>
      <w:r w:rsidRPr="00C50CD3">
        <w:rPr>
          <w:rFonts w:eastAsia="Arial" w:cs="Arial"/>
          <w:spacing w:val="1"/>
          <w:szCs w:val="24"/>
        </w:rPr>
        <w:t>pab</w:t>
      </w:r>
      <w:r w:rsidRPr="00C50CD3">
        <w:rPr>
          <w:rFonts w:eastAsia="Arial" w:cs="Arial"/>
          <w:szCs w:val="24"/>
        </w:rPr>
        <w:t>i</w:t>
      </w:r>
      <w:r w:rsidRPr="00C50CD3">
        <w:rPr>
          <w:rFonts w:eastAsia="Arial" w:cs="Arial"/>
          <w:spacing w:val="-1"/>
          <w:szCs w:val="24"/>
        </w:rPr>
        <w:t>l</w:t>
      </w:r>
      <w:r w:rsidRPr="00C50CD3">
        <w:rPr>
          <w:rFonts w:eastAsia="Arial" w:cs="Arial"/>
          <w:szCs w:val="24"/>
        </w:rPr>
        <w:t>ity</w:t>
      </w:r>
      <w:r w:rsidRPr="00C50CD3">
        <w:rPr>
          <w:rFonts w:eastAsia="Arial" w:cs="Arial"/>
          <w:spacing w:val="-2"/>
          <w:szCs w:val="24"/>
        </w:rPr>
        <w:t xml:space="preserve"> </w:t>
      </w:r>
      <w:r w:rsidRPr="00C50CD3">
        <w:rPr>
          <w:rFonts w:eastAsia="Arial" w:cs="Arial"/>
          <w:spacing w:val="1"/>
          <w:szCs w:val="24"/>
        </w:rPr>
        <w:t>an</w:t>
      </w:r>
      <w:r w:rsidRPr="00C50CD3">
        <w:rPr>
          <w:rFonts w:eastAsia="Arial" w:cs="Arial"/>
          <w:szCs w:val="24"/>
        </w:rPr>
        <w:t>d</w:t>
      </w:r>
      <w:r w:rsidRPr="00C50CD3">
        <w:rPr>
          <w:rFonts w:eastAsia="Arial" w:cs="Arial"/>
          <w:spacing w:val="-1"/>
          <w:szCs w:val="24"/>
        </w:rPr>
        <w:t xml:space="preserve"> </w:t>
      </w:r>
      <w:r w:rsidRPr="00C50CD3">
        <w:rPr>
          <w:rFonts w:eastAsia="Arial" w:cs="Arial"/>
          <w:spacing w:val="1"/>
          <w:szCs w:val="24"/>
        </w:rPr>
        <w:t>ad</w:t>
      </w:r>
      <w:r w:rsidRPr="00C50CD3">
        <w:rPr>
          <w:rFonts w:eastAsia="Arial" w:cs="Arial"/>
          <w:spacing w:val="-2"/>
          <w:szCs w:val="24"/>
        </w:rPr>
        <w:t>v</w:t>
      </w:r>
      <w:r w:rsidRPr="00C50CD3">
        <w:rPr>
          <w:rFonts w:eastAsia="Arial" w:cs="Arial"/>
          <w:spacing w:val="1"/>
          <w:szCs w:val="24"/>
        </w:rPr>
        <w:t>an</w:t>
      </w:r>
      <w:r w:rsidRPr="00C50CD3">
        <w:rPr>
          <w:rFonts w:eastAsia="Arial" w:cs="Arial"/>
          <w:szCs w:val="24"/>
        </w:rPr>
        <w:t>c</w:t>
      </w:r>
      <w:r w:rsidRPr="00C50CD3">
        <w:rPr>
          <w:rFonts w:eastAsia="Arial" w:cs="Arial"/>
          <w:spacing w:val="-1"/>
          <w:szCs w:val="24"/>
        </w:rPr>
        <w:t>e</w:t>
      </w:r>
      <w:r w:rsidRPr="00C50CD3">
        <w:rPr>
          <w:rFonts w:eastAsia="Arial" w:cs="Arial"/>
          <w:szCs w:val="24"/>
        </w:rPr>
        <w:t>d</w:t>
      </w:r>
      <w:r w:rsidRPr="00C50CD3">
        <w:rPr>
          <w:rFonts w:eastAsia="Arial" w:cs="Arial"/>
          <w:spacing w:val="-1"/>
          <w:szCs w:val="24"/>
        </w:rPr>
        <w:t xml:space="preserve"> </w:t>
      </w:r>
      <w:r w:rsidRPr="00C50CD3">
        <w:rPr>
          <w:rFonts w:eastAsia="Arial" w:cs="Arial"/>
          <w:spacing w:val="3"/>
          <w:szCs w:val="24"/>
        </w:rPr>
        <w:t>f</w:t>
      </w:r>
      <w:r w:rsidRPr="00C50CD3">
        <w:rPr>
          <w:rFonts w:eastAsia="Arial" w:cs="Arial"/>
          <w:spacing w:val="-1"/>
          <w:szCs w:val="24"/>
        </w:rPr>
        <w:t>e</w:t>
      </w:r>
      <w:r w:rsidRPr="00C50CD3">
        <w:rPr>
          <w:rFonts w:eastAsia="Arial" w:cs="Arial"/>
          <w:spacing w:val="1"/>
          <w:szCs w:val="24"/>
        </w:rPr>
        <w:t>a</w:t>
      </w:r>
      <w:r w:rsidRPr="00C50CD3">
        <w:rPr>
          <w:rFonts w:eastAsia="Arial" w:cs="Arial"/>
          <w:szCs w:val="24"/>
        </w:rPr>
        <w:t>t</w:t>
      </w:r>
      <w:r w:rsidRPr="00C50CD3">
        <w:rPr>
          <w:rFonts w:eastAsia="Arial" w:cs="Arial"/>
          <w:spacing w:val="1"/>
          <w:szCs w:val="24"/>
        </w:rPr>
        <w:t>u</w:t>
      </w:r>
      <w:r w:rsidRPr="00C50CD3">
        <w:rPr>
          <w:rFonts w:eastAsia="Arial" w:cs="Arial"/>
          <w:szCs w:val="24"/>
        </w:rPr>
        <w:t>res</w:t>
      </w:r>
      <w:r w:rsidRPr="00C50CD3">
        <w:rPr>
          <w:rFonts w:eastAsia="Arial" w:cs="Arial"/>
          <w:spacing w:val="4"/>
          <w:szCs w:val="24"/>
        </w:rPr>
        <w:t xml:space="preserve"> </w:t>
      </w:r>
      <w:r w:rsidRPr="00C50CD3">
        <w:rPr>
          <w:rFonts w:eastAsia="Arial" w:cs="Arial"/>
          <w:spacing w:val="1"/>
          <w:szCs w:val="24"/>
        </w:rPr>
        <w:t>e</w:t>
      </w:r>
      <w:r w:rsidRPr="00C50CD3">
        <w:rPr>
          <w:rFonts w:eastAsia="Arial" w:cs="Arial"/>
          <w:szCs w:val="24"/>
        </w:rPr>
        <w:t>.</w:t>
      </w:r>
      <w:r w:rsidRPr="00C50CD3">
        <w:rPr>
          <w:rFonts w:eastAsia="Arial" w:cs="Arial"/>
          <w:spacing w:val="-1"/>
          <w:szCs w:val="24"/>
        </w:rPr>
        <w:t>g</w:t>
      </w:r>
      <w:r w:rsidRPr="00C50CD3">
        <w:rPr>
          <w:rFonts w:eastAsia="Arial" w:cs="Arial"/>
          <w:szCs w:val="24"/>
        </w:rPr>
        <w:t>.</w:t>
      </w:r>
      <w:r w:rsidRPr="00C50CD3">
        <w:rPr>
          <w:rFonts w:eastAsia="Arial" w:cs="Arial"/>
          <w:spacing w:val="1"/>
          <w:szCs w:val="24"/>
        </w:rPr>
        <w:t xml:space="preserve"> </w:t>
      </w:r>
      <w:r w:rsidRPr="00C50CD3">
        <w:rPr>
          <w:rFonts w:eastAsia="Arial" w:cs="Arial"/>
          <w:szCs w:val="24"/>
        </w:rPr>
        <w:t>C</w:t>
      </w:r>
      <w:r w:rsidRPr="00C50CD3">
        <w:rPr>
          <w:rFonts w:eastAsia="Arial" w:cs="Arial"/>
          <w:spacing w:val="-1"/>
          <w:szCs w:val="24"/>
        </w:rPr>
        <w:t>++</w:t>
      </w:r>
    </w:p>
    <w:p w14:paraId="07A44993" w14:textId="77777777" w:rsidR="00C2015A" w:rsidRPr="00C50CD3" w:rsidRDefault="00C2015A" w:rsidP="00C2015A">
      <w:pPr>
        <w:ind w:left="233"/>
        <w:rPr>
          <w:rFonts w:eastAsia="Arial" w:cs="Arial"/>
          <w:szCs w:val="24"/>
        </w:rPr>
      </w:pPr>
      <w:r w:rsidRPr="00C50CD3">
        <w:rPr>
          <w:rFonts w:eastAsia="Arial" w:cs="Arial"/>
          <w:szCs w:val="24"/>
        </w:rPr>
        <w:t>4</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u</w:t>
      </w:r>
      <w:r w:rsidRPr="00C50CD3">
        <w:rPr>
          <w:rFonts w:eastAsia="Arial" w:cs="Arial"/>
          <w:szCs w:val="24"/>
        </w:rPr>
        <w:t xml:space="preserve">sing </w:t>
      </w:r>
      <w:r w:rsidRPr="00C50CD3">
        <w:rPr>
          <w:rFonts w:eastAsia="Arial" w:cs="Arial"/>
          <w:spacing w:val="1"/>
          <w:szCs w:val="24"/>
        </w:rPr>
        <w:t>e</w:t>
      </w:r>
      <w:r w:rsidRPr="00C50CD3">
        <w:rPr>
          <w:rFonts w:eastAsia="Arial" w:cs="Arial"/>
          <w:spacing w:val="-2"/>
          <w:szCs w:val="24"/>
        </w:rPr>
        <w:t>v</w:t>
      </w:r>
      <w:r w:rsidRPr="00C50CD3">
        <w:rPr>
          <w:rFonts w:eastAsia="Arial" w:cs="Arial"/>
          <w:spacing w:val="1"/>
          <w:szCs w:val="24"/>
        </w:rPr>
        <w:t>en</w:t>
      </w:r>
      <w:r w:rsidRPr="00C50CD3">
        <w:rPr>
          <w:rFonts w:eastAsia="Arial" w:cs="Arial"/>
          <w:szCs w:val="24"/>
        </w:rPr>
        <w:t>t</w:t>
      </w:r>
      <w:r w:rsidRPr="00C50CD3">
        <w:rPr>
          <w:rFonts w:eastAsia="Arial" w:cs="Arial"/>
          <w:spacing w:val="-2"/>
          <w:szCs w:val="24"/>
        </w:rPr>
        <w:t xml:space="preserve"> </w:t>
      </w:r>
      <w:r w:rsidRPr="00C50CD3">
        <w:rPr>
          <w:rFonts w:eastAsia="Arial" w:cs="Arial"/>
          <w:spacing w:val="1"/>
          <w:szCs w:val="24"/>
        </w:rPr>
        <w:t>d</w:t>
      </w:r>
      <w:r w:rsidRPr="00C50CD3">
        <w:rPr>
          <w:rFonts w:eastAsia="Arial" w:cs="Arial"/>
          <w:szCs w:val="24"/>
        </w:rPr>
        <w:t>r</w:t>
      </w:r>
      <w:r w:rsidRPr="00C50CD3">
        <w:rPr>
          <w:rFonts w:eastAsia="Arial" w:cs="Arial"/>
          <w:spacing w:val="-1"/>
          <w:szCs w:val="24"/>
        </w:rPr>
        <w:t>i</w:t>
      </w:r>
      <w:r w:rsidRPr="00C50CD3">
        <w:rPr>
          <w:rFonts w:eastAsia="Arial" w:cs="Arial"/>
          <w:spacing w:val="-2"/>
          <w:szCs w:val="24"/>
        </w:rPr>
        <w:t>v</w:t>
      </w:r>
      <w:r w:rsidRPr="00C50CD3">
        <w:rPr>
          <w:rFonts w:eastAsia="Arial" w:cs="Arial"/>
          <w:spacing w:val="1"/>
          <w:szCs w:val="24"/>
        </w:rPr>
        <w:t>e</w:t>
      </w:r>
      <w:r w:rsidRPr="00C50CD3">
        <w:rPr>
          <w:rFonts w:eastAsia="Arial" w:cs="Arial"/>
          <w:szCs w:val="24"/>
        </w:rPr>
        <w:t>n</w:t>
      </w:r>
      <w:r w:rsidRPr="00C50CD3">
        <w:rPr>
          <w:rFonts w:eastAsia="Arial" w:cs="Arial"/>
          <w:spacing w:val="1"/>
          <w:szCs w:val="24"/>
        </w:rPr>
        <w:t xml:space="preserve"> O</w:t>
      </w:r>
      <w:r w:rsidRPr="00C50CD3">
        <w:rPr>
          <w:rFonts w:eastAsia="Arial" w:cs="Arial"/>
          <w:szCs w:val="24"/>
        </w:rPr>
        <w:t>O</w:t>
      </w:r>
      <w:r w:rsidRPr="00C50CD3">
        <w:rPr>
          <w:rFonts w:eastAsia="Arial" w:cs="Arial"/>
          <w:spacing w:val="1"/>
          <w:szCs w:val="24"/>
        </w:rPr>
        <w:t xml:space="preserve"> p</w:t>
      </w:r>
      <w:r w:rsidRPr="00C50CD3">
        <w:rPr>
          <w:rFonts w:eastAsia="Arial" w:cs="Arial"/>
          <w:szCs w:val="24"/>
        </w:rPr>
        <w:t>ro</w:t>
      </w:r>
      <w:r w:rsidRPr="00C50CD3">
        <w:rPr>
          <w:rFonts w:eastAsia="Arial" w:cs="Arial"/>
          <w:spacing w:val="-1"/>
          <w:szCs w:val="24"/>
        </w:rPr>
        <w:t>g</w:t>
      </w:r>
      <w:r w:rsidRPr="00C50CD3">
        <w:rPr>
          <w:rFonts w:eastAsia="Arial" w:cs="Arial"/>
          <w:szCs w:val="24"/>
        </w:rPr>
        <w:t>ram</w:t>
      </w:r>
      <w:r w:rsidRPr="00C50CD3">
        <w:rPr>
          <w:rFonts w:eastAsia="Arial" w:cs="Arial"/>
          <w:spacing w:val="1"/>
          <w:szCs w:val="24"/>
        </w:rPr>
        <w:t>m</w:t>
      </w:r>
      <w:r w:rsidRPr="00C50CD3">
        <w:rPr>
          <w:rFonts w:eastAsia="Arial" w:cs="Arial"/>
          <w:szCs w:val="24"/>
        </w:rPr>
        <w:t>ing</w:t>
      </w:r>
      <w:r w:rsidRPr="00C50CD3">
        <w:rPr>
          <w:rFonts w:eastAsia="Arial" w:cs="Arial"/>
          <w:spacing w:val="-1"/>
          <w:szCs w:val="24"/>
        </w:rPr>
        <w:t xml:space="preserve"> </w:t>
      </w:r>
      <w:r w:rsidRPr="00C50CD3">
        <w:rPr>
          <w:rFonts w:eastAsia="Arial" w:cs="Arial"/>
          <w:szCs w:val="24"/>
        </w:rPr>
        <w:t>l</w:t>
      </w:r>
      <w:r w:rsidRPr="00C50CD3">
        <w:rPr>
          <w:rFonts w:eastAsia="Arial" w:cs="Arial"/>
          <w:spacing w:val="1"/>
          <w:szCs w:val="24"/>
        </w:rPr>
        <w:t>an</w:t>
      </w:r>
      <w:r w:rsidRPr="00C50CD3">
        <w:rPr>
          <w:rFonts w:eastAsia="Arial" w:cs="Arial"/>
          <w:spacing w:val="-4"/>
          <w:szCs w:val="24"/>
        </w:rPr>
        <w:t>g</w:t>
      </w:r>
      <w:r w:rsidRPr="00C50CD3">
        <w:rPr>
          <w:rFonts w:eastAsia="Arial" w:cs="Arial"/>
          <w:spacing w:val="1"/>
          <w:szCs w:val="24"/>
        </w:rPr>
        <w:t>ua</w:t>
      </w:r>
      <w:r w:rsidRPr="00C50CD3">
        <w:rPr>
          <w:rFonts w:eastAsia="Arial" w:cs="Arial"/>
          <w:spacing w:val="-1"/>
          <w:szCs w:val="24"/>
        </w:rPr>
        <w:t>g</w:t>
      </w:r>
      <w:r w:rsidRPr="00C50CD3">
        <w:rPr>
          <w:rFonts w:eastAsia="Arial" w:cs="Arial"/>
          <w:szCs w:val="24"/>
        </w:rPr>
        <w:t>e</w:t>
      </w:r>
      <w:r w:rsidRPr="00C50CD3">
        <w:rPr>
          <w:rFonts w:eastAsia="Arial" w:cs="Arial"/>
          <w:spacing w:val="1"/>
          <w:szCs w:val="24"/>
        </w:rPr>
        <w:t xml:space="preserve"> </w:t>
      </w:r>
      <w:r w:rsidRPr="00C50CD3">
        <w:rPr>
          <w:rFonts w:eastAsia="Arial" w:cs="Arial"/>
          <w:spacing w:val="-2"/>
          <w:szCs w:val="24"/>
        </w:rPr>
        <w:t>w</w:t>
      </w:r>
      <w:r w:rsidRPr="00C50CD3">
        <w:rPr>
          <w:rFonts w:eastAsia="Arial" w:cs="Arial"/>
          <w:szCs w:val="24"/>
        </w:rPr>
        <w:t>ith</w:t>
      </w:r>
      <w:r w:rsidRPr="00C50CD3">
        <w:rPr>
          <w:rFonts w:eastAsia="Arial" w:cs="Arial"/>
          <w:spacing w:val="1"/>
          <w:szCs w:val="24"/>
        </w:rPr>
        <w:t xml:space="preserve"> fu</w:t>
      </w:r>
      <w:r w:rsidRPr="00C50CD3">
        <w:rPr>
          <w:rFonts w:eastAsia="Arial" w:cs="Arial"/>
          <w:szCs w:val="24"/>
        </w:rPr>
        <w:t>ll</w:t>
      </w:r>
      <w:r w:rsidRPr="00C50CD3">
        <w:rPr>
          <w:rFonts w:eastAsia="Arial" w:cs="Arial"/>
          <w:spacing w:val="-1"/>
          <w:szCs w:val="24"/>
        </w:rPr>
        <w:t xml:space="preserve"> </w:t>
      </w:r>
      <w:r w:rsidRPr="00C50CD3">
        <w:rPr>
          <w:rFonts w:eastAsia="Arial" w:cs="Arial"/>
          <w:spacing w:val="1"/>
          <w:szCs w:val="24"/>
        </w:rPr>
        <w:t>O</w:t>
      </w:r>
      <w:r w:rsidRPr="00C50CD3">
        <w:rPr>
          <w:rFonts w:eastAsia="Arial" w:cs="Arial"/>
          <w:szCs w:val="24"/>
        </w:rPr>
        <w:t>O</w:t>
      </w:r>
      <w:r w:rsidRPr="00C50CD3">
        <w:rPr>
          <w:rFonts w:eastAsia="Arial" w:cs="Arial"/>
          <w:spacing w:val="1"/>
          <w:szCs w:val="24"/>
        </w:rPr>
        <w:t xml:space="preserve"> </w:t>
      </w:r>
      <w:r w:rsidRPr="00C50CD3">
        <w:rPr>
          <w:rFonts w:eastAsia="Arial" w:cs="Arial"/>
          <w:szCs w:val="24"/>
        </w:rPr>
        <w:t>c</w:t>
      </w:r>
      <w:r w:rsidRPr="00C50CD3">
        <w:rPr>
          <w:rFonts w:eastAsia="Arial" w:cs="Arial"/>
          <w:spacing w:val="-1"/>
          <w:szCs w:val="24"/>
        </w:rPr>
        <w:t>a</w:t>
      </w:r>
      <w:r w:rsidRPr="00C50CD3">
        <w:rPr>
          <w:rFonts w:eastAsia="Arial" w:cs="Arial"/>
          <w:spacing w:val="1"/>
          <w:szCs w:val="24"/>
        </w:rPr>
        <w:t>p</w:t>
      </w:r>
      <w:r w:rsidRPr="00C50CD3">
        <w:rPr>
          <w:rFonts w:eastAsia="Arial" w:cs="Arial"/>
          <w:spacing w:val="-1"/>
          <w:szCs w:val="24"/>
        </w:rPr>
        <w:t>a</w:t>
      </w:r>
      <w:r w:rsidRPr="00C50CD3">
        <w:rPr>
          <w:rFonts w:eastAsia="Arial" w:cs="Arial"/>
          <w:spacing w:val="1"/>
          <w:szCs w:val="24"/>
        </w:rPr>
        <w:t>b</w:t>
      </w:r>
      <w:r w:rsidRPr="00C50CD3">
        <w:rPr>
          <w:rFonts w:eastAsia="Arial" w:cs="Arial"/>
          <w:szCs w:val="24"/>
        </w:rPr>
        <w:t>i</w:t>
      </w:r>
      <w:r w:rsidRPr="00C50CD3">
        <w:rPr>
          <w:rFonts w:eastAsia="Arial" w:cs="Arial"/>
          <w:spacing w:val="-1"/>
          <w:szCs w:val="24"/>
        </w:rPr>
        <w:t>l</w:t>
      </w:r>
      <w:r w:rsidRPr="00C50CD3">
        <w:rPr>
          <w:rFonts w:eastAsia="Arial" w:cs="Arial"/>
          <w:szCs w:val="24"/>
        </w:rPr>
        <w:t>ity</w:t>
      </w:r>
      <w:r w:rsidRPr="00C50CD3">
        <w:rPr>
          <w:rFonts w:eastAsia="Arial" w:cs="Arial"/>
          <w:spacing w:val="5"/>
          <w:szCs w:val="24"/>
        </w:rPr>
        <w:t xml:space="preserve"> </w:t>
      </w:r>
      <w:r w:rsidRPr="00C50CD3">
        <w:rPr>
          <w:rFonts w:eastAsia="Arial" w:cs="Arial"/>
          <w:spacing w:val="1"/>
          <w:szCs w:val="24"/>
        </w:rPr>
        <w:t>e</w:t>
      </w:r>
      <w:r w:rsidRPr="00C50CD3">
        <w:rPr>
          <w:rFonts w:eastAsia="Arial" w:cs="Arial"/>
          <w:szCs w:val="24"/>
        </w:rPr>
        <w:t>.</w:t>
      </w:r>
      <w:r w:rsidRPr="00C50CD3">
        <w:rPr>
          <w:rFonts w:eastAsia="Arial" w:cs="Arial"/>
          <w:spacing w:val="-1"/>
          <w:szCs w:val="24"/>
        </w:rPr>
        <w:t>g</w:t>
      </w:r>
      <w:r w:rsidRPr="00C50CD3">
        <w:rPr>
          <w:rFonts w:eastAsia="Arial" w:cs="Arial"/>
          <w:szCs w:val="24"/>
        </w:rPr>
        <w:t>.</w:t>
      </w:r>
      <w:r w:rsidRPr="00C50CD3">
        <w:rPr>
          <w:rFonts w:eastAsia="Arial" w:cs="Arial"/>
          <w:spacing w:val="2"/>
          <w:szCs w:val="24"/>
        </w:rPr>
        <w:t xml:space="preserve"> </w:t>
      </w:r>
      <w:r w:rsidRPr="00C50CD3">
        <w:rPr>
          <w:rFonts w:eastAsia="Arial" w:cs="Arial"/>
          <w:szCs w:val="24"/>
        </w:rPr>
        <w:t>J</w:t>
      </w:r>
      <w:r w:rsidRPr="00C50CD3">
        <w:rPr>
          <w:rFonts w:eastAsia="Arial" w:cs="Arial"/>
          <w:spacing w:val="1"/>
          <w:szCs w:val="24"/>
        </w:rPr>
        <w:t>a</w:t>
      </w:r>
      <w:r w:rsidRPr="00C50CD3">
        <w:rPr>
          <w:rFonts w:eastAsia="Arial" w:cs="Arial"/>
          <w:spacing w:val="-2"/>
          <w:szCs w:val="24"/>
        </w:rPr>
        <w:t>v</w:t>
      </w:r>
      <w:r w:rsidRPr="00C50CD3">
        <w:rPr>
          <w:rFonts w:eastAsia="Arial" w:cs="Arial"/>
          <w:szCs w:val="24"/>
        </w:rPr>
        <w:t>a</w:t>
      </w:r>
    </w:p>
    <w:p w14:paraId="44A735D6" w14:textId="77777777" w:rsidR="00C2015A" w:rsidRPr="00C50CD3" w:rsidRDefault="00C2015A" w:rsidP="00C2015A">
      <w:pPr>
        <w:ind w:left="233"/>
        <w:rPr>
          <w:rFonts w:eastAsia="Arial" w:cs="Arial"/>
          <w:szCs w:val="24"/>
        </w:rPr>
      </w:pPr>
      <w:r w:rsidRPr="00C50CD3">
        <w:rPr>
          <w:rFonts w:eastAsia="Arial" w:cs="Arial"/>
          <w:szCs w:val="24"/>
        </w:rPr>
        <w:lastRenderedPageBreak/>
        <w:t>5</w:t>
      </w:r>
      <w:r w:rsidRPr="00C50CD3">
        <w:rPr>
          <w:rFonts w:eastAsia="Arial" w:cs="Arial"/>
          <w:spacing w:val="2"/>
          <w:szCs w:val="24"/>
        </w:rPr>
        <w:t xml:space="preserve"> </w:t>
      </w:r>
      <w:r w:rsidRPr="00C50CD3">
        <w:rPr>
          <w:rFonts w:eastAsia="Arial" w:cs="Arial"/>
          <w:spacing w:val="-3"/>
          <w:szCs w:val="24"/>
        </w:rPr>
        <w:t>i</w:t>
      </w:r>
      <w:r w:rsidRPr="00C50CD3">
        <w:rPr>
          <w:rFonts w:eastAsia="Arial" w:cs="Arial"/>
          <w:szCs w:val="24"/>
        </w:rPr>
        <w:t>f</w:t>
      </w:r>
      <w:r w:rsidRPr="00C50CD3">
        <w:rPr>
          <w:rFonts w:eastAsia="Arial" w:cs="Arial"/>
          <w:spacing w:val="3"/>
          <w:szCs w:val="24"/>
        </w:rPr>
        <w:t xml:space="preserve"> </w:t>
      </w:r>
      <w:r w:rsidRPr="00C50CD3">
        <w:rPr>
          <w:rFonts w:eastAsia="Arial" w:cs="Arial"/>
          <w:spacing w:val="1"/>
          <w:szCs w:val="24"/>
        </w:rPr>
        <w:t>u</w:t>
      </w:r>
      <w:r w:rsidRPr="00C50CD3">
        <w:rPr>
          <w:rFonts w:eastAsia="Arial" w:cs="Arial"/>
          <w:szCs w:val="24"/>
        </w:rPr>
        <w:t>sing</w:t>
      </w:r>
      <w:r w:rsidRPr="00C50CD3">
        <w:rPr>
          <w:rFonts w:eastAsia="Arial" w:cs="Arial"/>
          <w:spacing w:val="-2"/>
          <w:szCs w:val="24"/>
        </w:rPr>
        <w:t xml:space="preserve"> </w:t>
      </w:r>
      <w:r w:rsidRPr="00C50CD3">
        <w:rPr>
          <w:rFonts w:eastAsia="Arial" w:cs="Arial"/>
          <w:szCs w:val="24"/>
        </w:rPr>
        <w:t>f</w:t>
      </w:r>
      <w:r w:rsidRPr="00C50CD3">
        <w:rPr>
          <w:rFonts w:eastAsia="Arial" w:cs="Arial"/>
          <w:spacing w:val="1"/>
          <w:szCs w:val="24"/>
        </w:rPr>
        <w:t>u</w:t>
      </w:r>
      <w:r w:rsidRPr="00C50CD3">
        <w:rPr>
          <w:rFonts w:eastAsia="Arial" w:cs="Arial"/>
          <w:szCs w:val="24"/>
        </w:rPr>
        <w:t>l</w:t>
      </w:r>
      <w:r w:rsidRPr="00C50CD3">
        <w:rPr>
          <w:rFonts w:eastAsia="Arial" w:cs="Arial"/>
          <w:spacing w:val="-1"/>
          <w:szCs w:val="24"/>
        </w:rPr>
        <w:t>l</w:t>
      </w:r>
      <w:r w:rsidRPr="00C50CD3">
        <w:rPr>
          <w:rFonts w:eastAsia="Arial" w:cs="Arial"/>
          <w:szCs w:val="24"/>
        </w:rPr>
        <w:t>y</w:t>
      </w:r>
      <w:r w:rsidRPr="00C50CD3">
        <w:rPr>
          <w:rFonts w:eastAsia="Arial" w:cs="Arial"/>
          <w:spacing w:val="-2"/>
          <w:szCs w:val="24"/>
        </w:rPr>
        <w:t xml:space="preserve"> </w:t>
      </w:r>
      <w:r w:rsidRPr="00C50CD3">
        <w:rPr>
          <w:rFonts w:eastAsia="Arial" w:cs="Arial"/>
          <w:szCs w:val="24"/>
        </w:rPr>
        <w:t>i</w:t>
      </w:r>
      <w:r w:rsidRPr="00C50CD3">
        <w:rPr>
          <w:rFonts w:eastAsia="Arial" w:cs="Arial"/>
          <w:spacing w:val="1"/>
          <w:szCs w:val="24"/>
        </w:rPr>
        <w:t>n</w:t>
      </w:r>
      <w:r w:rsidRPr="00C50CD3">
        <w:rPr>
          <w:rFonts w:eastAsia="Arial" w:cs="Arial"/>
          <w:szCs w:val="24"/>
        </w:rPr>
        <w:t>t</w:t>
      </w:r>
      <w:r w:rsidRPr="00C50CD3">
        <w:rPr>
          <w:rFonts w:eastAsia="Arial" w:cs="Arial"/>
          <w:spacing w:val="1"/>
          <w:szCs w:val="24"/>
        </w:rPr>
        <w:t>e</w:t>
      </w:r>
      <w:r w:rsidRPr="00C50CD3">
        <w:rPr>
          <w:rFonts w:eastAsia="Arial" w:cs="Arial"/>
          <w:spacing w:val="-1"/>
          <w:szCs w:val="24"/>
        </w:rPr>
        <w:t>g</w:t>
      </w:r>
      <w:r w:rsidRPr="00C50CD3">
        <w:rPr>
          <w:rFonts w:eastAsia="Arial" w:cs="Arial"/>
          <w:szCs w:val="24"/>
        </w:rPr>
        <w:t>rat</w:t>
      </w:r>
      <w:r w:rsidRPr="00C50CD3">
        <w:rPr>
          <w:rFonts w:eastAsia="Arial" w:cs="Arial"/>
          <w:spacing w:val="1"/>
          <w:szCs w:val="24"/>
        </w:rPr>
        <w:t>e</w:t>
      </w:r>
      <w:r w:rsidRPr="00C50CD3">
        <w:rPr>
          <w:rFonts w:eastAsia="Arial" w:cs="Arial"/>
          <w:szCs w:val="24"/>
        </w:rPr>
        <w:t>d</w:t>
      </w:r>
      <w:r w:rsidRPr="00C50CD3">
        <w:rPr>
          <w:rFonts w:eastAsia="Arial" w:cs="Arial"/>
          <w:spacing w:val="3"/>
          <w:szCs w:val="24"/>
        </w:rPr>
        <w:t xml:space="preserve"> </w:t>
      </w:r>
      <w:r w:rsidRPr="00C50CD3">
        <w:rPr>
          <w:rFonts w:eastAsia="Arial" w:cs="Arial"/>
          <w:szCs w:val="24"/>
        </w:rPr>
        <w:t xml:space="preserve">OO </w:t>
      </w:r>
      <w:r w:rsidRPr="00C50CD3">
        <w:rPr>
          <w:rFonts w:eastAsia="Arial" w:cs="Arial"/>
          <w:spacing w:val="1"/>
          <w:szCs w:val="24"/>
        </w:rPr>
        <w:t>de</w:t>
      </w:r>
      <w:r w:rsidRPr="00C50CD3">
        <w:rPr>
          <w:rFonts w:eastAsia="Arial" w:cs="Arial"/>
          <w:spacing w:val="-2"/>
          <w:szCs w:val="24"/>
        </w:rPr>
        <w:t>v</w:t>
      </w:r>
      <w:r w:rsidRPr="00C50CD3">
        <w:rPr>
          <w:rFonts w:eastAsia="Arial" w:cs="Arial"/>
          <w:spacing w:val="1"/>
          <w:szCs w:val="24"/>
        </w:rPr>
        <w:t>e</w:t>
      </w:r>
      <w:r w:rsidRPr="00C50CD3">
        <w:rPr>
          <w:rFonts w:eastAsia="Arial" w:cs="Arial"/>
          <w:szCs w:val="24"/>
        </w:rPr>
        <w:t>lo</w:t>
      </w:r>
      <w:r w:rsidRPr="00C50CD3">
        <w:rPr>
          <w:rFonts w:eastAsia="Arial" w:cs="Arial"/>
          <w:spacing w:val="-1"/>
          <w:szCs w:val="24"/>
        </w:rPr>
        <w:t>p</w:t>
      </w:r>
      <w:r w:rsidRPr="00C50CD3">
        <w:rPr>
          <w:rFonts w:eastAsia="Arial" w:cs="Arial"/>
          <w:spacing w:val="1"/>
          <w:szCs w:val="24"/>
        </w:rPr>
        <w:t>me</w:t>
      </w:r>
      <w:r w:rsidRPr="00C50CD3">
        <w:rPr>
          <w:rFonts w:eastAsia="Arial" w:cs="Arial"/>
          <w:spacing w:val="-1"/>
          <w:szCs w:val="24"/>
        </w:rPr>
        <w:t>n</w:t>
      </w:r>
      <w:r w:rsidRPr="00C50CD3">
        <w:rPr>
          <w:rFonts w:eastAsia="Arial" w:cs="Arial"/>
          <w:szCs w:val="24"/>
        </w:rPr>
        <w:t>t</w:t>
      </w:r>
      <w:r w:rsidRPr="00C50CD3">
        <w:rPr>
          <w:rFonts w:eastAsia="Arial" w:cs="Arial"/>
          <w:spacing w:val="1"/>
          <w:szCs w:val="24"/>
        </w:rPr>
        <w:t xml:space="preserve"> </w:t>
      </w:r>
      <w:r w:rsidRPr="00C50CD3">
        <w:rPr>
          <w:rFonts w:eastAsia="Arial" w:cs="Arial"/>
          <w:spacing w:val="-1"/>
          <w:szCs w:val="24"/>
        </w:rPr>
        <w:t>en</w:t>
      </w:r>
      <w:r w:rsidRPr="00C50CD3">
        <w:rPr>
          <w:rFonts w:eastAsia="Arial" w:cs="Arial"/>
          <w:spacing w:val="-2"/>
          <w:szCs w:val="24"/>
        </w:rPr>
        <w:t>v</w:t>
      </w:r>
      <w:r w:rsidRPr="00C50CD3">
        <w:rPr>
          <w:rFonts w:eastAsia="Arial" w:cs="Arial"/>
          <w:spacing w:val="2"/>
          <w:szCs w:val="24"/>
        </w:rPr>
        <w:t>i</w:t>
      </w:r>
      <w:r w:rsidRPr="00C50CD3">
        <w:rPr>
          <w:rFonts w:eastAsia="Arial" w:cs="Arial"/>
          <w:szCs w:val="24"/>
        </w:rPr>
        <w:t>ro</w:t>
      </w:r>
      <w:r w:rsidRPr="00C50CD3">
        <w:rPr>
          <w:rFonts w:eastAsia="Arial" w:cs="Arial"/>
          <w:spacing w:val="1"/>
          <w:szCs w:val="24"/>
        </w:rPr>
        <w:t>nm</w:t>
      </w:r>
      <w:r w:rsidRPr="00C50CD3">
        <w:rPr>
          <w:rFonts w:eastAsia="Arial" w:cs="Arial"/>
          <w:spacing w:val="-1"/>
          <w:szCs w:val="24"/>
        </w:rPr>
        <w:t>e</w:t>
      </w:r>
      <w:r w:rsidRPr="00C50CD3">
        <w:rPr>
          <w:rFonts w:eastAsia="Arial" w:cs="Arial"/>
          <w:spacing w:val="1"/>
          <w:szCs w:val="24"/>
        </w:rPr>
        <w:t>n</w:t>
      </w:r>
      <w:r w:rsidRPr="00C50CD3">
        <w:rPr>
          <w:rFonts w:eastAsia="Arial" w:cs="Arial"/>
          <w:szCs w:val="24"/>
        </w:rPr>
        <w:t>t</w:t>
      </w:r>
      <w:r w:rsidRPr="00C50CD3">
        <w:rPr>
          <w:rFonts w:eastAsia="Arial" w:cs="Arial"/>
          <w:spacing w:val="4"/>
          <w:szCs w:val="24"/>
        </w:rPr>
        <w:t xml:space="preserve"> </w:t>
      </w:r>
      <w:r w:rsidRPr="00C50CD3">
        <w:rPr>
          <w:rFonts w:eastAsia="Arial" w:cs="Arial"/>
          <w:spacing w:val="-1"/>
          <w:szCs w:val="24"/>
        </w:rPr>
        <w:t>e</w:t>
      </w:r>
      <w:r w:rsidRPr="00C50CD3">
        <w:rPr>
          <w:rFonts w:eastAsia="Arial" w:cs="Arial"/>
          <w:szCs w:val="24"/>
        </w:rPr>
        <w:t>.</w:t>
      </w:r>
      <w:r w:rsidRPr="00C50CD3">
        <w:rPr>
          <w:rFonts w:eastAsia="Arial" w:cs="Arial"/>
          <w:spacing w:val="-1"/>
          <w:szCs w:val="24"/>
        </w:rPr>
        <w:t>g</w:t>
      </w:r>
      <w:r w:rsidRPr="00C50CD3">
        <w:rPr>
          <w:rFonts w:eastAsia="Arial" w:cs="Arial"/>
          <w:szCs w:val="24"/>
        </w:rPr>
        <w:t>.</w:t>
      </w:r>
      <w:r w:rsidRPr="00C50CD3">
        <w:rPr>
          <w:rFonts w:eastAsia="Arial" w:cs="Arial"/>
          <w:spacing w:val="1"/>
          <w:szCs w:val="24"/>
        </w:rPr>
        <w:t xml:space="preserve"> </w:t>
      </w:r>
      <w:r w:rsidRPr="00C50CD3">
        <w:rPr>
          <w:rFonts w:eastAsia="Arial" w:cs="Arial"/>
          <w:szCs w:val="24"/>
        </w:rPr>
        <w:t>.N</w:t>
      </w:r>
      <w:r w:rsidRPr="00C50CD3">
        <w:rPr>
          <w:rFonts w:eastAsia="Arial" w:cs="Arial"/>
          <w:spacing w:val="1"/>
          <w:szCs w:val="24"/>
        </w:rPr>
        <w:t>e</w:t>
      </w:r>
      <w:r w:rsidRPr="00C50CD3">
        <w:rPr>
          <w:rFonts w:eastAsia="Arial" w:cs="Arial"/>
          <w:szCs w:val="24"/>
        </w:rPr>
        <w:t>t</w:t>
      </w:r>
    </w:p>
    <w:p w14:paraId="5DC93DBD" w14:textId="77777777" w:rsidR="00C2015A" w:rsidRPr="00C50CD3" w:rsidRDefault="00C2015A" w:rsidP="00C2015A">
      <w:pPr>
        <w:spacing w:before="9" w:line="100" w:lineRule="exact"/>
        <w:rPr>
          <w:szCs w:val="24"/>
        </w:rPr>
      </w:pPr>
    </w:p>
    <w:tbl>
      <w:tblPr>
        <w:tblW w:w="9374" w:type="dxa"/>
        <w:tblInd w:w="118" w:type="dxa"/>
        <w:tblLayout w:type="fixed"/>
        <w:tblCellMar>
          <w:left w:w="0" w:type="dxa"/>
          <w:right w:w="0" w:type="dxa"/>
        </w:tblCellMar>
        <w:tblLook w:val="01E0" w:firstRow="1" w:lastRow="1" w:firstColumn="1" w:lastColumn="1" w:noHBand="0" w:noVBand="0"/>
      </w:tblPr>
      <w:tblGrid>
        <w:gridCol w:w="1244"/>
        <w:gridCol w:w="6145"/>
        <w:gridCol w:w="1134"/>
        <w:gridCol w:w="851"/>
      </w:tblGrid>
      <w:tr w:rsidR="00C2015A" w:rsidRPr="00C50CD3" w14:paraId="53178085" w14:textId="77777777" w:rsidTr="00C2015A">
        <w:trPr>
          <w:trHeight w:hRule="exact" w:val="640"/>
        </w:trPr>
        <w:tc>
          <w:tcPr>
            <w:tcW w:w="1244" w:type="dxa"/>
            <w:tcBorders>
              <w:top w:val="single" w:sz="5" w:space="0" w:color="000000"/>
              <w:left w:val="single" w:sz="5" w:space="0" w:color="000000"/>
              <w:bottom w:val="single" w:sz="5" w:space="0" w:color="000000"/>
              <w:right w:val="single" w:sz="5" w:space="0" w:color="000000"/>
            </w:tcBorders>
          </w:tcPr>
          <w:p w14:paraId="0C526430" w14:textId="77777777" w:rsidR="00C2015A" w:rsidRPr="00C50CD3" w:rsidRDefault="00C2015A" w:rsidP="00C2015A">
            <w:pPr>
              <w:spacing w:line="260" w:lineRule="exact"/>
              <w:ind w:left="102"/>
              <w:rPr>
                <w:rFonts w:eastAsia="Arial" w:cs="Arial"/>
                <w:szCs w:val="24"/>
              </w:rPr>
            </w:pPr>
            <w:r w:rsidRPr="00C50CD3">
              <w:rPr>
                <w:rFonts w:eastAsia="Arial" w:cs="Arial"/>
                <w:b/>
                <w:szCs w:val="24"/>
              </w:rPr>
              <w:t>Re</w:t>
            </w:r>
            <w:r w:rsidRPr="00C50CD3">
              <w:rPr>
                <w:rFonts w:eastAsia="Arial" w:cs="Arial"/>
                <w:b/>
                <w:spacing w:val="1"/>
                <w:szCs w:val="24"/>
              </w:rPr>
              <w:t>as</w:t>
            </w:r>
            <w:r w:rsidRPr="00C50CD3">
              <w:rPr>
                <w:rFonts w:eastAsia="Arial" w:cs="Arial"/>
                <w:b/>
                <w:szCs w:val="24"/>
              </w:rPr>
              <w:t>on:</w:t>
            </w:r>
          </w:p>
        </w:tc>
        <w:tc>
          <w:tcPr>
            <w:tcW w:w="6145" w:type="dxa"/>
            <w:tcBorders>
              <w:top w:val="single" w:sz="5" w:space="0" w:color="000000"/>
              <w:left w:val="single" w:sz="5" w:space="0" w:color="000000"/>
              <w:bottom w:val="single" w:sz="5" w:space="0" w:color="000000"/>
              <w:right w:val="single" w:sz="5" w:space="0" w:color="000000"/>
            </w:tcBorders>
          </w:tcPr>
          <w:p w14:paraId="4FDA47D3" w14:textId="42D157CD" w:rsidR="00C2015A" w:rsidRPr="00C50CD3" w:rsidRDefault="00C2015A" w:rsidP="00C2015A">
            <w:pPr>
              <w:rPr>
                <w:szCs w:val="24"/>
              </w:rPr>
            </w:pPr>
            <w:r>
              <w:rPr>
                <w:szCs w:val="24"/>
              </w:rPr>
              <w:t>Where applicable, PHP will be used</w:t>
            </w:r>
          </w:p>
        </w:tc>
        <w:tc>
          <w:tcPr>
            <w:tcW w:w="1134" w:type="dxa"/>
            <w:tcBorders>
              <w:top w:val="single" w:sz="5" w:space="0" w:color="000000"/>
              <w:left w:val="single" w:sz="5" w:space="0" w:color="000000"/>
              <w:bottom w:val="single" w:sz="5" w:space="0" w:color="000000"/>
              <w:right w:val="single" w:sz="5" w:space="0" w:color="000000"/>
            </w:tcBorders>
          </w:tcPr>
          <w:p w14:paraId="040240F3" w14:textId="77777777" w:rsidR="00C2015A" w:rsidRPr="00C50CD3" w:rsidRDefault="00C2015A" w:rsidP="00C2015A">
            <w:pPr>
              <w:spacing w:line="260" w:lineRule="exact"/>
              <w:ind w:left="103"/>
              <w:rPr>
                <w:rFonts w:eastAsia="Arial" w:cs="Arial"/>
                <w:szCs w:val="24"/>
              </w:rPr>
            </w:pPr>
            <w:r w:rsidRPr="00C50CD3">
              <w:rPr>
                <w:rFonts w:eastAsia="Arial" w:cs="Arial"/>
                <w:b/>
                <w:szCs w:val="24"/>
              </w:rPr>
              <w:t>Rating:</w:t>
            </w:r>
          </w:p>
        </w:tc>
        <w:tc>
          <w:tcPr>
            <w:tcW w:w="851" w:type="dxa"/>
            <w:tcBorders>
              <w:top w:val="single" w:sz="5" w:space="0" w:color="000000"/>
              <w:left w:val="single" w:sz="5" w:space="0" w:color="000000"/>
              <w:bottom w:val="single" w:sz="5" w:space="0" w:color="000000"/>
              <w:right w:val="single" w:sz="5" w:space="0" w:color="000000"/>
            </w:tcBorders>
          </w:tcPr>
          <w:p w14:paraId="65824ED7" w14:textId="77777777" w:rsidR="00C2015A" w:rsidRPr="00C50CD3" w:rsidRDefault="00C2015A" w:rsidP="00C2015A">
            <w:pPr>
              <w:rPr>
                <w:szCs w:val="24"/>
              </w:rPr>
            </w:pPr>
            <w:r>
              <w:rPr>
                <w:szCs w:val="24"/>
              </w:rPr>
              <w:t>0</w:t>
            </w:r>
          </w:p>
        </w:tc>
      </w:tr>
    </w:tbl>
    <w:p w14:paraId="47AA562B" w14:textId="77777777" w:rsidR="00C2015A" w:rsidRPr="002278DE" w:rsidRDefault="00C2015A" w:rsidP="00C2015A"/>
    <w:p w14:paraId="6CB88004" w14:textId="77777777" w:rsidR="00C2015A" w:rsidRPr="008E1313" w:rsidRDefault="00C2015A" w:rsidP="00C2015A"/>
    <w:p w14:paraId="61FE38A4" w14:textId="77777777" w:rsidR="008F4C0A" w:rsidRPr="005C735C" w:rsidRDefault="008F4C0A" w:rsidP="005C735C"/>
    <w:sectPr w:rsidR="008F4C0A" w:rsidRPr="005C735C" w:rsidSect="00C56006">
      <w:headerReference w:type="default" r:id="rId101"/>
      <w:footerReference w:type="default" r:id="rId102"/>
      <w:pgSz w:w="11906" w:h="16838"/>
      <w:pgMar w:top="1440" w:right="1440" w:bottom="1440" w:left="1440" w:header="708" w:footer="708" w:gutter="0"/>
      <w:pgBorders w:offsetFrom="page">
        <w:top w:val="single" w:sz="18" w:space="24" w:color="D8B7E7"/>
        <w:left w:val="single" w:sz="18" w:space="24" w:color="D8B7E7"/>
        <w:bottom w:val="single" w:sz="18" w:space="24" w:color="D8B7E7"/>
        <w:right w:val="single" w:sz="18" w:space="24" w:color="D8B7E7"/>
      </w:pgBorders>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9DB58" w14:textId="77777777" w:rsidR="00EA0985" w:rsidRDefault="00EA0985" w:rsidP="00C56006">
      <w:pPr>
        <w:spacing w:after="0" w:line="240" w:lineRule="auto"/>
      </w:pPr>
      <w:r>
        <w:separator/>
      </w:r>
    </w:p>
  </w:endnote>
  <w:endnote w:type="continuationSeparator" w:id="0">
    <w:p w14:paraId="237245E0" w14:textId="77777777" w:rsidR="00EA0985" w:rsidRDefault="00EA0985" w:rsidP="00C56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71097" w14:textId="77777777" w:rsidR="00C92EC4" w:rsidRDefault="00C92E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87A52" w14:textId="2CBF8844" w:rsidR="00C92EC4" w:rsidRDefault="00C92EC4">
    <w:pPr>
      <w:pStyle w:val="Footer"/>
      <w:jc w:val="right"/>
    </w:pPr>
  </w:p>
  <w:p w14:paraId="7CF99325" w14:textId="2C0E1ABC" w:rsidR="00C92EC4" w:rsidRDefault="00C92E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B7736" w14:textId="77777777" w:rsidR="00C92EC4" w:rsidRDefault="00C92EC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7495021"/>
      <w:docPartObj>
        <w:docPartGallery w:val="Page Numbers (Bottom of Page)"/>
        <w:docPartUnique/>
      </w:docPartObj>
    </w:sdtPr>
    <w:sdtContent>
      <w:p w14:paraId="330A2668" w14:textId="4400B6C4" w:rsidR="00C92EC4" w:rsidRDefault="00C92EC4">
        <w:pPr>
          <w:pStyle w:val="Footer"/>
          <w:jc w:val="right"/>
        </w:pPr>
        <w:r>
          <w:t xml:space="preserve">Page | </w:t>
        </w:r>
        <w:r>
          <w:fldChar w:fldCharType="begin"/>
        </w:r>
        <w:r>
          <w:instrText xml:space="preserve"> PAGE   \* MERGEFORMAT </w:instrText>
        </w:r>
        <w:r>
          <w:fldChar w:fldCharType="separate"/>
        </w:r>
        <w:r w:rsidR="00AF0D50">
          <w:rPr>
            <w:noProof/>
          </w:rPr>
          <w:t>18</w:t>
        </w:r>
        <w:r>
          <w:rPr>
            <w:noProof/>
          </w:rPr>
          <w:fldChar w:fldCharType="end"/>
        </w:r>
        <w:r>
          <w:t xml:space="preserve"> </w:t>
        </w:r>
      </w:p>
    </w:sdtContent>
  </w:sdt>
  <w:p w14:paraId="51667181" w14:textId="6A704847" w:rsidR="00C92EC4" w:rsidRDefault="00C92EC4" w:rsidP="00A216ED">
    <w:pPr>
      <w:pStyle w:val="Footer"/>
      <w:tabs>
        <w:tab w:val="clear" w:pos="4513"/>
        <w:tab w:val="clear" w:pos="9026"/>
        <w:tab w:val="left" w:pos="3375"/>
      </w:tabs>
    </w:pPr>
    <w:r w:rsidRPr="00436E00">
      <w:rPr>
        <w:noProof/>
        <w:lang w:eastAsia="en-ZA"/>
      </w:rPr>
      <w:drawing>
        <wp:anchor distT="0" distB="0" distL="114300" distR="114300" simplePos="0" relativeHeight="251659264" behindDoc="0" locked="0" layoutInCell="1" allowOverlap="1" wp14:anchorId="7967407A" wp14:editId="1D4399E5">
          <wp:simplePos x="0" y="0"/>
          <wp:positionH relativeFrom="column">
            <wp:posOffset>2113915</wp:posOffset>
          </wp:positionH>
          <wp:positionV relativeFrom="paragraph">
            <wp:posOffset>13335</wp:posOffset>
          </wp:positionV>
          <wp:extent cx="940435" cy="307975"/>
          <wp:effectExtent l="0" t="0" r="0" b="0"/>
          <wp:wrapTight wrapText="bothSides">
            <wp:wrapPolygon edited="0">
              <wp:start x="0" y="0"/>
              <wp:lineTo x="0" y="20041"/>
              <wp:lineTo x="21002" y="20041"/>
              <wp:lineTo x="2100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bwMode="auto">
                  <a:xfrm>
                    <a:off x="0" y="0"/>
                    <a:ext cx="940435" cy="30797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97F51" w14:textId="77777777" w:rsidR="00EA0985" w:rsidRDefault="00EA0985" w:rsidP="00C56006">
      <w:pPr>
        <w:spacing w:after="0" w:line="240" w:lineRule="auto"/>
      </w:pPr>
      <w:r>
        <w:separator/>
      </w:r>
    </w:p>
  </w:footnote>
  <w:footnote w:type="continuationSeparator" w:id="0">
    <w:p w14:paraId="12C588B8" w14:textId="77777777" w:rsidR="00EA0985" w:rsidRDefault="00EA0985" w:rsidP="00C560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E9FA3" w14:textId="77777777" w:rsidR="00C92EC4" w:rsidRDefault="00C92E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7CB48" w14:textId="451AEB7A" w:rsidR="00C92EC4" w:rsidRDefault="00C92EC4" w:rsidP="00B71550">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2CE10" w14:textId="77777777" w:rsidR="00C92EC4" w:rsidRDefault="00C92E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65758" w14:textId="2B34BA37" w:rsidR="00C92EC4" w:rsidRDefault="00C92EC4" w:rsidP="00B71550">
    <w:pPr>
      <w:pStyle w:val="Header"/>
      <w:jc w:val="right"/>
    </w:pPr>
    <w:r>
      <w:t>|| User Requirements Specification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D41FF"/>
    <w:multiLevelType w:val="multilevel"/>
    <w:tmpl w:val="D7E61DB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2D7241"/>
    <w:multiLevelType w:val="hybridMultilevel"/>
    <w:tmpl w:val="90B87A70"/>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A4D5E42"/>
    <w:multiLevelType w:val="hybridMultilevel"/>
    <w:tmpl w:val="A8902A00"/>
    <w:lvl w:ilvl="0" w:tplc="CD805090">
      <w:start w:val="1"/>
      <w:numFmt w:val="bullet"/>
      <w:lvlText w:val=""/>
      <w:lvlJc w:val="left"/>
      <w:pPr>
        <w:ind w:left="720" w:hanging="360"/>
      </w:pPr>
      <w:rPr>
        <w:rFonts w:ascii="Symbol" w:hAnsi="Symbol" w:hint="default"/>
        <w:color w:val="DAC6FE"/>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AD9624D"/>
    <w:multiLevelType w:val="hybridMultilevel"/>
    <w:tmpl w:val="F098BD3A"/>
    <w:lvl w:ilvl="0" w:tplc="CD805090">
      <w:start w:val="1"/>
      <w:numFmt w:val="bullet"/>
      <w:lvlText w:val=""/>
      <w:lvlJc w:val="left"/>
      <w:pPr>
        <w:ind w:left="720" w:hanging="360"/>
      </w:pPr>
      <w:rPr>
        <w:rFonts w:ascii="Symbol" w:hAnsi="Symbol" w:hint="default"/>
        <w:color w:val="DAC6FE"/>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E050F"/>
    <w:multiLevelType w:val="hybridMultilevel"/>
    <w:tmpl w:val="9E3018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47869B2"/>
    <w:multiLevelType w:val="hybridMultilevel"/>
    <w:tmpl w:val="5A7E25E6"/>
    <w:lvl w:ilvl="0" w:tplc="CD805090">
      <w:start w:val="1"/>
      <w:numFmt w:val="bullet"/>
      <w:lvlText w:val=""/>
      <w:lvlJc w:val="left"/>
      <w:pPr>
        <w:ind w:left="720" w:hanging="360"/>
      </w:pPr>
      <w:rPr>
        <w:rFonts w:ascii="Symbol" w:hAnsi="Symbol" w:hint="default"/>
        <w:color w:val="DAC6FE"/>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58305DF"/>
    <w:multiLevelType w:val="hybridMultilevel"/>
    <w:tmpl w:val="85E8816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70378DF"/>
    <w:multiLevelType w:val="hybridMultilevel"/>
    <w:tmpl w:val="B4FA9244"/>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75F4705"/>
    <w:multiLevelType w:val="hybridMultilevel"/>
    <w:tmpl w:val="77B02DFC"/>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8DB5134"/>
    <w:multiLevelType w:val="hybridMultilevel"/>
    <w:tmpl w:val="1AD6EB46"/>
    <w:lvl w:ilvl="0" w:tplc="CD805090">
      <w:start w:val="1"/>
      <w:numFmt w:val="bullet"/>
      <w:lvlText w:val=""/>
      <w:lvlJc w:val="left"/>
      <w:pPr>
        <w:ind w:left="720" w:hanging="360"/>
      </w:pPr>
      <w:rPr>
        <w:rFonts w:ascii="Symbol" w:hAnsi="Symbol" w:hint="default"/>
        <w:color w:val="DAC6F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904CC"/>
    <w:multiLevelType w:val="hybridMultilevel"/>
    <w:tmpl w:val="540A7720"/>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BD4465F"/>
    <w:multiLevelType w:val="hybridMultilevel"/>
    <w:tmpl w:val="C48A677E"/>
    <w:lvl w:ilvl="0" w:tplc="CD805090">
      <w:start w:val="1"/>
      <w:numFmt w:val="bullet"/>
      <w:lvlText w:val=""/>
      <w:lvlJc w:val="left"/>
      <w:pPr>
        <w:ind w:left="720" w:hanging="360"/>
      </w:pPr>
      <w:rPr>
        <w:rFonts w:ascii="Symbol" w:hAnsi="Symbol" w:hint="default"/>
        <w:color w:val="DAC6FE"/>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19054C1"/>
    <w:multiLevelType w:val="multilevel"/>
    <w:tmpl w:val="59F203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322296"/>
    <w:multiLevelType w:val="hybridMultilevel"/>
    <w:tmpl w:val="28E2AF7E"/>
    <w:lvl w:ilvl="0" w:tplc="074A0BE2">
      <w:start w:val="1"/>
      <w:numFmt w:val="decimal"/>
      <w:pStyle w:val="Title"/>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E2D3790"/>
    <w:multiLevelType w:val="hybridMultilevel"/>
    <w:tmpl w:val="1DE8AE5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2E06B75"/>
    <w:multiLevelType w:val="hybridMultilevel"/>
    <w:tmpl w:val="6C42B1DA"/>
    <w:lvl w:ilvl="0" w:tplc="CD805090">
      <w:start w:val="1"/>
      <w:numFmt w:val="bullet"/>
      <w:lvlText w:val=""/>
      <w:lvlJc w:val="left"/>
      <w:pPr>
        <w:ind w:left="720" w:hanging="360"/>
      </w:pPr>
      <w:rPr>
        <w:rFonts w:ascii="Symbol" w:hAnsi="Symbol" w:hint="default"/>
        <w:color w:val="DAC6F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363849"/>
    <w:multiLevelType w:val="hybridMultilevel"/>
    <w:tmpl w:val="FD9C03DC"/>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8100048"/>
    <w:multiLevelType w:val="hybridMultilevel"/>
    <w:tmpl w:val="D50A7518"/>
    <w:lvl w:ilvl="0" w:tplc="CD805090">
      <w:start w:val="1"/>
      <w:numFmt w:val="bullet"/>
      <w:lvlText w:val=""/>
      <w:lvlJc w:val="left"/>
      <w:pPr>
        <w:ind w:left="720" w:hanging="360"/>
      </w:pPr>
      <w:rPr>
        <w:rFonts w:ascii="Symbol" w:hAnsi="Symbol" w:hint="default"/>
        <w:color w:val="DAC6FE"/>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AB04352"/>
    <w:multiLevelType w:val="hybridMultilevel"/>
    <w:tmpl w:val="D89A3A00"/>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EC1366D"/>
    <w:multiLevelType w:val="hybridMultilevel"/>
    <w:tmpl w:val="74F8B076"/>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0E1A14"/>
    <w:multiLevelType w:val="hybridMultilevel"/>
    <w:tmpl w:val="631A3606"/>
    <w:lvl w:ilvl="0" w:tplc="CD805090">
      <w:start w:val="1"/>
      <w:numFmt w:val="bullet"/>
      <w:lvlText w:val=""/>
      <w:lvlJc w:val="left"/>
      <w:pPr>
        <w:ind w:left="720" w:hanging="360"/>
      </w:pPr>
      <w:rPr>
        <w:rFonts w:ascii="Symbol" w:hAnsi="Symbol" w:hint="default"/>
        <w:color w:val="DAC6F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D0D48"/>
    <w:multiLevelType w:val="hybridMultilevel"/>
    <w:tmpl w:val="7624E29E"/>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40B6AA8"/>
    <w:multiLevelType w:val="hybridMultilevel"/>
    <w:tmpl w:val="19FE88F8"/>
    <w:lvl w:ilvl="0" w:tplc="CD805090">
      <w:start w:val="1"/>
      <w:numFmt w:val="bullet"/>
      <w:lvlText w:val=""/>
      <w:lvlJc w:val="left"/>
      <w:pPr>
        <w:ind w:left="720" w:hanging="360"/>
      </w:pPr>
      <w:rPr>
        <w:rFonts w:ascii="Symbol" w:hAnsi="Symbol" w:hint="default"/>
        <w:color w:val="DAC6F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B1290C"/>
    <w:multiLevelType w:val="hybridMultilevel"/>
    <w:tmpl w:val="CD92ECE2"/>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A745750"/>
    <w:multiLevelType w:val="hybridMultilevel"/>
    <w:tmpl w:val="29482222"/>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D376057"/>
    <w:multiLevelType w:val="multilevel"/>
    <w:tmpl w:val="7A4C3F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D461C47"/>
    <w:multiLevelType w:val="hybridMultilevel"/>
    <w:tmpl w:val="FCE463CA"/>
    <w:lvl w:ilvl="0" w:tplc="5D002F7C">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5E8D1D27"/>
    <w:multiLevelType w:val="hybridMultilevel"/>
    <w:tmpl w:val="31B68470"/>
    <w:lvl w:ilvl="0" w:tplc="CD805090">
      <w:start w:val="1"/>
      <w:numFmt w:val="bullet"/>
      <w:lvlText w:val=""/>
      <w:lvlJc w:val="left"/>
      <w:pPr>
        <w:ind w:left="720" w:hanging="360"/>
      </w:pPr>
      <w:rPr>
        <w:rFonts w:ascii="Symbol" w:hAnsi="Symbol" w:hint="default"/>
        <w:color w:val="DAC6F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3273F0"/>
    <w:multiLevelType w:val="hybridMultilevel"/>
    <w:tmpl w:val="30DA64C0"/>
    <w:lvl w:ilvl="0" w:tplc="CD805090">
      <w:start w:val="1"/>
      <w:numFmt w:val="bullet"/>
      <w:lvlText w:val=""/>
      <w:lvlJc w:val="left"/>
      <w:pPr>
        <w:ind w:left="720" w:hanging="360"/>
      </w:pPr>
      <w:rPr>
        <w:rFonts w:ascii="Symbol" w:hAnsi="Symbol" w:hint="default"/>
        <w:color w:val="DAC6F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C93CD4"/>
    <w:multiLevelType w:val="hybridMultilevel"/>
    <w:tmpl w:val="8FB8FB1C"/>
    <w:lvl w:ilvl="0" w:tplc="CD805090">
      <w:start w:val="1"/>
      <w:numFmt w:val="bullet"/>
      <w:lvlText w:val=""/>
      <w:lvlJc w:val="left"/>
      <w:pPr>
        <w:ind w:left="720" w:hanging="360"/>
      </w:pPr>
      <w:rPr>
        <w:rFonts w:ascii="Symbol" w:hAnsi="Symbol" w:hint="default"/>
        <w:color w:val="DAC6FE"/>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D3600C5"/>
    <w:multiLevelType w:val="hybridMultilevel"/>
    <w:tmpl w:val="6B7CCF26"/>
    <w:lvl w:ilvl="0" w:tplc="CD805090">
      <w:start w:val="1"/>
      <w:numFmt w:val="bullet"/>
      <w:lvlText w:val=""/>
      <w:lvlJc w:val="left"/>
      <w:pPr>
        <w:ind w:left="720" w:hanging="360"/>
      </w:pPr>
      <w:rPr>
        <w:rFonts w:ascii="Symbol" w:hAnsi="Symbol" w:hint="default"/>
        <w:color w:val="DAC6FE"/>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2376F43"/>
    <w:multiLevelType w:val="hybridMultilevel"/>
    <w:tmpl w:val="409C068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72C71C71"/>
    <w:multiLevelType w:val="multilevel"/>
    <w:tmpl w:val="6DC22FA6"/>
    <w:lvl w:ilvl="0">
      <w:start w:val="1"/>
      <w:numFmt w:val="decimal"/>
      <w:lvlText w:val="%1."/>
      <w:lvlJc w:val="left"/>
      <w:pPr>
        <w:ind w:left="375" w:hanging="375"/>
      </w:pPr>
      <w:rPr>
        <w:rFonts w:ascii="Cambria" w:eastAsiaTheme="minorHAnsi" w:hAnsi="Cambria" w:cstheme="minorBidi"/>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39F6265"/>
    <w:multiLevelType w:val="hybridMultilevel"/>
    <w:tmpl w:val="4262217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75D30331"/>
    <w:multiLevelType w:val="hybridMultilevel"/>
    <w:tmpl w:val="C3066DAE"/>
    <w:lvl w:ilvl="0" w:tplc="CD805090">
      <w:start w:val="1"/>
      <w:numFmt w:val="bullet"/>
      <w:lvlText w:val=""/>
      <w:lvlJc w:val="left"/>
      <w:pPr>
        <w:ind w:left="720" w:hanging="360"/>
      </w:pPr>
      <w:rPr>
        <w:rFonts w:ascii="Symbol" w:hAnsi="Symbol" w:hint="default"/>
        <w:color w:val="DAC6F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C7A1EAB"/>
    <w:multiLevelType w:val="multilevel"/>
    <w:tmpl w:val="59C0A600"/>
    <w:lvl w:ilvl="0">
      <w:start w:val="3"/>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num w:numId="1">
    <w:abstractNumId w:val="13"/>
  </w:num>
  <w:num w:numId="2">
    <w:abstractNumId w:val="11"/>
  </w:num>
  <w:num w:numId="3">
    <w:abstractNumId w:val="2"/>
  </w:num>
  <w:num w:numId="4">
    <w:abstractNumId w:val="29"/>
  </w:num>
  <w:num w:numId="5">
    <w:abstractNumId w:val="3"/>
  </w:num>
  <w:num w:numId="6">
    <w:abstractNumId w:val="30"/>
  </w:num>
  <w:num w:numId="7">
    <w:abstractNumId w:val="7"/>
  </w:num>
  <w:num w:numId="8">
    <w:abstractNumId w:val="17"/>
  </w:num>
  <w:num w:numId="9">
    <w:abstractNumId w:val="5"/>
  </w:num>
  <w:num w:numId="10">
    <w:abstractNumId w:val="12"/>
  </w:num>
  <w:num w:numId="11">
    <w:abstractNumId w:val="21"/>
  </w:num>
  <w:num w:numId="12">
    <w:abstractNumId w:val="16"/>
  </w:num>
  <w:num w:numId="13">
    <w:abstractNumId w:val="4"/>
  </w:num>
  <w:num w:numId="14">
    <w:abstractNumId w:val="33"/>
  </w:num>
  <w:num w:numId="15">
    <w:abstractNumId w:val="26"/>
  </w:num>
  <w:num w:numId="16">
    <w:abstractNumId w:val="6"/>
  </w:num>
  <w:num w:numId="17">
    <w:abstractNumId w:val="18"/>
  </w:num>
  <w:num w:numId="18">
    <w:abstractNumId w:val="8"/>
  </w:num>
  <w:num w:numId="19">
    <w:abstractNumId w:val="10"/>
  </w:num>
  <w:num w:numId="20">
    <w:abstractNumId w:val="0"/>
  </w:num>
  <w:num w:numId="21">
    <w:abstractNumId w:val="32"/>
  </w:num>
  <w:num w:numId="22">
    <w:abstractNumId w:val="35"/>
  </w:num>
  <w:num w:numId="23">
    <w:abstractNumId w:val="27"/>
  </w:num>
  <w:num w:numId="24">
    <w:abstractNumId w:val="1"/>
  </w:num>
  <w:num w:numId="25">
    <w:abstractNumId w:val="24"/>
  </w:num>
  <w:num w:numId="26">
    <w:abstractNumId w:val="34"/>
  </w:num>
  <w:num w:numId="27">
    <w:abstractNumId w:val="25"/>
  </w:num>
  <w:num w:numId="28">
    <w:abstractNumId w:val="20"/>
  </w:num>
  <w:num w:numId="29">
    <w:abstractNumId w:val="28"/>
  </w:num>
  <w:num w:numId="30">
    <w:abstractNumId w:val="23"/>
  </w:num>
  <w:num w:numId="31">
    <w:abstractNumId w:val="15"/>
  </w:num>
  <w:num w:numId="32">
    <w:abstractNumId w:val="9"/>
  </w:num>
  <w:num w:numId="33">
    <w:abstractNumId w:val="22"/>
  </w:num>
  <w:num w:numId="34">
    <w:abstractNumId w:val="19"/>
  </w:num>
  <w:num w:numId="35">
    <w:abstractNumId w:val="31"/>
  </w:num>
  <w:num w:numId="36">
    <w:abstractNumId w:val="14"/>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uggins">
    <w15:presenceInfo w15:providerId="AD" w15:userId="S-1-5-21-1874443819-1854570843-2210025429-220009"/>
  </w15:person>
  <w15:person w15:author="Genya Gluckman">
    <w15:presenceInfo w15:providerId="AD" w15:userId="S-1-5-21-1874443819-1854570843-2210025429-219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hideSpelling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EAB"/>
    <w:rsid w:val="00000B06"/>
    <w:rsid w:val="0000601B"/>
    <w:rsid w:val="0001120D"/>
    <w:rsid w:val="00013720"/>
    <w:rsid w:val="0001390B"/>
    <w:rsid w:val="00015D34"/>
    <w:rsid w:val="000160E8"/>
    <w:rsid w:val="00016298"/>
    <w:rsid w:val="0001748E"/>
    <w:rsid w:val="000208BE"/>
    <w:rsid w:val="00020EDB"/>
    <w:rsid w:val="000217F6"/>
    <w:rsid w:val="00025CDA"/>
    <w:rsid w:val="00026761"/>
    <w:rsid w:val="000273B3"/>
    <w:rsid w:val="00030E5B"/>
    <w:rsid w:val="000344E3"/>
    <w:rsid w:val="00037E3B"/>
    <w:rsid w:val="0004202B"/>
    <w:rsid w:val="00043889"/>
    <w:rsid w:val="00051C04"/>
    <w:rsid w:val="0005690D"/>
    <w:rsid w:val="00060D49"/>
    <w:rsid w:val="00062139"/>
    <w:rsid w:val="0006386F"/>
    <w:rsid w:val="000645E8"/>
    <w:rsid w:val="000705EC"/>
    <w:rsid w:val="00070BDC"/>
    <w:rsid w:val="00081687"/>
    <w:rsid w:val="000824CB"/>
    <w:rsid w:val="0008438C"/>
    <w:rsid w:val="0008464D"/>
    <w:rsid w:val="00087615"/>
    <w:rsid w:val="0009011E"/>
    <w:rsid w:val="00090A4B"/>
    <w:rsid w:val="0009142C"/>
    <w:rsid w:val="0009146E"/>
    <w:rsid w:val="0009258D"/>
    <w:rsid w:val="00094554"/>
    <w:rsid w:val="000A0C83"/>
    <w:rsid w:val="000A5076"/>
    <w:rsid w:val="000B5B77"/>
    <w:rsid w:val="000C4C0F"/>
    <w:rsid w:val="000D05BF"/>
    <w:rsid w:val="000D2461"/>
    <w:rsid w:val="000E019D"/>
    <w:rsid w:val="000E05A9"/>
    <w:rsid w:val="000E31FD"/>
    <w:rsid w:val="000E4292"/>
    <w:rsid w:val="000E793C"/>
    <w:rsid w:val="000F0870"/>
    <w:rsid w:val="000F0FD5"/>
    <w:rsid w:val="000F2C78"/>
    <w:rsid w:val="000F62F7"/>
    <w:rsid w:val="000F7377"/>
    <w:rsid w:val="000F77AC"/>
    <w:rsid w:val="001026B5"/>
    <w:rsid w:val="001102DF"/>
    <w:rsid w:val="00110D73"/>
    <w:rsid w:val="00114428"/>
    <w:rsid w:val="00114C15"/>
    <w:rsid w:val="00114D2F"/>
    <w:rsid w:val="00120B72"/>
    <w:rsid w:val="00120D35"/>
    <w:rsid w:val="00122294"/>
    <w:rsid w:val="0012251C"/>
    <w:rsid w:val="001228CD"/>
    <w:rsid w:val="00122DA1"/>
    <w:rsid w:val="00125651"/>
    <w:rsid w:val="00126039"/>
    <w:rsid w:val="001266BE"/>
    <w:rsid w:val="00126A83"/>
    <w:rsid w:val="00130AD3"/>
    <w:rsid w:val="00131736"/>
    <w:rsid w:val="0013590A"/>
    <w:rsid w:val="00140081"/>
    <w:rsid w:val="00140AA5"/>
    <w:rsid w:val="00141DDB"/>
    <w:rsid w:val="00153DDF"/>
    <w:rsid w:val="00154A1D"/>
    <w:rsid w:val="001556EF"/>
    <w:rsid w:val="001673FE"/>
    <w:rsid w:val="001724C5"/>
    <w:rsid w:val="00172BD2"/>
    <w:rsid w:val="00177209"/>
    <w:rsid w:val="00184364"/>
    <w:rsid w:val="001878AA"/>
    <w:rsid w:val="001906AA"/>
    <w:rsid w:val="00194993"/>
    <w:rsid w:val="00194F5B"/>
    <w:rsid w:val="001953EF"/>
    <w:rsid w:val="00195D99"/>
    <w:rsid w:val="001968F4"/>
    <w:rsid w:val="0019722C"/>
    <w:rsid w:val="001A3081"/>
    <w:rsid w:val="001A6EFA"/>
    <w:rsid w:val="001B74EB"/>
    <w:rsid w:val="001C2E9F"/>
    <w:rsid w:val="001C3878"/>
    <w:rsid w:val="001C54AC"/>
    <w:rsid w:val="001C70E4"/>
    <w:rsid w:val="001D2733"/>
    <w:rsid w:val="001D5B7E"/>
    <w:rsid w:val="001D6062"/>
    <w:rsid w:val="001D69E2"/>
    <w:rsid w:val="001D6C41"/>
    <w:rsid w:val="001E0556"/>
    <w:rsid w:val="001E3FA2"/>
    <w:rsid w:val="001E41E3"/>
    <w:rsid w:val="001E57D3"/>
    <w:rsid w:val="001F0F03"/>
    <w:rsid w:val="001F163A"/>
    <w:rsid w:val="001F1AD0"/>
    <w:rsid w:val="001F2835"/>
    <w:rsid w:val="001F2B59"/>
    <w:rsid w:val="001F428D"/>
    <w:rsid w:val="002027E9"/>
    <w:rsid w:val="002063B6"/>
    <w:rsid w:val="00207443"/>
    <w:rsid w:val="002103F6"/>
    <w:rsid w:val="00212076"/>
    <w:rsid w:val="00215D6A"/>
    <w:rsid w:val="00216578"/>
    <w:rsid w:val="00216828"/>
    <w:rsid w:val="00217849"/>
    <w:rsid w:val="00217CCB"/>
    <w:rsid w:val="00222348"/>
    <w:rsid w:val="002246AF"/>
    <w:rsid w:val="002265CD"/>
    <w:rsid w:val="00226A2C"/>
    <w:rsid w:val="002322F0"/>
    <w:rsid w:val="00235B82"/>
    <w:rsid w:val="002404DB"/>
    <w:rsid w:val="00242F63"/>
    <w:rsid w:val="00243E8E"/>
    <w:rsid w:val="00252975"/>
    <w:rsid w:val="00256BD0"/>
    <w:rsid w:val="00262458"/>
    <w:rsid w:val="00263904"/>
    <w:rsid w:val="002653CA"/>
    <w:rsid w:val="00272CBB"/>
    <w:rsid w:val="002743BA"/>
    <w:rsid w:val="0027441F"/>
    <w:rsid w:val="00280128"/>
    <w:rsid w:val="0028170E"/>
    <w:rsid w:val="0028270F"/>
    <w:rsid w:val="00284DDE"/>
    <w:rsid w:val="00285EA3"/>
    <w:rsid w:val="00294CD7"/>
    <w:rsid w:val="00294E40"/>
    <w:rsid w:val="00295110"/>
    <w:rsid w:val="002A2AB1"/>
    <w:rsid w:val="002A471D"/>
    <w:rsid w:val="002A7280"/>
    <w:rsid w:val="002B1BA1"/>
    <w:rsid w:val="002B266E"/>
    <w:rsid w:val="002B4D79"/>
    <w:rsid w:val="002C1E42"/>
    <w:rsid w:val="002C25F0"/>
    <w:rsid w:val="002C3593"/>
    <w:rsid w:val="002C6847"/>
    <w:rsid w:val="002D01C3"/>
    <w:rsid w:val="002D3498"/>
    <w:rsid w:val="002D5FF0"/>
    <w:rsid w:val="002E0C6D"/>
    <w:rsid w:val="002E1339"/>
    <w:rsid w:val="002E4088"/>
    <w:rsid w:val="002E4BD9"/>
    <w:rsid w:val="002E4F5C"/>
    <w:rsid w:val="002E51B1"/>
    <w:rsid w:val="002E74DE"/>
    <w:rsid w:val="002E7E90"/>
    <w:rsid w:val="002F270D"/>
    <w:rsid w:val="002F49E4"/>
    <w:rsid w:val="003018C0"/>
    <w:rsid w:val="003030D3"/>
    <w:rsid w:val="00303450"/>
    <w:rsid w:val="00303682"/>
    <w:rsid w:val="00311EE3"/>
    <w:rsid w:val="00313DF3"/>
    <w:rsid w:val="00315639"/>
    <w:rsid w:val="003178CB"/>
    <w:rsid w:val="00317F57"/>
    <w:rsid w:val="00326585"/>
    <w:rsid w:val="003324F5"/>
    <w:rsid w:val="003328E8"/>
    <w:rsid w:val="00333E0D"/>
    <w:rsid w:val="00342629"/>
    <w:rsid w:val="00346D7E"/>
    <w:rsid w:val="00350531"/>
    <w:rsid w:val="00351CF9"/>
    <w:rsid w:val="00357470"/>
    <w:rsid w:val="00357D38"/>
    <w:rsid w:val="00362183"/>
    <w:rsid w:val="003631F9"/>
    <w:rsid w:val="00363583"/>
    <w:rsid w:val="00366F69"/>
    <w:rsid w:val="00371CF9"/>
    <w:rsid w:val="00372459"/>
    <w:rsid w:val="003731F9"/>
    <w:rsid w:val="003750D4"/>
    <w:rsid w:val="00381D85"/>
    <w:rsid w:val="00382E2B"/>
    <w:rsid w:val="0039078F"/>
    <w:rsid w:val="00394531"/>
    <w:rsid w:val="00397225"/>
    <w:rsid w:val="003A028B"/>
    <w:rsid w:val="003B16A2"/>
    <w:rsid w:val="003B7425"/>
    <w:rsid w:val="003C03A8"/>
    <w:rsid w:val="003C7259"/>
    <w:rsid w:val="003D257C"/>
    <w:rsid w:val="003D2BB9"/>
    <w:rsid w:val="003D5567"/>
    <w:rsid w:val="003E68E1"/>
    <w:rsid w:val="003E6962"/>
    <w:rsid w:val="003F0E60"/>
    <w:rsid w:val="003F4CFD"/>
    <w:rsid w:val="003F5172"/>
    <w:rsid w:val="003F75CD"/>
    <w:rsid w:val="003F7B6A"/>
    <w:rsid w:val="00403075"/>
    <w:rsid w:val="00404825"/>
    <w:rsid w:val="00404DD3"/>
    <w:rsid w:val="0040629F"/>
    <w:rsid w:val="00412FF7"/>
    <w:rsid w:val="004146EA"/>
    <w:rsid w:val="004219D9"/>
    <w:rsid w:val="00421B04"/>
    <w:rsid w:val="00422D0A"/>
    <w:rsid w:val="00425F16"/>
    <w:rsid w:val="004266DE"/>
    <w:rsid w:val="004316D8"/>
    <w:rsid w:val="004334E4"/>
    <w:rsid w:val="00433A91"/>
    <w:rsid w:val="00434DDC"/>
    <w:rsid w:val="004364C4"/>
    <w:rsid w:val="00436E00"/>
    <w:rsid w:val="00442D1F"/>
    <w:rsid w:val="00447506"/>
    <w:rsid w:val="00447C3E"/>
    <w:rsid w:val="00452C90"/>
    <w:rsid w:val="00454D89"/>
    <w:rsid w:val="00455208"/>
    <w:rsid w:val="00455D6C"/>
    <w:rsid w:val="004605B3"/>
    <w:rsid w:val="00461E4C"/>
    <w:rsid w:val="00462FF1"/>
    <w:rsid w:val="004654E4"/>
    <w:rsid w:val="00467AE0"/>
    <w:rsid w:val="00474655"/>
    <w:rsid w:val="00474FF6"/>
    <w:rsid w:val="004821B8"/>
    <w:rsid w:val="00483325"/>
    <w:rsid w:val="004856C1"/>
    <w:rsid w:val="004936FF"/>
    <w:rsid w:val="00497C6E"/>
    <w:rsid w:val="00497D1B"/>
    <w:rsid w:val="004A02D0"/>
    <w:rsid w:val="004A52C6"/>
    <w:rsid w:val="004A5E35"/>
    <w:rsid w:val="004A61A5"/>
    <w:rsid w:val="004A6E39"/>
    <w:rsid w:val="004B0A3B"/>
    <w:rsid w:val="004B0FED"/>
    <w:rsid w:val="004B21F2"/>
    <w:rsid w:val="004B2D09"/>
    <w:rsid w:val="004B4595"/>
    <w:rsid w:val="004B4AF2"/>
    <w:rsid w:val="004B5E15"/>
    <w:rsid w:val="004B61D2"/>
    <w:rsid w:val="004B738B"/>
    <w:rsid w:val="004C0EEF"/>
    <w:rsid w:val="004C1382"/>
    <w:rsid w:val="004C428B"/>
    <w:rsid w:val="004C783E"/>
    <w:rsid w:val="004D1124"/>
    <w:rsid w:val="004D34E8"/>
    <w:rsid w:val="004D499C"/>
    <w:rsid w:val="004D4C63"/>
    <w:rsid w:val="004D6013"/>
    <w:rsid w:val="004E0C33"/>
    <w:rsid w:val="004E31C3"/>
    <w:rsid w:val="004E38F2"/>
    <w:rsid w:val="004E41EC"/>
    <w:rsid w:val="004E6357"/>
    <w:rsid w:val="004F030F"/>
    <w:rsid w:val="004F155D"/>
    <w:rsid w:val="004F162A"/>
    <w:rsid w:val="004F2D14"/>
    <w:rsid w:val="00502DD5"/>
    <w:rsid w:val="005060DD"/>
    <w:rsid w:val="00506488"/>
    <w:rsid w:val="00507607"/>
    <w:rsid w:val="00507C10"/>
    <w:rsid w:val="00514C09"/>
    <w:rsid w:val="00516CE1"/>
    <w:rsid w:val="005256CE"/>
    <w:rsid w:val="0053189C"/>
    <w:rsid w:val="005318AF"/>
    <w:rsid w:val="00531E88"/>
    <w:rsid w:val="005352AD"/>
    <w:rsid w:val="00536E49"/>
    <w:rsid w:val="0054100D"/>
    <w:rsid w:val="00542CE9"/>
    <w:rsid w:val="00546BB7"/>
    <w:rsid w:val="00547B18"/>
    <w:rsid w:val="00552F34"/>
    <w:rsid w:val="005534A0"/>
    <w:rsid w:val="00557BEE"/>
    <w:rsid w:val="00564DC7"/>
    <w:rsid w:val="00571B2E"/>
    <w:rsid w:val="00573522"/>
    <w:rsid w:val="0057788E"/>
    <w:rsid w:val="005836B2"/>
    <w:rsid w:val="0058660C"/>
    <w:rsid w:val="00587410"/>
    <w:rsid w:val="0059032B"/>
    <w:rsid w:val="005939B9"/>
    <w:rsid w:val="00594A0C"/>
    <w:rsid w:val="00596AFD"/>
    <w:rsid w:val="005A20B4"/>
    <w:rsid w:val="005A4A81"/>
    <w:rsid w:val="005A4C7F"/>
    <w:rsid w:val="005A6482"/>
    <w:rsid w:val="005A7EFE"/>
    <w:rsid w:val="005B02A2"/>
    <w:rsid w:val="005B0F58"/>
    <w:rsid w:val="005B2177"/>
    <w:rsid w:val="005B43C7"/>
    <w:rsid w:val="005B4876"/>
    <w:rsid w:val="005B59C0"/>
    <w:rsid w:val="005B7C8B"/>
    <w:rsid w:val="005C1168"/>
    <w:rsid w:val="005C1A31"/>
    <w:rsid w:val="005C1FEA"/>
    <w:rsid w:val="005C268F"/>
    <w:rsid w:val="005C735C"/>
    <w:rsid w:val="005C7827"/>
    <w:rsid w:val="005D3DC2"/>
    <w:rsid w:val="005D484D"/>
    <w:rsid w:val="005E4917"/>
    <w:rsid w:val="005E51D7"/>
    <w:rsid w:val="005E70A2"/>
    <w:rsid w:val="005F5FF0"/>
    <w:rsid w:val="006023BA"/>
    <w:rsid w:val="006031C3"/>
    <w:rsid w:val="006031CE"/>
    <w:rsid w:val="0060654B"/>
    <w:rsid w:val="00611EF0"/>
    <w:rsid w:val="00615E3B"/>
    <w:rsid w:val="006166A1"/>
    <w:rsid w:val="00616F95"/>
    <w:rsid w:val="00617562"/>
    <w:rsid w:val="00617ECA"/>
    <w:rsid w:val="006202B4"/>
    <w:rsid w:val="0062064F"/>
    <w:rsid w:val="00620E77"/>
    <w:rsid w:val="0062120C"/>
    <w:rsid w:val="00626B4A"/>
    <w:rsid w:val="00632699"/>
    <w:rsid w:val="00634B5A"/>
    <w:rsid w:val="0063531C"/>
    <w:rsid w:val="006369CD"/>
    <w:rsid w:val="00636B4E"/>
    <w:rsid w:val="006444FE"/>
    <w:rsid w:val="00644B1B"/>
    <w:rsid w:val="006525BD"/>
    <w:rsid w:val="0065402C"/>
    <w:rsid w:val="0065562D"/>
    <w:rsid w:val="00656BC9"/>
    <w:rsid w:val="006575CE"/>
    <w:rsid w:val="0066049B"/>
    <w:rsid w:val="00660A99"/>
    <w:rsid w:val="006617AF"/>
    <w:rsid w:val="006654B8"/>
    <w:rsid w:val="00667029"/>
    <w:rsid w:val="00671BE2"/>
    <w:rsid w:val="00671D69"/>
    <w:rsid w:val="006759FC"/>
    <w:rsid w:val="00677CA6"/>
    <w:rsid w:val="00682544"/>
    <w:rsid w:val="00685137"/>
    <w:rsid w:val="0068520B"/>
    <w:rsid w:val="00695AC9"/>
    <w:rsid w:val="0069685E"/>
    <w:rsid w:val="006A74D9"/>
    <w:rsid w:val="006A7F9A"/>
    <w:rsid w:val="006B0858"/>
    <w:rsid w:val="006B0998"/>
    <w:rsid w:val="006B453F"/>
    <w:rsid w:val="006C06CC"/>
    <w:rsid w:val="006C0B5D"/>
    <w:rsid w:val="006C19AB"/>
    <w:rsid w:val="006C2B9A"/>
    <w:rsid w:val="006C509B"/>
    <w:rsid w:val="006C5400"/>
    <w:rsid w:val="006C76E5"/>
    <w:rsid w:val="006D585C"/>
    <w:rsid w:val="006D7583"/>
    <w:rsid w:val="006E0361"/>
    <w:rsid w:val="006E6FF3"/>
    <w:rsid w:val="006F7348"/>
    <w:rsid w:val="0070483A"/>
    <w:rsid w:val="0071105E"/>
    <w:rsid w:val="007110BC"/>
    <w:rsid w:val="007118D7"/>
    <w:rsid w:val="00716513"/>
    <w:rsid w:val="00716A0E"/>
    <w:rsid w:val="00717FF2"/>
    <w:rsid w:val="00720BDD"/>
    <w:rsid w:val="00722BE0"/>
    <w:rsid w:val="00724BF6"/>
    <w:rsid w:val="00725739"/>
    <w:rsid w:val="00733E5A"/>
    <w:rsid w:val="0073649C"/>
    <w:rsid w:val="007366DB"/>
    <w:rsid w:val="0073719D"/>
    <w:rsid w:val="007402E5"/>
    <w:rsid w:val="00740B03"/>
    <w:rsid w:val="0074173F"/>
    <w:rsid w:val="00747633"/>
    <w:rsid w:val="00750731"/>
    <w:rsid w:val="00750C33"/>
    <w:rsid w:val="00752629"/>
    <w:rsid w:val="007536C7"/>
    <w:rsid w:val="00765814"/>
    <w:rsid w:val="007731E6"/>
    <w:rsid w:val="0077570C"/>
    <w:rsid w:val="00775FB6"/>
    <w:rsid w:val="007770CE"/>
    <w:rsid w:val="00777351"/>
    <w:rsid w:val="00777510"/>
    <w:rsid w:val="00780355"/>
    <w:rsid w:val="00780965"/>
    <w:rsid w:val="00784C85"/>
    <w:rsid w:val="007851C8"/>
    <w:rsid w:val="00786E65"/>
    <w:rsid w:val="0079142C"/>
    <w:rsid w:val="00793A60"/>
    <w:rsid w:val="00796DE7"/>
    <w:rsid w:val="007A376D"/>
    <w:rsid w:val="007B1B8B"/>
    <w:rsid w:val="007B224D"/>
    <w:rsid w:val="007B3CD4"/>
    <w:rsid w:val="007B4D39"/>
    <w:rsid w:val="007C1EA8"/>
    <w:rsid w:val="007C2768"/>
    <w:rsid w:val="007C7161"/>
    <w:rsid w:val="007D22BB"/>
    <w:rsid w:val="007D76AD"/>
    <w:rsid w:val="007D76B6"/>
    <w:rsid w:val="007E62D2"/>
    <w:rsid w:val="007F226E"/>
    <w:rsid w:val="007F4DB9"/>
    <w:rsid w:val="007F5978"/>
    <w:rsid w:val="007F6A54"/>
    <w:rsid w:val="00805905"/>
    <w:rsid w:val="00806E76"/>
    <w:rsid w:val="00811122"/>
    <w:rsid w:val="0082280F"/>
    <w:rsid w:val="00822948"/>
    <w:rsid w:val="0082341A"/>
    <w:rsid w:val="00824FC6"/>
    <w:rsid w:val="00826F62"/>
    <w:rsid w:val="008337BB"/>
    <w:rsid w:val="00835ECC"/>
    <w:rsid w:val="0084146B"/>
    <w:rsid w:val="00842010"/>
    <w:rsid w:val="00842A4F"/>
    <w:rsid w:val="00842A71"/>
    <w:rsid w:val="00850A12"/>
    <w:rsid w:val="00851F98"/>
    <w:rsid w:val="00852F7F"/>
    <w:rsid w:val="00854C6E"/>
    <w:rsid w:val="0085671A"/>
    <w:rsid w:val="00856DF2"/>
    <w:rsid w:val="0085789F"/>
    <w:rsid w:val="0086085D"/>
    <w:rsid w:val="008623C3"/>
    <w:rsid w:val="0086257A"/>
    <w:rsid w:val="00863186"/>
    <w:rsid w:val="0086479E"/>
    <w:rsid w:val="0087104D"/>
    <w:rsid w:val="00871104"/>
    <w:rsid w:val="008719D1"/>
    <w:rsid w:val="00873BED"/>
    <w:rsid w:val="00876FB1"/>
    <w:rsid w:val="008828F2"/>
    <w:rsid w:val="00886199"/>
    <w:rsid w:val="008909A2"/>
    <w:rsid w:val="00893121"/>
    <w:rsid w:val="00893898"/>
    <w:rsid w:val="00897ED2"/>
    <w:rsid w:val="008A1533"/>
    <w:rsid w:val="008A15C7"/>
    <w:rsid w:val="008A5997"/>
    <w:rsid w:val="008A7014"/>
    <w:rsid w:val="008A7E4F"/>
    <w:rsid w:val="008B7A81"/>
    <w:rsid w:val="008C3415"/>
    <w:rsid w:val="008C5CD8"/>
    <w:rsid w:val="008C6C23"/>
    <w:rsid w:val="008C7F5A"/>
    <w:rsid w:val="008D08C0"/>
    <w:rsid w:val="008D1BBF"/>
    <w:rsid w:val="008D1F37"/>
    <w:rsid w:val="008D26A6"/>
    <w:rsid w:val="008D5154"/>
    <w:rsid w:val="008D6647"/>
    <w:rsid w:val="008E1313"/>
    <w:rsid w:val="008E2E91"/>
    <w:rsid w:val="008E4FC2"/>
    <w:rsid w:val="008E5558"/>
    <w:rsid w:val="008E7104"/>
    <w:rsid w:val="008F45A4"/>
    <w:rsid w:val="008F4C0A"/>
    <w:rsid w:val="008F6113"/>
    <w:rsid w:val="00902648"/>
    <w:rsid w:val="00906B00"/>
    <w:rsid w:val="00913333"/>
    <w:rsid w:val="0091495E"/>
    <w:rsid w:val="00925248"/>
    <w:rsid w:val="00931C32"/>
    <w:rsid w:val="0093355C"/>
    <w:rsid w:val="0093472C"/>
    <w:rsid w:val="00940112"/>
    <w:rsid w:val="0094025C"/>
    <w:rsid w:val="009403D2"/>
    <w:rsid w:val="00941216"/>
    <w:rsid w:val="00945D81"/>
    <w:rsid w:val="00945F36"/>
    <w:rsid w:val="00951C74"/>
    <w:rsid w:val="00954BDD"/>
    <w:rsid w:val="00955624"/>
    <w:rsid w:val="00955B01"/>
    <w:rsid w:val="00957013"/>
    <w:rsid w:val="009603E9"/>
    <w:rsid w:val="0096170C"/>
    <w:rsid w:val="00963588"/>
    <w:rsid w:val="00964B97"/>
    <w:rsid w:val="00965658"/>
    <w:rsid w:val="00965A03"/>
    <w:rsid w:val="009675CC"/>
    <w:rsid w:val="0097099F"/>
    <w:rsid w:val="00974FA2"/>
    <w:rsid w:val="00981790"/>
    <w:rsid w:val="00982CC9"/>
    <w:rsid w:val="0098360A"/>
    <w:rsid w:val="00985A28"/>
    <w:rsid w:val="00986B03"/>
    <w:rsid w:val="009872FF"/>
    <w:rsid w:val="00990179"/>
    <w:rsid w:val="00993A56"/>
    <w:rsid w:val="009A0031"/>
    <w:rsid w:val="009A5157"/>
    <w:rsid w:val="009A54D8"/>
    <w:rsid w:val="009A6CC7"/>
    <w:rsid w:val="009B5B17"/>
    <w:rsid w:val="009C6187"/>
    <w:rsid w:val="009C7271"/>
    <w:rsid w:val="009C7D8B"/>
    <w:rsid w:val="009D158E"/>
    <w:rsid w:val="009D257F"/>
    <w:rsid w:val="009D2D48"/>
    <w:rsid w:val="009D3C3F"/>
    <w:rsid w:val="009D48AC"/>
    <w:rsid w:val="009D54F2"/>
    <w:rsid w:val="009D6814"/>
    <w:rsid w:val="009D7E78"/>
    <w:rsid w:val="009E0D30"/>
    <w:rsid w:val="009E1D87"/>
    <w:rsid w:val="009E479E"/>
    <w:rsid w:val="009E48B6"/>
    <w:rsid w:val="009E637A"/>
    <w:rsid w:val="009F1B1E"/>
    <w:rsid w:val="009F5009"/>
    <w:rsid w:val="009F7A73"/>
    <w:rsid w:val="00A00783"/>
    <w:rsid w:val="00A007CD"/>
    <w:rsid w:val="00A0477A"/>
    <w:rsid w:val="00A06A1B"/>
    <w:rsid w:val="00A07486"/>
    <w:rsid w:val="00A14853"/>
    <w:rsid w:val="00A173DD"/>
    <w:rsid w:val="00A205F2"/>
    <w:rsid w:val="00A216ED"/>
    <w:rsid w:val="00A22F80"/>
    <w:rsid w:val="00A24EFC"/>
    <w:rsid w:val="00A2706A"/>
    <w:rsid w:val="00A30863"/>
    <w:rsid w:val="00A34806"/>
    <w:rsid w:val="00A35F37"/>
    <w:rsid w:val="00A36C9B"/>
    <w:rsid w:val="00A407DA"/>
    <w:rsid w:val="00A40F78"/>
    <w:rsid w:val="00A4417D"/>
    <w:rsid w:val="00A45A33"/>
    <w:rsid w:val="00A45CFB"/>
    <w:rsid w:val="00A45E0E"/>
    <w:rsid w:val="00A50C8B"/>
    <w:rsid w:val="00A57EAB"/>
    <w:rsid w:val="00A629D9"/>
    <w:rsid w:val="00A70D59"/>
    <w:rsid w:val="00A72FEB"/>
    <w:rsid w:val="00A735A1"/>
    <w:rsid w:val="00A77F1A"/>
    <w:rsid w:val="00A77F9B"/>
    <w:rsid w:val="00A8473E"/>
    <w:rsid w:val="00A8540C"/>
    <w:rsid w:val="00A90DD6"/>
    <w:rsid w:val="00A90F25"/>
    <w:rsid w:val="00A91979"/>
    <w:rsid w:val="00A927B1"/>
    <w:rsid w:val="00A9406D"/>
    <w:rsid w:val="00AA3E6D"/>
    <w:rsid w:val="00AA48A6"/>
    <w:rsid w:val="00AB3E74"/>
    <w:rsid w:val="00AB6149"/>
    <w:rsid w:val="00AC5D55"/>
    <w:rsid w:val="00AC6857"/>
    <w:rsid w:val="00AD459C"/>
    <w:rsid w:val="00AD4DA3"/>
    <w:rsid w:val="00AD7BAE"/>
    <w:rsid w:val="00AD7E8F"/>
    <w:rsid w:val="00AE137C"/>
    <w:rsid w:val="00AE2D17"/>
    <w:rsid w:val="00AE6C69"/>
    <w:rsid w:val="00AF0D50"/>
    <w:rsid w:val="00AF11B4"/>
    <w:rsid w:val="00AF2260"/>
    <w:rsid w:val="00AF2B12"/>
    <w:rsid w:val="00AF481B"/>
    <w:rsid w:val="00AF5B95"/>
    <w:rsid w:val="00AF7B33"/>
    <w:rsid w:val="00B00099"/>
    <w:rsid w:val="00B00505"/>
    <w:rsid w:val="00B00E7E"/>
    <w:rsid w:val="00B039F6"/>
    <w:rsid w:val="00B03B28"/>
    <w:rsid w:val="00B14A2E"/>
    <w:rsid w:val="00B21C57"/>
    <w:rsid w:val="00B22A69"/>
    <w:rsid w:val="00B244F4"/>
    <w:rsid w:val="00B3002E"/>
    <w:rsid w:val="00B30F1F"/>
    <w:rsid w:val="00B33B00"/>
    <w:rsid w:val="00B34D19"/>
    <w:rsid w:val="00B40600"/>
    <w:rsid w:val="00B42377"/>
    <w:rsid w:val="00B42B2F"/>
    <w:rsid w:val="00B437EA"/>
    <w:rsid w:val="00B443E4"/>
    <w:rsid w:val="00B44648"/>
    <w:rsid w:val="00B447F5"/>
    <w:rsid w:val="00B46D49"/>
    <w:rsid w:val="00B53C40"/>
    <w:rsid w:val="00B566FB"/>
    <w:rsid w:val="00B61B03"/>
    <w:rsid w:val="00B62373"/>
    <w:rsid w:val="00B62A84"/>
    <w:rsid w:val="00B64950"/>
    <w:rsid w:val="00B6560D"/>
    <w:rsid w:val="00B666A2"/>
    <w:rsid w:val="00B71550"/>
    <w:rsid w:val="00B73008"/>
    <w:rsid w:val="00B73F9D"/>
    <w:rsid w:val="00B74E50"/>
    <w:rsid w:val="00B750A3"/>
    <w:rsid w:val="00B76644"/>
    <w:rsid w:val="00B80BDE"/>
    <w:rsid w:val="00B867BD"/>
    <w:rsid w:val="00B87244"/>
    <w:rsid w:val="00B907AF"/>
    <w:rsid w:val="00B932E8"/>
    <w:rsid w:val="00B97110"/>
    <w:rsid w:val="00BA326C"/>
    <w:rsid w:val="00BA3710"/>
    <w:rsid w:val="00BA3EE0"/>
    <w:rsid w:val="00BA4A88"/>
    <w:rsid w:val="00BA6401"/>
    <w:rsid w:val="00BB22E3"/>
    <w:rsid w:val="00BB29E8"/>
    <w:rsid w:val="00BB3DD8"/>
    <w:rsid w:val="00BB53A3"/>
    <w:rsid w:val="00BB6CBA"/>
    <w:rsid w:val="00BD3149"/>
    <w:rsid w:val="00BD341A"/>
    <w:rsid w:val="00BD4C74"/>
    <w:rsid w:val="00BD528A"/>
    <w:rsid w:val="00BD68FE"/>
    <w:rsid w:val="00BD785B"/>
    <w:rsid w:val="00BD7FE6"/>
    <w:rsid w:val="00BE5D77"/>
    <w:rsid w:val="00BF5C27"/>
    <w:rsid w:val="00BF7552"/>
    <w:rsid w:val="00C0199F"/>
    <w:rsid w:val="00C04D53"/>
    <w:rsid w:val="00C05DFA"/>
    <w:rsid w:val="00C060C3"/>
    <w:rsid w:val="00C1189C"/>
    <w:rsid w:val="00C11BDF"/>
    <w:rsid w:val="00C11F71"/>
    <w:rsid w:val="00C126C5"/>
    <w:rsid w:val="00C13862"/>
    <w:rsid w:val="00C144F3"/>
    <w:rsid w:val="00C153F6"/>
    <w:rsid w:val="00C17D44"/>
    <w:rsid w:val="00C2015A"/>
    <w:rsid w:val="00C2040A"/>
    <w:rsid w:val="00C21B10"/>
    <w:rsid w:val="00C27F13"/>
    <w:rsid w:val="00C328C5"/>
    <w:rsid w:val="00C33103"/>
    <w:rsid w:val="00C34057"/>
    <w:rsid w:val="00C34968"/>
    <w:rsid w:val="00C37F29"/>
    <w:rsid w:val="00C40119"/>
    <w:rsid w:val="00C50775"/>
    <w:rsid w:val="00C52F91"/>
    <w:rsid w:val="00C56006"/>
    <w:rsid w:val="00C56C70"/>
    <w:rsid w:val="00C56DBF"/>
    <w:rsid w:val="00C60F24"/>
    <w:rsid w:val="00C63BB4"/>
    <w:rsid w:val="00C664AD"/>
    <w:rsid w:val="00C713DE"/>
    <w:rsid w:val="00C71FED"/>
    <w:rsid w:val="00C72B1D"/>
    <w:rsid w:val="00C73327"/>
    <w:rsid w:val="00C75981"/>
    <w:rsid w:val="00C764C6"/>
    <w:rsid w:val="00C80527"/>
    <w:rsid w:val="00C81B4E"/>
    <w:rsid w:val="00C835A3"/>
    <w:rsid w:val="00C836C7"/>
    <w:rsid w:val="00C87150"/>
    <w:rsid w:val="00C87DC7"/>
    <w:rsid w:val="00C927FC"/>
    <w:rsid w:val="00C92EC4"/>
    <w:rsid w:val="00CA0CCE"/>
    <w:rsid w:val="00CA12BC"/>
    <w:rsid w:val="00CA29C0"/>
    <w:rsid w:val="00CA2B98"/>
    <w:rsid w:val="00CB5DEA"/>
    <w:rsid w:val="00CB7C92"/>
    <w:rsid w:val="00CB7F50"/>
    <w:rsid w:val="00CC3693"/>
    <w:rsid w:val="00CD07E8"/>
    <w:rsid w:val="00CD311C"/>
    <w:rsid w:val="00CD3926"/>
    <w:rsid w:val="00CD626B"/>
    <w:rsid w:val="00CD781F"/>
    <w:rsid w:val="00CE6634"/>
    <w:rsid w:val="00CE681C"/>
    <w:rsid w:val="00CF319F"/>
    <w:rsid w:val="00CF3269"/>
    <w:rsid w:val="00CF4F5A"/>
    <w:rsid w:val="00D01CD0"/>
    <w:rsid w:val="00D032D7"/>
    <w:rsid w:val="00D044DA"/>
    <w:rsid w:val="00D051D3"/>
    <w:rsid w:val="00D07DFA"/>
    <w:rsid w:val="00D16EF3"/>
    <w:rsid w:val="00D178DC"/>
    <w:rsid w:val="00D230D9"/>
    <w:rsid w:val="00D23A9B"/>
    <w:rsid w:val="00D31E7E"/>
    <w:rsid w:val="00D31FB1"/>
    <w:rsid w:val="00D353C6"/>
    <w:rsid w:val="00D37628"/>
    <w:rsid w:val="00D43F12"/>
    <w:rsid w:val="00D455E7"/>
    <w:rsid w:val="00D472C5"/>
    <w:rsid w:val="00D51964"/>
    <w:rsid w:val="00D52777"/>
    <w:rsid w:val="00D5440B"/>
    <w:rsid w:val="00D66057"/>
    <w:rsid w:val="00D662D0"/>
    <w:rsid w:val="00D66FFC"/>
    <w:rsid w:val="00D67891"/>
    <w:rsid w:val="00D67CB1"/>
    <w:rsid w:val="00D716BA"/>
    <w:rsid w:val="00D81F15"/>
    <w:rsid w:val="00D81F19"/>
    <w:rsid w:val="00D828EC"/>
    <w:rsid w:val="00D82FBB"/>
    <w:rsid w:val="00D8358B"/>
    <w:rsid w:val="00D86AE5"/>
    <w:rsid w:val="00D87053"/>
    <w:rsid w:val="00D901B7"/>
    <w:rsid w:val="00D916F9"/>
    <w:rsid w:val="00D920EA"/>
    <w:rsid w:val="00D9374A"/>
    <w:rsid w:val="00D94B67"/>
    <w:rsid w:val="00DA1214"/>
    <w:rsid w:val="00DA1C05"/>
    <w:rsid w:val="00DB0E52"/>
    <w:rsid w:val="00DB59DC"/>
    <w:rsid w:val="00DB5EE0"/>
    <w:rsid w:val="00DC26C0"/>
    <w:rsid w:val="00DC5F8A"/>
    <w:rsid w:val="00DC7333"/>
    <w:rsid w:val="00DC757F"/>
    <w:rsid w:val="00DC7950"/>
    <w:rsid w:val="00DD3FA8"/>
    <w:rsid w:val="00DD6CB7"/>
    <w:rsid w:val="00DE2FEF"/>
    <w:rsid w:val="00DE39B0"/>
    <w:rsid w:val="00DE3C11"/>
    <w:rsid w:val="00DE4736"/>
    <w:rsid w:val="00DE48EA"/>
    <w:rsid w:val="00DE5AE0"/>
    <w:rsid w:val="00DE5EBF"/>
    <w:rsid w:val="00DE732C"/>
    <w:rsid w:val="00DF0C6E"/>
    <w:rsid w:val="00DF5EF6"/>
    <w:rsid w:val="00DF6356"/>
    <w:rsid w:val="00E03B34"/>
    <w:rsid w:val="00E101CB"/>
    <w:rsid w:val="00E115D6"/>
    <w:rsid w:val="00E1287B"/>
    <w:rsid w:val="00E14409"/>
    <w:rsid w:val="00E14950"/>
    <w:rsid w:val="00E2093E"/>
    <w:rsid w:val="00E222A3"/>
    <w:rsid w:val="00E22A7B"/>
    <w:rsid w:val="00E27E84"/>
    <w:rsid w:val="00E30E56"/>
    <w:rsid w:val="00E31249"/>
    <w:rsid w:val="00E32AD1"/>
    <w:rsid w:val="00E42CC0"/>
    <w:rsid w:val="00E45C04"/>
    <w:rsid w:val="00E47CB3"/>
    <w:rsid w:val="00E51B64"/>
    <w:rsid w:val="00E5479B"/>
    <w:rsid w:val="00E569D0"/>
    <w:rsid w:val="00E571DC"/>
    <w:rsid w:val="00E5757F"/>
    <w:rsid w:val="00E60F95"/>
    <w:rsid w:val="00E646C6"/>
    <w:rsid w:val="00E656A4"/>
    <w:rsid w:val="00E70A0A"/>
    <w:rsid w:val="00E72844"/>
    <w:rsid w:val="00E735AD"/>
    <w:rsid w:val="00E81C4F"/>
    <w:rsid w:val="00E86818"/>
    <w:rsid w:val="00E8696D"/>
    <w:rsid w:val="00E92ADF"/>
    <w:rsid w:val="00E9484C"/>
    <w:rsid w:val="00EA0985"/>
    <w:rsid w:val="00EA1494"/>
    <w:rsid w:val="00EA1F0B"/>
    <w:rsid w:val="00EA403C"/>
    <w:rsid w:val="00EA56CB"/>
    <w:rsid w:val="00EA5E76"/>
    <w:rsid w:val="00EA68B5"/>
    <w:rsid w:val="00EA7576"/>
    <w:rsid w:val="00EB1C12"/>
    <w:rsid w:val="00EB2BFF"/>
    <w:rsid w:val="00EB330E"/>
    <w:rsid w:val="00EB5A64"/>
    <w:rsid w:val="00EC09FF"/>
    <w:rsid w:val="00EC0D83"/>
    <w:rsid w:val="00EC2E95"/>
    <w:rsid w:val="00EC6FFF"/>
    <w:rsid w:val="00ED3608"/>
    <w:rsid w:val="00ED37AE"/>
    <w:rsid w:val="00ED4890"/>
    <w:rsid w:val="00ED4EF4"/>
    <w:rsid w:val="00ED5A15"/>
    <w:rsid w:val="00EE0286"/>
    <w:rsid w:val="00EE6EBF"/>
    <w:rsid w:val="00EE743E"/>
    <w:rsid w:val="00EF0AB7"/>
    <w:rsid w:val="00EF1262"/>
    <w:rsid w:val="00EF13C5"/>
    <w:rsid w:val="00EF3497"/>
    <w:rsid w:val="00EF7B98"/>
    <w:rsid w:val="00F013C2"/>
    <w:rsid w:val="00F019FB"/>
    <w:rsid w:val="00F10ABB"/>
    <w:rsid w:val="00F132A3"/>
    <w:rsid w:val="00F17C2D"/>
    <w:rsid w:val="00F20B80"/>
    <w:rsid w:val="00F22164"/>
    <w:rsid w:val="00F228E3"/>
    <w:rsid w:val="00F24194"/>
    <w:rsid w:val="00F24BBA"/>
    <w:rsid w:val="00F24C2D"/>
    <w:rsid w:val="00F257DD"/>
    <w:rsid w:val="00F30356"/>
    <w:rsid w:val="00F31CC4"/>
    <w:rsid w:val="00F3370B"/>
    <w:rsid w:val="00F36328"/>
    <w:rsid w:val="00F40BC1"/>
    <w:rsid w:val="00F40D39"/>
    <w:rsid w:val="00F413ED"/>
    <w:rsid w:val="00F41C54"/>
    <w:rsid w:val="00F4469D"/>
    <w:rsid w:val="00F5025D"/>
    <w:rsid w:val="00F52514"/>
    <w:rsid w:val="00F545FB"/>
    <w:rsid w:val="00F54C42"/>
    <w:rsid w:val="00F609CA"/>
    <w:rsid w:val="00F674C3"/>
    <w:rsid w:val="00F6786F"/>
    <w:rsid w:val="00F71B5A"/>
    <w:rsid w:val="00F7249F"/>
    <w:rsid w:val="00F74493"/>
    <w:rsid w:val="00F7449B"/>
    <w:rsid w:val="00F74A7C"/>
    <w:rsid w:val="00F76314"/>
    <w:rsid w:val="00F763C9"/>
    <w:rsid w:val="00F80FE9"/>
    <w:rsid w:val="00F81397"/>
    <w:rsid w:val="00F82A83"/>
    <w:rsid w:val="00F82EB9"/>
    <w:rsid w:val="00F8366F"/>
    <w:rsid w:val="00F856EA"/>
    <w:rsid w:val="00F861CC"/>
    <w:rsid w:val="00F93F67"/>
    <w:rsid w:val="00F94198"/>
    <w:rsid w:val="00F94C60"/>
    <w:rsid w:val="00F95948"/>
    <w:rsid w:val="00F96FB5"/>
    <w:rsid w:val="00F97CFF"/>
    <w:rsid w:val="00FA0DF0"/>
    <w:rsid w:val="00FA115E"/>
    <w:rsid w:val="00FA2D28"/>
    <w:rsid w:val="00FA5305"/>
    <w:rsid w:val="00FB0A09"/>
    <w:rsid w:val="00FB2D5A"/>
    <w:rsid w:val="00FB2ED1"/>
    <w:rsid w:val="00FB3782"/>
    <w:rsid w:val="00FB4F8A"/>
    <w:rsid w:val="00FB518B"/>
    <w:rsid w:val="00FB6357"/>
    <w:rsid w:val="00FC0F44"/>
    <w:rsid w:val="00FC1CBA"/>
    <w:rsid w:val="00FC3C87"/>
    <w:rsid w:val="00FC6C17"/>
    <w:rsid w:val="00FD0217"/>
    <w:rsid w:val="00FD75A9"/>
    <w:rsid w:val="00FE0019"/>
    <w:rsid w:val="00FE2675"/>
    <w:rsid w:val="00FE3860"/>
    <w:rsid w:val="00FE61AE"/>
    <w:rsid w:val="00FF2AEF"/>
    <w:rsid w:val="00FF45EC"/>
    <w:rsid w:val="00FF7F53"/>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DD5D9F"/>
  <w15:docId w15:val="{043E017B-9B7E-4454-AA69-0F9DB7D3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9B9"/>
    <w:rPr>
      <w:rFonts w:ascii="Cambria" w:hAnsi="Cambria"/>
      <w:sz w:val="24"/>
    </w:rPr>
  </w:style>
  <w:style w:type="paragraph" w:styleId="Heading1">
    <w:name w:val="heading 1"/>
    <w:basedOn w:val="Normal"/>
    <w:next w:val="Normal"/>
    <w:link w:val="Heading1Char"/>
    <w:uiPriority w:val="9"/>
    <w:qFormat/>
    <w:rsid w:val="004316D8"/>
    <w:pPr>
      <w:keepNext/>
      <w:keepLines/>
      <w:shd w:val="clear" w:color="auto" w:fill="DAC6FE"/>
      <w:spacing w:before="240" w:after="0"/>
      <w:ind w:firstLine="72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C56006"/>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7352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AC"/>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6D8"/>
    <w:rPr>
      <w:rFonts w:ascii="Cambria" w:eastAsiaTheme="majorEastAsia" w:hAnsi="Cambria" w:cstheme="majorBidi"/>
      <w:b/>
      <w:color w:val="000000" w:themeColor="text1"/>
      <w:sz w:val="36"/>
      <w:szCs w:val="32"/>
      <w:shd w:val="clear" w:color="auto" w:fill="DAC6FE"/>
    </w:rPr>
  </w:style>
  <w:style w:type="paragraph" w:styleId="TOCHeading">
    <w:name w:val="TOC Heading"/>
    <w:basedOn w:val="Heading1"/>
    <w:next w:val="Normal"/>
    <w:uiPriority w:val="39"/>
    <w:unhideWhenUsed/>
    <w:qFormat/>
    <w:rsid w:val="00A77F9B"/>
    <w:pPr>
      <w:ind w:firstLine="0"/>
      <w:outlineLvl w:val="9"/>
    </w:pPr>
    <w:rPr>
      <w:b w:val="0"/>
      <w:color w:val="auto"/>
      <w:sz w:val="24"/>
      <w:lang w:val="en-US"/>
    </w:rPr>
  </w:style>
  <w:style w:type="paragraph" w:styleId="TOC1">
    <w:name w:val="toc 1"/>
    <w:basedOn w:val="Normal"/>
    <w:next w:val="Normal"/>
    <w:autoRedefine/>
    <w:uiPriority w:val="39"/>
    <w:unhideWhenUsed/>
    <w:rsid w:val="00CF319F"/>
    <w:pPr>
      <w:spacing w:after="100"/>
    </w:pPr>
  </w:style>
  <w:style w:type="character" w:styleId="Hyperlink">
    <w:name w:val="Hyperlink"/>
    <w:basedOn w:val="DefaultParagraphFont"/>
    <w:uiPriority w:val="99"/>
    <w:unhideWhenUsed/>
    <w:rsid w:val="00CF319F"/>
    <w:rPr>
      <w:color w:val="0563C1" w:themeColor="hyperlink"/>
      <w:u w:val="single"/>
    </w:rPr>
  </w:style>
  <w:style w:type="paragraph" w:styleId="Title">
    <w:name w:val="Title"/>
    <w:basedOn w:val="TOCHeading"/>
    <w:next w:val="Normal"/>
    <w:link w:val="TitleChar"/>
    <w:uiPriority w:val="10"/>
    <w:qFormat/>
    <w:rsid w:val="00AC5D55"/>
    <w:pPr>
      <w:numPr>
        <w:numId w:val="1"/>
      </w:numPr>
      <w:spacing w:after="240"/>
    </w:pPr>
    <w:rPr>
      <w:b/>
      <w:snapToGrid w:val="0"/>
      <w:color w:val="000000" w:themeColor="text1"/>
      <w:sz w:val="36"/>
    </w:rPr>
  </w:style>
  <w:style w:type="character" w:customStyle="1" w:styleId="TitleChar">
    <w:name w:val="Title Char"/>
    <w:basedOn w:val="DefaultParagraphFont"/>
    <w:link w:val="Title"/>
    <w:uiPriority w:val="10"/>
    <w:rsid w:val="00AC5D55"/>
    <w:rPr>
      <w:rFonts w:ascii="Cambria" w:eastAsiaTheme="majorEastAsia" w:hAnsi="Cambria" w:cstheme="majorBidi"/>
      <w:b/>
      <w:snapToGrid w:val="0"/>
      <w:color w:val="000000" w:themeColor="text1"/>
      <w:sz w:val="36"/>
      <w:szCs w:val="32"/>
      <w:shd w:val="clear" w:color="auto" w:fill="DAC6FE"/>
      <w:lang w:val="en-US"/>
    </w:rPr>
  </w:style>
  <w:style w:type="paragraph" w:styleId="Subtitle">
    <w:name w:val="Subtitle"/>
    <w:basedOn w:val="Normal"/>
    <w:next w:val="Normal"/>
    <w:link w:val="SubtitleChar"/>
    <w:uiPriority w:val="11"/>
    <w:qFormat/>
    <w:rsid w:val="008B7A81"/>
    <w:rPr>
      <w:b/>
      <w:sz w:val="28"/>
      <w:lang w:val="en-US"/>
    </w:rPr>
  </w:style>
  <w:style w:type="character" w:customStyle="1" w:styleId="SubtitleChar">
    <w:name w:val="Subtitle Char"/>
    <w:basedOn w:val="DefaultParagraphFont"/>
    <w:link w:val="Subtitle"/>
    <w:uiPriority w:val="11"/>
    <w:rsid w:val="008B7A81"/>
    <w:rPr>
      <w:rFonts w:ascii="Cambria" w:hAnsi="Cambria"/>
      <w:b/>
      <w:sz w:val="28"/>
      <w:lang w:val="en-US"/>
    </w:rPr>
  </w:style>
  <w:style w:type="paragraph" w:styleId="NormalWeb">
    <w:name w:val="Normal (Web)"/>
    <w:basedOn w:val="Normal"/>
    <w:uiPriority w:val="99"/>
    <w:unhideWhenUsed/>
    <w:rsid w:val="007C2768"/>
    <w:pPr>
      <w:spacing w:before="100" w:beforeAutospacing="1" w:after="100" w:afterAutospacing="1" w:line="240" w:lineRule="auto"/>
    </w:pPr>
    <w:rPr>
      <w:rFonts w:ascii="Times New Roman" w:eastAsia="Times New Roman" w:hAnsi="Times New Roman" w:cs="Times New Roman"/>
      <w:szCs w:val="24"/>
      <w:lang w:eastAsia="en-ZA"/>
    </w:rPr>
  </w:style>
  <w:style w:type="paragraph" w:styleId="ListParagraph">
    <w:name w:val="List Paragraph"/>
    <w:basedOn w:val="Normal"/>
    <w:uiPriority w:val="34"/>
    <w:qFormat/>
    <w:rsid w:val="00D920EA"/>
    <w:pPr>
      <w:ind w:left="720"/>
      <w:contextualSpacing/>
    </w:pPr>
  </w:style>
  <w:style w:type="character" w:styleId="SubtleEmphasis">
    <w:name w:val="Subtle Emphasis"/>
    <w:basedOn w:val="DefaultParagraphFont"/>
    <w:uiPriority w:val="19"/>
    <w:qFormat/>
    <w:rsid w:val="007D76B6"/>
    <w:rPr>
      <w:i/>
      <w:iCs/>
      <w:color w:val="404040" w:themeColor="text1" w:themeTint="BF"/>
    </w:rPr>
  </w:style>
  <w:style w:type="paragraph" w:styleId="TOC2">
    <w:name w:val="toc 2"/>
    <w:basedOn w:val="Normal"/>
    <w:next w:val="Normal"/>
    <w:autoRedefine/>
    <w:uiPriority w:val="39"/>
    <w:unhideWhenUsed/>
    <w:rsid w:val="0062064F"/>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62064F"/>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C56006"/>
    <w:rPr>
      <w:rFonts w:ascii="Cambria" w:eastAsiaTheme="majorEastAsia" w:hAnsi="Cambria" w:cstheme="majorBidi"/>
      <w:b/>
      <w:color w:val="000000" w:themeColor="text1"/>
      <w:sz w:val="28"/>
      <w:szCs w:val="26"/>
    </w:rPr>
  </w:style>
  <w:style w:type="paragraph" w:styleId="BalloonText">
    <w:name w:val="Balloon Text"/>
    <w:basedOn w:val="Normal"/>
    <w:link w:val="BalloonTextChar"/>
    <w:uiPriority w:val="99"/>
    <w:semiHidden/>
    <w:unhideWhenUsed/>
    <w:rsid w:val="00C560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6006"/>
    <w:rPr>
      <w:rFonts w:ascii="Segoe UI" w:hAnsi="Segoe UI" w:cs="Segoe UI"/>
      <w:sz w:val="18"/>
      <w:szCs w:val="18"/>
    </w:rPr>
  </w:style>
  <w:style w:type="paragraph" w:styleId="Header">
    <w:name w:val="header"/>
    <w:basedOn w:val="Normal"/>
    <w:link w:val="HeaderChar"/>
    <w:uiPriority w:val="99"/>
    <w:unhideWhenUsed/>
    <w:rsid w:val="00C560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006"/>
  </w:style>
  <w:style w:type="paragraph" w:styleId="Footer">
    <w:name w:val="footer"/>
    <w:basedOn w:val="Normal"/>
    <w:link w:val="FooterChar"/>
    <w:uiPriority w:val="99"/>
    <w:unhideWhenUsed/>
    <w:rsid w:val="00C56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006"/>
  </w:style>
  <w:style w:type="character" w:styleId="CommentReference">
    <w:name w:val="annotation reference"/>
    <w:basedOn w:val="DefaultParagraphFont"/>
    <w:uiPriority w:val="99"/>
    <w:semiHidden/>
    <w:unhideWhenUsed/>
    <w:rsid w:val="004B4595"/>
    <w:rPr>
      <w:sz w:val="18"/>
      <w:szCs w:val="18"/>
    </w:rPr>
  </w:style>
  <w:style w:type="paragraph" w:styleId="CommentText">
    <w:name w:val="annotation text"/>
    <w:basedOn w:val="Normal"/>
    <w:link w:val="CommentTextChar"/>
    <w:uiPriority w:val="99"/>
    <w:semiHidden/>
    <w:unhideWhenUsed/>
    <w:rsid w:val="004B4595"/>
    <w:pPr>
      <w:spacing w:line="240" w:lineRule="auto"/>
    </w:pPr>
    <w:rPr>
      <w:szCs w:val="24"/>
    </w:rPr>
  </w:style>
  <w:style w:type="character" w:customStyle="1" w:styleId="CommentTextChar">
    <w:name w:val="Comment Text Char"/>
    <w:basedOn w:val="DefaultParagraphFont"/>
    <w:link w:val="CommentText"/>
    <w:uiPriority w:val="99"/>
    <w:semiHidden/>
    <w:rsid w:val="004B4595"/>
    <w:rPr>
      <w:sz w:val="24"/>
      <w:szCs w:val="24"/>
    </w:rPr>
  </w:style>
  <w:style w:type="character" w:customStyle="1" w:styleId="Heading3Char">
    <w:name w:val="Heading 3 Char"/>
    <w:basedOn w:val="DefaultParagraphFont"/>
    <w:link w:val="Heading3"/>
    <w:uiPriority w:val="9"/>
    <w:rsid w:val="00573522"/>
    <w:rPr>
      <w:rFonts w:ascii="Cambria" w:eastAsiaTheme="majorEastAsia" w:hAnsi="Cambria" w:cstheme="majorBidi"/>
      <w:b/>
      <w:sz w:val="24"/>
      <w:szCs w:val="24"/>
    </w:rPr>
  </w:style>
  <w:style w:type="table" w:styleId="TableGrid">
    <w:name w:val="Table Grid"/>
    <w:basedOn w:val="TableNormal"/>
    <w:uiPriority w:val="39"/>
    <w:rsid w:val="008A7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37E3B"/>
    <w:pPr>
      <w:spacing w:after="0" w:line="240" w:lineRule="auto"/>
    </w:pPr>
  </w:style>
  <w:style w:type="paragraph" w:styleId="CommentSubject">
    <w:name w:val="annotation subject"/>
    <w:basedOn w:val="CommentText"/>
    <w:next w:val="CommentText"/>
    <w:link w:val="CommentSubjectChar"/>
    <w:uiPriority w:val="99"/>
    <w:semiHidden/>
    <w:unhideWhenUsed/>
    <w:rsid w:val="005A7EFE"/>
    <w:rPr>
      <w:b/>
      <w:bCs/>
      <w:sz w:val="20"/>
      <w:szCs w:val="20"/>
    </w:rPr>
  </w:style>
  <w:style w:type="character" w:customStyle="1" w:styleId="CommentSubjectChar">
    <w:name w:val="Comment Subject Char"/>
    <w:basedOn w:val="CommentTextChar"/>
    <w:link w:val="CommentSubject"/>
    <w:uiPriority w:val="99"/>
    <w:semiHidden/>
    <w:rsid w:val="005A7EFE"/>
    <w:rPr>
      <w:b/>
      <w:bCs/>
      <w:sz w:val="20"/>
      <w:szCs w:val="20"/>
    </w:rPr>
  </w:style>
  <w:style w:type="paragraph" w:styleId="Revision">
    <w:name w:val="Revision"/>
    <w:hidden/>
    <w:uiPriority w:val="99"/>
    <w:semiHidden/>
    <w:rsid w:val="00461E4C"/>
    <w:pPr>
      <w:spacing w:after="0" w:line="240" w:lineRule="auto"/>
    </w:pPr>
    <w:rPr>
      <w:rFonts w:ascii="Cambria" w:hAnsi="Cambria"/>
      <w:sz w:val="24"/>
    </w:rPr>
  </w:style>
  <w:style w:type="character" w:customStyle="1" w:styleId="Heading4Char">
    <w:name w:val="Heading 4 Char"/>
    <w:basedOn w:val="DefaultParagraphFont"/>
    <w:link w:val="Heading4"/>
    <w:uiPriority w:val="9"/>
    <w:rsid w:val="009D48AC"/>
    <w:rPr>
      <w:rFonts w:ascii="Cambria" w:eastAsiaTheme="majorEastAsia" w:hAnsi="Cambria" w:cstheme="majorBidi"/>
      <w:b/>
      <w:bCs/>
      <w:i/>
      <w:iCs/>
      <w:sz w:val="24"/>
    </w:rPr>
  </w:style>
  <w:style w:type="paragraph" w:styleId="BodyText">
    <w:name w:val="Body Text"/>
    <w:basedOn w:val="Normal"/>
    <w:link w:val="BodyTextChar"/>
    <w:uiPriority w:val="99"/>
    <w:semiHidden/>
    <w:unhideWhenUsed/>
    <w:rsid w:val="005C735C"/>
    <w:pPr>
      <w:spacing w:after="120"/>
    </w:pPr>
    <w:rPr>
      <w:rFonts w:asciiTheme="minorHAnsi" w:hAnsiTheme="minorHAnsi"/>
      <w:sz w:val="22"/>
    </w:rPr>
  </w:style>
  <w:style w:type="character" w:customStyle="1" w:styleId="BodyTextChar">
    <w:name w:val="Body Text Char"/>
    <w:basedOn w:val="DefaultParagraphFont"/>
    <w:link w:val="BodyText"/>
    <w:uiPriority w:val="99"/>
    <w:semiHidden/>
    <w:rsid w:val="005C735C"/>
  </w:style>
  <w:style w:type="paragraph" w:styleId="TOC4">
    <w:name w:val="toc 4"/>
    <w:basedOn w:val="Normal"/>
    <w:next w:val="Normal"/>
    <w:autoRedefine/>
    <w:uiPriority w:val="39"/>
    <w:unhideWhenUsed/>
    <w:rsid w:val="009D2D48"/>
    <w:pPr>
      <w:spacing w:after="100" w:line="276" w:lineRule="auto"/>
      <w:ind w:left="660"/>
    </w:pPr>
    <w:rPr>
      <w:rFonts w:asciiTheme="minorHAnsi" w:eastAsiaTheme="minorEastAsia" w:hAnsiTheme="minorHAnsi"/>
      <w:sz w:val="22"/>
      <w:lang w:eastAsia="en-ZA"/>
    </w:rPr>
  </w:style>
  <w:style w:type="paragraph" w:styleId="TOC5">
    <w:name w:val="toc 5"/>
    <w:basedOn w:val="Normal"/>
    <w:next w:val="Normal"/>
    <w:autoRedefine/>
    <w:uiPriority w:val="39"/>
    <w:unhideWhenUsed/>
    <w:rsid w:val="009D2D48"/>
    <w:pPr>
      <w:spacing w:after="100" w:line="276" w:lineRule="auto"/>
      <w:ind w:left="880"/>
    </w:pPr>
    <w:rPr>
      <w:rFonts w:asciiTheme="minorHAnsi" w:eastAsiaTheme="minorEastAsia" w:hAnsiTheme="minorHAnsi"/>
      <w:sz w:val="22"/>
      <w:lang w:eastAsia="en-ZA"/>
    </w:rPr>
  </w:style>
  <w:style w:type="paragraph" w:styleId="TOC6">
    <w:name w:val="toc 6"/>
    <w:basedOn w:val="Normal"/>
    <w:next w:val="Normal"/>
    <w:autoRedefine/>
    <w:uiPriority w:val="39"/>
    <w:unhideWhenUsed/>
    <w:rsid w:val="009D2D48"/>
    <w:pPr>
      <w:spacing w:after="100" w:line="276" w:lineRule="auto"/>
      <w:ind w:left="1100"/>
    </w:pPr>
    <w:rPr>
      <w:rFonts w:asciiTheme="minorHAnsi" w:eastAsiaTheme="minorEastAsia" w:hAnsiTheme="minorHAnsi"/>
      <w:sz w:val="22"/>
      <w:lang w:eastAsia="en-ZA"/>
    </w:rPr>
  </w:style>
  <w:style w:type="paragraph" w:styleId="TOC7">
    <w:name w:val="toc 7"/>
    <w:basedOn w:val="Normal"/>
    <w:next w:val="Normal"/>
    <w:autoRedefine/>
    <w:uiPriority w:val="39"/>
    <w:unhideWhenUsed/>
    <w:rsid w:val="009D2D48"/>
    <w:pPr>
      <w:spacing w:after="100" w:line="276" w:lineRule="auto"/>
      <w:ind w:left="1320"/>
    </w:pPr>
    <w:rPr>
      <w:rFonts w:asciiTheme="minorHAnsi" w:eastAsiaTheme="minorEastAsia" w:hAnsiTheme="minorHAnsi"/>
      <w:sz w:val="22"/>
      <w:lang w:eastAsia="en-ZA"/>
    </w:rPr>
  </w:style>
  <w:style w:type="paragraph" w:styleId="TOC8">
    <w:name w:val="toc 8"/>
    <w:basedOn w:val="Normal"/>
    <w:next w:val="Normal"/>
    <w:autoRedefine/>
    <w:uiPriority w:val="39"/>
    <w:unhideWhenUsed/>
    <w:rsid w:val="009D2D48"/>
    <w:pPr>
      <w:spacing w:after="100" w:line="276" w:lineRule="auto"/>
      <w:ind w:left="1540"/>
    </w:pPr>
    <w:rPr>
      <w:rFonts w:asciiTheme="minorHAnsi" w:eastAsiaTheme="minorEastAsia" w:hAnsiTheme="minorHAnsi"/>
      <w:sz w:val="22"/>
      <w:lang w:eastAsia="en-ZA"/>
    </w:rPr>
  </w:style>
  <w:style w:type="paragraph" w:styleId="TOC9">
    <w:name w:val="toc 9"/>
    <w:basedOn w:val="Normal"/>
    <w:next w:val="Normal"/>
    <w:autoRedefine/>
    <w:uiPriority w:val="39"/>
    <w:unhideWhenUsed/>
    <w:rsid w:val="009D2D48"/>
    <w:pPr>
      <w:spacing w:after="100" w:line="276" w:lineRule="auto"/>
      <w:ind w:left="1760"/>
    </w:pPr>
    <w:rPr>
      <w:rFonts w:asciiTheme="minorHAnsi" w:eastAsiaTheme="minorEastAsia" w:hAnsiTheme="minorHAnsi"/>
      <w:sz w:val="22"/>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6.emf"/><Relationship Id="rId42" Type="http://schemas.openxmlformats.org/officeDocument/2006/relationships/package" Target="embeddings/Microsoft_Visio_Drawing13.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26.vsdx"/><Relationship Id="rId84" Type="http://schemas.openxmlformats.org/officeDocument/2006/relationships/package" Target="embeddings/Microsoft_Visio_Drawing34.vsdx"/><Relationship Id="rId89" Type="http://schemas.openxmlformats.org/officeDocument/2006/relationships/image" Target="media/image40.emf"/><Relationship Id="rId16" Type="http://schemas.openxmlformats.org/officeDocument/2006/relationships/image" Target="media/image3.emf"/><Relationship Id="rId11" Type="http://schemas.openxmlformats.org/officeDocument/2006/relationships/header" Target="header2.xml"/><Relationship Id="rId32" Type="http://schemas.openxmlformats.org/officeDocument/2006/relationships/package" Target="embeddings/Microsoft_Visio_Drawing8.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Drawing21.vsdx"/><Relationship Id="rId74" Type="http://schemas.openxmlformats.org/officeDocument/2006/relationships/package" Target="embeddings/Microsoft_Visio_Drawing29.vsdx"/><Relationship Id="rId79" Type="http://schemas.openxmlformats.org/officeDocument/2006/relationships/image" Target="media/image35.emf"/><Relationship Id="rId102"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package" Target="embeddings/Microsoft_Visio_Drawing37.vsdx"/><Relationship Id="rId95" Type="http://schemas.openxmlformats.org/officeDocument/2006/relationships/image" Target="media/image43.emf"/><Relationship Id="rId22" Type="http://schemas.openxmlformats.org/officeDocument/2006/relationships/package" Target="embeddings/Microsoft_Visio_Drawing3.vsdx"/><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package" Target="embeddings/Microsoft_Visio_Drawing16.vsdx"/><Relationship Id="rId64" Type="http://schemas.openxmlformats.org/officeDocument/2006/relationships/package" Target="embeddings/Microsoft_Visio_Drawing24.vsdx"/><Relationship Id="rId69" Type="http://schemas.openxmlformats.org/officeDocument/2006/relationships/image" Target="media/image30.emf"/><Relationship Id="rId80" Type="http://schemas.openxmlformats.org/officeDocument/2006/relationships/package" Target="embeddings/Microsoft_Visio_Drawing32.vsdx"/><Relationship Id="rId85" Type="http://schemas.openxmlformats.org/officeDocument/2006/relationships/image" Target="media/image38.emf"/><Relationship Id="rId12" Type="http://schemas.openxmlformats.org/officeDocument/2006/relationships/footer" Target="footer1.xml"/><Relationship Id="rId17" Type="http://schemas.openxmlformats.org/officeDocument/2006/relationships/package" Target="embeddings/Microsoft_Visio_Drawing1.vsdx"/><Relationship Id="rId33" Type="http://schemas.openxmlformats.org/officeDocument/2006/relationships/image" Target="media/image12.emf"/><Relationship Id="rId38" Type="http://schemas.openxmlformats.org/officeDocument/2006/relationships/package" Target="embeddings/Microsoft_Visio_Drawing11.vsdx"/><Relationship Id="rId59" Type="http://schemas.openxmlformats.org/officeDocument/2006/relationships/image" Target="media/image25.emf"/><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6.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package" Target="embeddings/Microsoft_Visio_Drawing36.vsdx"/><Relationship Id="rId91" Type="http://schemas.openxmlformats.org/officeDocument/2006/relationships/image" Target="media/image41.emf"/><Relationship Id="rId96" Type="http://schemas.openxmlformats.org/officeDocument/2006/relationships/package" Target="embeddings/Microsoft_Visio_Drawing4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31.vsdx"/><Relationship Id="rId81" Type="http://schemas.openxmlformats.org/officeDocument/2006/relationships/image" Target="media/image36.emf"/><Relationship Id="rId86" Type="http://schemas.openxmlformats.org/officeDocument/2006/relationships/package" Target="embeddings/Microsoft_Visio_Drawing35.vsdx"/><Relationship Id="rId94" Type="http://schemas.openxmlformats.org/officeDocument/2006/relationships/package" Target="embeddings/Microsoft_Visio_Drawing39.vsdx"/><Relationship Id="rId99" Type="http://schemas.openxmlformats.org/officeDocument/2006/relationships/image" Target="media/image46.emf"/><Relationship Id="rId10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emf"/><Relationship Id="rId39" Type="http://schemas.openxmlformats.org/officeDocument/2006/relationships/image" Target="media/image15.emf"/><Relationship Id="rId34" Type="http://schemas.openxmlformats.org/officeDocument/2006/relationships/package" Target="embeddings/Microsoft_Visio_Drawing9.vsdx"/><Relationship Id="rId50" Type="http://schemas.openxmlformats.org/officeDocument/2006/relationships/package" Target="embeddings/Microsoft_Visio_Drawing17.vsdx"/><Relationship Id="rId55" Type="http://schemas.openxmlformats.org/officeDocument/2006/relationships/image" Target="media/image23.emf"/><Relationship Id="rId76" Type="http://schemas.openxmlformats.org/officeDocument/2006/relationships/package" Target="embeddings/Microsoft_Visio_Drawing30.vsdx"/><Relationship Id="rId97" Type="http://schemas.openxmlformats.org/officeDocument/2006/relationships/image" Target="media/image44.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package" Target="embeddings/Microsoft_Visio_Drawing38.vsdx"/><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image" Target="media/image18.emf"/><Relationship Id="rId66" Type="http://schemas.openxmlformats.org/officeDocument/2006/relationships/package" Target="embeddings/Microsoft_Visio_Drawing25.vsdx"/><Relationship Id="rId87" Type="http://schemas.openxmlformats.org/officeDocument/2006/relationships/image" Target="media/image39.emf"/><Relationship Id="rId61" Type="http://schemas.openxmlformats.org/officeDocument/2006/relationships/image" Target="media/image26.emf"/><Relationship Id="rId82" Type="http://schemas.openxmlformats.org/officeDocument/2006/relationships/package" Target="embeddings/Microsoft_Visio_Drawing33.vsdx"/><Relationship Id="rId19" Type="http://schemas.openxmlformats.org/officeDocument/2006/relationships/package" Target="embeddings/Microsoft_Visio_Drawing2.vsdx"/><Relationship Id="rId14" Type="http://schemas.openxmlformats.org/officeDocument/2006/relationships/header" Target="header3.xml"/><Relationship Id="rId30" Type="http://schemas.openxmlformats.org/officeDocument/2006/relationships/package" Target="embeddings/Microsoft_Visio_Drawing7.vsdx"/><Relationship Id="rId35" Type="http://schemas.openxmlformats.org/officeDocument/2006/relationships/image" Target="media/image13.emf"/><Relationship Id="rId56" Type="http://schemas.openxmlformats.org/officeDocument/2006/relationships/package" Target="embeddings/Microsoft_Visio_Drawing20.vsdx"/><Relationship Id="rId77" Type="http://schemas.openxmlformats.org/officeDocument/2006/relationships/image" Target="media/image34.emf"/><Relationship Id="rId100" Type="http://schemas.openxmlformats.org/officeDocument/2006/relationships/package" Target="embeddings/Microsoft_Visio_Drawing41.vsdx"/><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package" Target="embeddings/Microsoft_Visio_Drawing28.vsdx"/><Relationship Id="rId93" Type="http://schemas.openxmlformats.org/officeDocument/2006/relationships/image" Target="media/image42.emf"/><Relationship Id="rId98" Type="http://schemas.openxmlformats.org/officeDocument/2006/relationships/image" Target="media/image45.emf"/><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package" Target="embeddings/Microsoft_Visio_Drawing15.vsdx"/><Relationship Id="rId67" Type="http://schemas.openxmlformats.org/officeDocument/2006/relationships/image" Target="media/image29.emf"/></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D96F1-448A-471D-806D-CDE4DDAE6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81</Pages>
  <Words>13297</Words>
  <Characters>75798</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Courtney Lyn Scholtz</dc:creator>
  <cp:lastModifiedBy>Genya Gluckman</cp:lastModifiedBy>
  <cp:revision>49</cp:revision>
  <cp:lastPrinted>2015-03-18T09:06:00Z</cp:lastPrinted>
  <dcterms:created xsi:type="dcterms:W3CDTF">2015-08-31T08:43:00Z</dcterms:created>
  <dcterms:modified xsi:type="dcterms:W3CDTF">2015-09-01T11:19:00Z</dcterms:modified>
</cp:coreProperties>
</file>